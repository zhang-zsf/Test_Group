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15701A" w14:textId="77777777" w:rsidR="00FC40A5" w:rsidRPr="00692FD6" w:rsidRDefault="00FC40A5" w:rsidP="000F6642">
      <w:pPr>
        <w:spacing w:line="360" w:lineRule="auto"/>
        <w:rPr>
          <w:rFonts w:ascii="Arial" w:hAnsi="Arial" w:cs="Arial"/>
        </w:rPr>
      </w:pPr>
    </w:p>
    <w:p w14:paraId="047A841E" w14:textId="77777777" w:rsidR="00FC40A5" w:rsidRPr="00692FD6" w:rsidRDefault="00FC40A5" w:rsidP="000F6642">
      <w:pPr>
        <w:spacing w:line="360" w:lineRule="auto"/>
        <w:jc w:val="center"/>
        <w:rPr>
          <w:rFonts w:ascii="Arial" w:hAnsi="Arial" w:cs="Arial"/>
        </w:rPr>
      </w:pPr>
    </w:p>
    <w:p w14:paraId="6B2B313D" w14:textId="77777777" w:rsidR="00FC40A5" w:rsidRPr="00692FD6" w:rsidRDefault="00FC40A5" w:rsidP="000F6642">
      <w:pPr>
        <w:spacing w:line="360" w:lineRule="auto"/>
        <w:jc w:val="center"/>
        <w:rPr>
          <w:rFonts w:ascii="Arial" w:hAnsi="Arial" w:cs="Arial"/>
        </w:rPr>
      </w:pPr>
    </w:p>
    <w:p w14:paraId="730CCFCB" w14:textId="3F630910" w:rsidR="00FC40A5" w:rsidRPr="00E74F38" w:rsidRDefault="00E74F38" w:rsidP="000F6642">
      <w:pPr>
        <w:spacing w:line="360" w:lineRule="auto"/>
        <w:jc w:val="center"/>
        <w:rPr>
          <w:rFonts w:ascii="Arial" w:eastAsia="黑体" w:hAnsi="Arial" w:cs="Arial"/>
          <w:b/>
          <w:bCs/>
          <w:sz w:val="52"/>
          <w:rPrChange w:id="0" w:author="Happy" w:date="2018-08-20T22:53:00Z">
            <w:rPr>
              <w:rFonts w:ascii="Arial" w:hAnsi="Arial" w:cs="Arial"/>
            </w:rPr>
          </w:rPrChange>
        </w:rPr>
      </w:pPr>
      <w:bookmarkStart w:id="1" w:name="_Toc418479672"/>
      <w:bookmarkStart w:id="2" w:name="hp_TitlePage"/>
      <w:ins w:id="3" w:author="Happy" w:date="2018-08-20T22:53:00Z">
        <w:r w:rsidRPr="00E74F38">
          <w:rPr>
            <w:rFonts w:ascii="Arial" w:eastAsia="黑体" w:hAnsi="Arial" w:cs="Arial" w:hint="eastAsia"/>
            <w:b/>
            <w:bCs/>
            <w:sz w:val="52"/>
            <w:rPrChange w:id="4" w:author="Happy" w:date="2018-08-20T22:53:00Z">
              <w:rPr>
                <w:rFonts w:ascii="Arial" w:hAnsi="Arial" w:cs="Arial" w:hint="eastAsia"/>
              </w:rPr>
            </w:rPrChange>
          </w:rPr>
          <w:t>《</w:t>
        </w:r>
        <w:r>
          <w:rPr>
            <w:rFonts w:ascii="Arial" w:eastAsia="黑体" w:hAnsi="Arial" w:cs="Arial" w:hint="eastAsia"/>
            <w:b/>
            <w:bCs/>
            <w:sz w:val="52"/>
          </w:rPr>
          <w:t>荣耀之路功能优化</w:t>
        </w:r>
        <w:r>
          <w:rPr>
            <w:rFonts w:ascii="Arial" w:eastAsia="黑体" w:hAnsi="Arial" w:cs="Arial" w:hint="eastAsia"/>
            <w:b/>
            <w:bCs/>
            <w:sz w:val="52"/>
          </w:rPr>
          <w:t>0820</w:t>
        </w:r>
        <w:r w:rsidRPr="00E74F38">
          <w:rPr>
            <w:rFonts w:ascii="Arial" w:eastAsia="黑体" w:hAnsi="Arial" w:cs="Arial" w:hint="eastAsia"/>
            <w:b/>
            <w:bCs/>
            <w:sz w:val="52"/>
            <w:rPrChange w:id="5" w:author="Happy" w:date="2018-08-20T22:53:00Z">
              <w:rPr>
                <w:rFonts w:ascii="Arial" w:hAnsi="Arial" w:cs="Arial" w:hint="eastAsia"/>
              </w:rPr>
            </w:rPrChange>
          </w:rPr>
          <w:t>》</w:t>
        </w:r>
      </w:ins>
    </w:p>
    <w:p w14:paraId="4D8C8878" w14:textId="77777777" w:rsidR="00FC40A5" w:rsidRPr="00692FD6" w:rsidRDefault="00FC40A5" w:rsidP="000F6642">
      <w:pPr>
        <w:spacing w:line="360" w:lineRule="auto"/>
        <w:jc w:val="center"/>
        <w:rPr>
          <w:rFonts w:ascii="Arial" w:hAnsi="Arial" w:cs="Arial"/>
          <w:b/>
        </w:rPr>
      </w:pPr>
      <w:r w:rsidRPr="00692FD6">
        <w:rPr>
          <w:rFonts w:ascii="Arial" w:eastAsia="黑体" w:hAnsi="Arial" w:cs="Arial"/>
          <w:b/>
          <w:bCs/>
          <w:sz w:val="52"/>
        </w:rPr>
        <w:t>产品需求说明书</w:t>
      </w:r>
    </w:p>
    <w:p w14:paraId="235C48D3" w14:textId="77777777" w:rsidR="00FC40A5" w:rsidRPr="00692FD6" w:rsidRDefault="00FC40A5" w:rsidP="000F6642">
      <w:pPr>
        <w:spacing w:line="360" w:lineRule="auto"/>
        <w:rPr>
          <w:rFonts w:ascii="Arial" w:hAnsi="Arial" w:cs="Arial"/>
          <w:bCs/>
          <w:iCs/>
        </w:rPr>
      </w:pPr>
    </w:p>
    <w:p w14:paraId="26628957" w14:textId="77777777" w:rsidR="00FC40A5" w:rsidRPr="00692FD6" w:rsidRDefault="00FC40A5" w:rsidP="000F6642">
      <w:pPr>
        <w:spacing w:line="360" w:lineRule="auto"/>
        <w:rPr>
          <w:rFonts w:ascii="Arial" w:hAnsi="Arial" w:cs="Arial"/>
          <w:bCs/>
          <w:iCs/>
        </w:rPr>
      </w:pPr>
    </w:p>
    <w:p w14:paraId="2D3B9B69" w14:textId="77777777" w:rsidR="00FC40A5" w:rsidRPr="00692FD6" w:rsidRDefault="00FC40A5" w:rsidP="000F6642">
      <w:pPr>
        <w:spacing w:line="360" w:lineRule="auto"/>
        <w:rPr>
          <w:rFonts w:ascii="Arial" w:hAnsi="Arial" w:cs="Arial"/>
          <w:bCs/>
          <w:iCs/>
        </w:rPr>
      </w:pPr>
    </w:p>
    <w:p w14:paraId="62C5C596" w14:textId="77777777" w:rsidR="00FC40A5" w:rsidRPr="00692FD6" w:rsidRDefault="00FC40A5" w:rsidP="000F6642">
      <w:pPr>
        <w:spacing w:line="360" w:lineRule="auto"/>
        <w:rPr>
          <w:rFonts w:ascii="Arial" w:hAnsi="Arial" w:cs="Arial"/>
          <w:bCs/>
          <w:iCs/>
        </w:rPr>
      </w:pPr>
    </w:p>
    <w:p w14:paraId="5839FF68" w14:textId="77777777" w:rsidR="00FC40A5" w:rsidRPr="00692FD6" w:rsidRDefault="00FC40A5" w:rsidP="000F6642">
      <w:pPr>
        <w:spacing w:line="360" w:lineRule="auto"/>
        <w:rPr>
          <w:rFonts w:ascii="Arial" w:hAnsi="Arial" w:cs="Arial"/>
          <w:bCs/>
          <w:iCs/>
        </w:rPr>
      </w:pPr>
    </w:p>
    <w:p w14:paraId="4408128C" w14:textId="77777777" w:rsidR="00FC40A5" w:rsidRPr="00692FD6" w:rsidRDefault="00FC40A5" w:rsidP="000F6642">
      <w:pPr>
        <w:spacing w:line="360" w:lineRule="auto"/>
        <w:rPr>
          <w:rFonts w:ascii="Arial" w:hAnsi="Arial" w:cs="Arial"/>
          <w:bCs/>
          <w:iCs/>
        </w:rPr>
      </w:pPr>
    </w:p>
    <w:p w14:paraId="04BC4F91" w14:textId="77777777" w:rsidR="00FC40A5" w:rsidRPr="00692FD6" w:rsidRDefault="00FC40A5" w:rsidP="000F6642">
      <w:pPr>
        <w:spacing w:line="360" w:lineRule="auto"/>
        <w:rPr>
          <w:rFonts w:ascii="Arial" w:hAnsi="Arial" w:cs="Arial"/>
          <w:bCs/>
          <w:iCs/>
        </w:rPr>
      </w:pPr>
    </w:p>
    <w:p w14:paraId="474524D3" w14:textId="77777777" w:rsidR="00FC40A5" w:rsidRPr="00692FD6" w:rsidRDefault="00FC40A5" w:rsidP="000F6642">
      <w:pPr>
        <w:spacing w:line="360" w:lineRule="auto"/>
        <w:rPr>
          <w:rFonts w:ascii="Arial" w:hAnsi="Arial" w:cs="Arial"/>
          <w:bCs/>
          <w:iCs/>
        </w:rPr>
      </w:pPr>
    </w:p>
    <w:p w14:paraId="42A28081" w14:textId="77777777" w:rsidR="00FC40A5" w:rsidRPr="00692FD6" w:rsidRDefault="00FC40A5" w:rsidP="000F6642">
      <w:pPr>
        <w:spacing w:line="360" w:lineRule="auto"/>
        <w:rPr>
          <w:rFonts w:ascii="Arial" w:hAnsi="Arial" w:cs="Arial"/>
          <w:bCs/>
          <w:iCs/>
        </w:rPr>
      </w:pPr>
    </w:p>
    <w:p w14:paraId="6F28A423" w14:textId="77777777" w:rsidR="00FC40A5" w:rsidRPr="00692FD6" w:rsidRDefault="00FC40A5" w:rsidP="000F6642">
      <w:pPr>
        <w:spacing w:line="360" w:lineRule="auto"/>
        <w:rPr>
          <w:rFonts w:ascii="Arial" w:hAnsi="Arial" w:cs="Arial"/>
          <w:bCs/>
          <w:iCs/>
        </w:rPr>
      </w:pPr>
    </w:p>
    <w:tbl>
      <w:tblPr>
        <w:tblW w:w="73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76"/>
        <w:gridCol w:w="2107"/>
        <w:gridCol w:w="1734"/>
        <w:gridCol w:w="1972"/>
      </w:tblGrid>
      <w:tr w:rsidR="00FC40A5" w:rsidRPr="00692FD6" w14:paraId="3BA3580A" w14:textId="77777777" w:rsidTr="00E21EB9">
        <w:trPr>
          <w:trHeight w:val="483"/>
          <w:jc w:val="center"/>
        </w:trPr>
        <w:tc>
          <w:tcPr>
            <w:tcW w:w="1576" w:type="dxa"/>
            <w:vAlign w:val="center"/>
          </w:tcPr>
          <w:p w14:paraId="052DB34D" w14:textId="77777777" w:rsidR="00FC40A5" w:rsidRPr="00692FD6" w:rsidRDefault="00FC40A5" w:rsidP="000F6642">
            <w:pPr>
              <w:pStyle w:val="af"/>
              <w:spacing w:before="100" w:beforeAutospacing="1" w:after="100" w:afterAutospacing="1" w:line="360" w:lineRule="auto"/>
              <w:rPr>
                <w:rFonts w:ascii="Arial" w:hAnsi="Arial" w:cs="Arial"/>
                <w:sz w:val="18"/>
                <w:szCs w:val="18"/>
              </w:rPr>
            </w:pPr>
            <w:bookmarkStart w:id="6" w:name="OLE_LINK1"/>
            <w:r w:rsidRPr="00692FD6">
              <w:rPr>
                <w:rFonts w:ascii="Arial" w:hAnsi="Arial" w:cs="Arial" w:hint="eastAsia"/>
                <w:sz w:val="18"/>
                <w:szCs w:val="18"/>
              </w:rPr>
              <w:t>文档编号</w:t>
            </w:r>
            <w:r w:rsidRPr="00692FD6">
              <w:rPr>
                <w:rFonts w:ascii="Arial" w:hAnsi="Arial" w:cs="Arial"/>
                <w:sz w:val="18"/>
                <w:szCs w:val="18"/>
              </w:rPr>
              <w:t>：</w:t>
            </w:r>
          </w:p>
        </w:tc>
        <w:tc>
          <w:tcPr>
            <w:tcW w:w="2107" w:type="dxa"/>
            <w:vAlign w:val="center"/>
          </w:tcPr>
          <w:p w14:paraId="454449B2" w14:textId="77777777" w:rsidR="00600B9A" w:rsidRDefault="00075E5F" w:rsidP="000F6642">
            <w:pPr>
              <w:spacing w:before="100" w:beforeAutospacing="1" w:after="100" w:afterAutospacing="1" w:line="360" w:lineRule="auto"/>
              <w:rPr>
                <w:rFonts w:ascii="Arial" w:hAnsi="Arial" w:cs="Arial"/>
                <w:b/>
                <w:bCs/>
                <w:kern w:val="44"/>
                <w:sz w:val="18"/>
                <w:szCs w:val="18"/>
              </w:rPr>
            </w:pPr>
            <w:ins w:id="7" w:author="Happy" w:date="2018-08-20T16:46:00Z">
              <w:r>
                <w:rPr>
                  <w:rFonts w:ascii="Arial" w:hAnsi="Arial" w:cs="Arial" w:hint="eastAsia"/>
                  <w:b/>
                  <w:bCs/>
                  <w:kern w:val="44"/>
                  <w:sz w:val="18"/>
                  <w:szCs w:val="18"/>
                </w:rPr>
                <w:t>1.0.0</w:t>
              </w:r>
            </w:ins>
          </w:p>
        </w:tc>
        <w:tc>
          <w:tcPr>
            <w:tcW w:w="1734" w:type="dxa"/>
            <w:vAlign w:val="center"/>
          </w:tcPr>
          <w:p w14:paraId="67CBF865" w14:textId="77777777" w:rsidR="00600B9A" w:rsidRDefault="00FC40A5" w:rsidP="000F6642">
            <w:pPr>
              <w:pStyle w:val="af"/>
              <w:spacing w:before="100" w:beforeAutospacing="1" w:after="100" w:afterAutospacing="1" w:line="360" w:lineRule="auto"/>
              <w:rPr>
                <w:rFonts w:ascii="Arial" w:hAnsi="Arial" w:cs="Arial"/>
                <w:sz w:val="18"/>
                <w:szCs w:val="18"/>
              </w:rPr>
            </w:pPr>
            <w:r w:rsidRPr="00692FD6">
              <w:rPr>
                <w:rFonts w:ascii="Arial" w:hAnsi="Arial" w:cs="Arial" w:hint="eastAsia"/>
                <w:sz w:val="18"/>
                <w:szCs w:val="18"/>
              </w:rPr>
              <w:t>需求</w:t>
            </w:r>
            <w:r w:rsidRPr="00692FD6">
              <w:rPr>
                <w:rFonts w:ascii="Arial" w:hAnsi="Arial" w:cs="Arial"/>
                <w:sz w:val="18"/>
                <w:szCs w:val="18"/>
              </w:rPr>
              <w:t>发起人：</w:t>
            </w:r>
          </w:p>
        </w:tc>
        <w:tc>
          <w:tcPr>
            <w:tcW w:w="1972" w:type="dxa"/>
            <w:vAlign w:val="center"/>
          </w:tcPr>
          <w:p w14:paraId="17052684" w14:textId="77777777" w:rsidR="00600B9A" w:rsidRDefault="00075E5F" w:rsidP="000F6642">
            <w:pPr>
              <w:spacing w:before="100" w:beforeAutospacing="1" w:after="100" w:afterAutospacing="1" w:line="360" w:lineRule="auto"/>
              <w:rPr>
                <w:rFonts w:ascii="Arial" w:hAnsi="Arial" w:cs="Arial"/>
                <w:b/>
                <w:bCs/>
                <w:kern w:val="44"/>
                <w:sz w:val="18"/>
                <w:szCs w:val="18"/>
              </w:rPr>
            </w:pPr>
            <w:ins w:id="8" w:author="Happy" w:date="2018-08-20T16:47:00Z">
              <w:r>
                <w:rPr>
                  <w:rFonts w:ascii="Arial" w:hAnsi="Arial" w:cs="Arial" w:hint="eastAsia"/>
                  <w:b/>
                  <w:bCs/>
                  <w:kern w:val="44"/>
                  <w:sz w:val="18"/>
                  <w:szCs w:val="18"/>
                </w:rPr>
                <w:t>周琦</w:t>
              </w:r>
            </w:ins>
          </w:p>
        </w:tc>
      </w:tr>
      <w:tr w:rsidR="00FC40A5" w:rsidRPr="00692FD6" w14:paraId="7A1CAE98" w14:textId="77777777" w:rsidTr="00E21EB9">
        <w:trPr>
          <w:trHeight w:val="379"/>
          <w:jc w:val="center"/>
        </w:trPr>
        <w:tc>
          <w:tcPr>
            <w:tcW w:w="1576" w:type="dxa"/>
            <w:vAlign w:val="center"/>
          </w:tcPr>
          <w:p w14:paraId="0475596B" w14:textId="77777777" w:rsidR="00FC40A5" w:rsidRPr="00692FD6" w:rsidRDefault="00FC40A5" w:rsidP="000F6642">
            <w:pPr>
              <w:spacing w:before="100" w:beforeAutospacing="1" w:after="100" w:afterAutospacing="1" w:line="360" w:lineRule="auto"/>
              <w:jc w:val="center"/>
              <w:rPr>
                <w:rFonts w:ascii="Arial" w:hAnsi="Arial" w:cs="Arial"/>
                <w:sz w:val="18"/>
                <w:szCs w:val="18"/>
              </w:rPr>
            </w:pPr>
            <w:r w:rsidRPr="00692FD6">
              <w:rPr>
                <w:rFonts w:ascii="Arial" w:hAnsi="Arial" w:cs="Arial"/>
                <w:sz w:val="18"/>
                <w:szCs w:val="18"/>
              </w:rPr>
              <w:t>产品名：</w:t>
            </w:r>
          </w:p>
        </w:tc>
        <w:tc>
          <w:tcPr>
            <w:tcW w:w="2107" w:type="dxa"/>
            <w:vAlign w:val="center"/>
          </w:tcPr>
          <w:p w14:paraId="24F412EC" w14:textId="265E774D" w:rsidR="00FC40A5" w:rsidRPr="00692FD6" w:rsidRDefault="00075E5F" w:rsidP="000F6642">
            <w:pPr>
              <w:spacing w:before="100" w:beforeAutospacing="1" w:after="100" w:afterAutospacing="1" w:line="360" w:lineRule="auto"/>
              <w:rPr>
                <w:rFonts w:ascii="Arial" w:hAnsi="Arial" w:cs="Arial"/>
                <w:sz w:val="18"/>
                <w:szCs w:val="18"/>
              </w:rPr>
            </w:pPr>
            <w:ins w:id="9" w:author="Happy" w:date="2018-08-20T16:47:00Z">
              <w:r>
                <w:rPr>
                  <w:rFonts w:ascii="Arial" w:hAnsi="Arial" w:cs="Arial" w:hint="eastAsia"/>
                  <w:sz w:val="18"/>
                  <w:szCs w:val="18"/>
                </w:rPr>
                <w:t>FT</w:t>
              </w:r>
            </w:ins>
            <w:ins w:id="10" w:author="Happy" w:date="2018-08-20T17:25:00Z">
              <w:r w:rsidR="009A2055">
                <w:rPr>
                  <w:rFonts w:ascii="Arial" w:hAnsi="Arial" w:cs="Arial" w:hint="eastAsia"/>
                  <w:sz w:val="18"/>
                  <w:szCs w:val="18"/>
                </w:rPr>
                <w:t>口袋减脂营</w:t>
              </w:r>
            </w:ins>
          </w:p>
        </w:tc>
        <w:tc>
          <w:tcPr>
            <w:tcW w:w="1734" w:type="dxa"/>
            <w:vAlign w:val="center"/>
          </w:tcPr>
          <w:p w14:paraId="4286B24A" w14:textId="77777777" w:rsidR="00FC40A5" w:rsidRPr="00692FD6" w:rsidRDefault="00FC40A5" w:rsidP="000F6642">
            <w:pPr>
              <w:spacing w:before="100" w:beforeAutospacing="1" w:after="100" w:afterAutospacing="1" w:line="360" w:lineRule="auto"/>
              <w:jc w:val="center"/>
              <w:rPr>
                <w:rFonts w:ascii="Arial" w:hAnsi="Arial" w:cs="Arial"/>
                <w:sz w:val="18"/>
                <w:szCs w:val="18"/>
              </w:rPr>
            </w:pPr>
            <w:r w:rsidRPr="00692FD6">
              <w:rPr>
                <w:rFonts w:ascii="Arial" w:hAnsi="Arial" w:cs="Arial"/>
                <w:sz w:val="18"/>
                <w:szCs w:val="18"/>
              </w:rPr>
              <w:t>子系统名：</w:t>
            </w:r>
          </w:p>
        </w:tc>
        <w:tc>
          <w:tcPr>
            <w:tcW w:w="1972" w:type="dxa"/>
            <w:vAlign w:val="center"/>
          </w:tcPr>
          <w:p w14:paraId="44729075" w14:textId="39B99667" w:rsidR="00FC40A5" w:rsidRPr="00692FD6" w:rsidRDefault="00790E38" w:rsidP="000F6642">
            <w:pPr>
              <w:spacing w:before="100" w:beforeAutospacing="1" w:after="100" w:afterAutospacing="1" w:line="360" w:lineRule="auto"/>
              <w:rPr>
                <w:rFonts w:ascii="Arial" w:hAnsi="Arial" w:cs="Arial"/>
                <w:sz w:val="18"/>
                <w:szCs w:val="18"/>
              </w:rPr>
            </w:pPr>
            <w:ins w:id="11" w:author="Happy" w:date="2018-08-20T21:30:00Z">
              <w:r>
                <w:rPr>
                  <w:rFonts w:ascii="Arial" w:hAnsi="Arial" w:cs="Arial" w:hint="eastAsia"/>
                  <w:sz w:val="18"/>
                  <w:szCs w:val="18"/>
                </w:rPr>
                <w:t>小程序</w:t>
              </w:r>
            </w:ins>
            <w:ins w:id="12" w:author="Happy" w:date="2018-08-20T21:31:00Z">
              <w:r>
                <w:rPr>
                  <w:rFonts w:ascii="Arial" w:hAnsi="Arial" w:cs="Arial" w:hint="eastAsia"/>
                  <w:sz w:val="18"/>
                  <w:szCs w:val="18"/>
                </w:rPr>
                <w:t>及</w:t>
              </w:r>
              <w:r>
                <w:rPr>
                  <w:rFonts w:ascii="Arial" w:hAnsi="Arial" w:cs="Arial" w:hint="eastAsia"/>
                  <w:sz w:val="18"/>
                  <w:szCs w:val="18"/>
                </w:rPr>
                <w:t>H</w:t>
              </w:r>
              <w:r>
                <w:rPr>
                  <w:rFonts w:ascii="Arial" w:hAnsi="Arial" w:cs="Arial"/>
                  <w:sz w:val="18"/>
                  <w:szCs w:val="18"/>
                </w:rPr>
                <w:t>5</w:t>
              </w:r>
              <w:r>
                <w:rPr>
                  <w:rFonts w:ascii="Arial" w:hAnsi="Arial" w:cs="Arial" w:hint="eastAsia"/>
                  <w:sz w:val="18"/>
                  <w:szCs w:val="18"/>
                </w:rPr>
                <w:t>前台</w:t>
              </w:r>
            </w:ins>
          </w:p>
        </w:tc>
      </w:tr>
      <w:tr w:rsidR="00FC40A5" w:rsidRPr="00692FD6" w14:paraId="68BC9F26" w14:textId="77777777" w:rsidTr="00E21EB9">
        <w:trPr>
          <w:trHeight w:val="413"/>
          <w:jc w:val="center"/>
        </w:trPr>
        <w:tc>
          <w:tcPr>
            <w:tcW w:w="1576" w:type="dxa"/>
            <w:vAlign w:val="center"/>
          </w:tcPr>
          <w:p w14:paraId="3962F21C" w14:textId="77777777" w:rsidR="00FC40A5" w:rsidRPr="00692FD6" w:rsidRDefault="00FC40A5" w:rsidP="000F6642">
            <w:pPr>
              <w:spacing w:before="100" w:beforeAutospacing="1" w:after="100" w:afterAutospacing="1" w:line="360" w:lineRule="auto"/>
              <w:jc w:val="center"/>
              <w:rPr>
                <w:rFonts w:ascii="Arial" w:hAnsi="Arial" w:cs="Arial"/>
                <w:sz w:val="18"/>
                <w:szCs w:val="18"/>
              </w:rPr>
            </w:pPr>
            <w:r w:rsidRPr="00692FD6">
              <w:rPr>
                <w:rFonts w:ascii="Arial" w:hAnsi="Arial" w:cs="Arial"/>
                <w:sz w:val="18"/>
                <w:szCs w:val="18"/>
              </w:rPr>
              <w:t>编写人：</w:t>
            </w:r>
          </w:p>
        </w:tc>
        <w:tc>
          <w:tcPr>
            <w:tcW w:w="2107" w:type="dxa"/>
            <w:vAlign w:val="center"/>
          </w:tcPr>
          <w:p w14:paraId="23EEDD70" w14:textId="77777777" w:rsidR="00FC40A5" w:rsidRPr="00692FD6" w:rsidRDefault="00075E5F" w:rsidP="000F6642">
            <w:pPr>
              <w:spacing w:before="100" w:beforeAutospacing="1" w:after="100" w:afterAutospacing="1" w:line="360" w:lineRule="auto"/>
              <w:rPr>
                <w:rFonts w:ascii="Arial" w:hAnsi="Arial" w:cs="Arial"/>
                <w:sz w:val="18"/>
                <w:szCs w:val="18"/>
              </w:rPr>
            </w:pPr>
            <w:ins w:id="13" w:author="Happy" w:date="2018-08-20T16:47:00Z">
              <w:r>
                <w:rPr>
                  <w:rFonts w:ascii="Arial" w:hAnsi="Arial" w:cs="Arial" w:hint="eastAsia"/>
                  <w:sz w:val="18"/>
                  <w:szCs w:val="18"/>
                </w:rPr>
                <w:t>周琦</w:t>
              </w:r>
            </w:ins>
          </w:p>
        </w:tc>
        <w:tc>
          <w:tcPr>
            <w:tcW w:w="1734" w:type="dxa"/>
            <w:vAlign w:val="center"/>
          </w:tcPr>
          <w:p w14:paraId="1DB1CD2F" w14:textId="77777777" w:rsidR="00FC40A5" w:rsidRPr="00692FD6" w:rsidRDefault="00FC40A5" w:rsidP="000F6642">
            <w:pPr>
              <w:spacing w:before="100" w:beforeAutospacing="1" w:after="100" w:afterAutospacing="1" w:line="360" w:lineRule="auto"/>
              <w:jc w:val="center"/>
              <w:rPr>
                <w:rFonts w:ascii="Arial" w:hAnsi="Arial" w:cs="Arial"/>
                <w:sz w:val="18"/>
                <w:szCs w:val="18"/>
              </w:rPr>
            </w:pPr>
            <w:r w:rsidRPr="00692FD6">
              <w:rPr>
                <w:rFonts w:ascii="Arial" w:hAnsi="Arial" w:cs="Arial"/>
                <w:sz w:val="18"/>
                <w:szCs w:val="18"/>
              </w:rPr>
              <w:t>编写日期：</w:t>
            </w:r>
          </w:p>
        </w:tc>
        <w:tc>
          <w:tcPr>
            <w:tcW w:w="1972" w:type="dxa"/>
            <w:vAlign w:val="center"/>
          </w:tcPr>
          <w:p w14:paraId="49194017" w14:textId="77777777" w:rsidR="00FC40A5" w:rsidRPr="00692FD6" w:rsidRDefault="00075E5F" w:rsidP="000F6642">
            <w:pPr>
              <w:spacing w:before="100" w:beforeAutospacing="1" w:after="100" w:afterAutospacing="1" w:line="360" w:lineRule="auto"/>
              <w:rPr>
                <w:rFonts w:ascii="Arial" w:hAnsi="Arial" w:cs="Arial"/>
                <w:sz w:val="18"/>
                <w:szCs w:val="18"/>
              </w:rPr>
            </w:pPr>
            <w:ins w:id="14" w:author="Happy" w:date="2018-08-20T16:47:00Z">
              <w:r>
                <w:rPr>
                  <w:rFonts w:ascii="Arial" w:hAnsi="Arial" w:cs="Arial" w:hint="eastAsia"/>
                  <w:sz w:val="18"/>
                  <w:szCs w:val="18"/>
                </w:rPr>
                <w:t>2018</w:t>
              </w:r>
              <w:r>
                <w:rPr>
                  <w:rFonts w:ascii="Arial" w:hAnsi="Arial" w:cs="Arial" w:hint="eastAsia"/>
                  <w:sz w:val="18"/>
                  <w:szCs w:val="18"/>
                </w:rPr>
                <w:t>年</w:t>
              </w:r>
              <w:r>
                <w:rPr>
                  <w:rFonts w:ascii="Arial" w:hAnsi="Arial" w:cs="Arial" w:hint="eastAsia"/>
                  <w:sz w:val="18"/>
                  <w:szCs w:val="18"/>
                </w:rPr>
                <w:t>8</w:t>
              </w:r>
              <w:r>
                <w:rPr>
                  <w:rFonts w:ascii="Arial" w:hAnsi="Arial" w:cs="Arial" w:hint="eastAsia"/>
                  <w:sz w:val="18"/>
                  <w:szCs w:val="18"/>
                </w:rPr>
                <w:t>月</w:t>
              </w:r>
              <w:r>
                <w:rPr>
                  <w:rFonts w:ascii="Arial" w:hAnsi="Arial" w:cs="Arial" w:hint="eastAsia"/>
                  <w:sz w:val="18"/>
                  <w:szCs w:val="18"/>
                </w:rPr>
                <w:t>20</w:t>
              </w:r>
              <w:r>
                <w:rPr>
                  <w:rFonts w:ascii="Arial" w:hAnsi="Arial" w:cs="Arial" w:hint="eastAsia"/>
                  <w:sz w:val="18"/>
                  <w:szCs w:val="18"/>
                </w:rPr>
                <w:t>日</w:t>
              </w:r>
            </w:ins>
          </w:p>
        </w:tc>
      </w:tr>
      <w:bookmarkEnd w:id="6"/>
    </w:tbl>
    <w:p w14:paraId="27326B1E" w14:textId="77777777" w:rsidR="00FC40A5" w:rsidRPr="00692FD6" w:rsidRDefault="00FC40A5" w:rsidP="000F6642">
      <w:pPr>
        <w:spacing w:line="360" w:lineRule="auto"/>
        <w:rPr>
          <w:rFonts w:ascii="Arial" w:hAnsi="Arial" w:cs="Arial"/>
        </w:rPr>
      </w:pPr>
    </w:p>
    <w:p w14:paraId="54443078" w14:textId="77777777" w:rsidR="00FC40A5" w:rsidRPr="00692FD6" w:rsidRDefault="00FC40A5" w:rsidP="000F6642">
      <w:pPr>
        <w:spacing w:line="360" w:lineRule="auto"/>
        <w:rPr>
          <w:rFonts w:ascii="Arial" w:hAnsi="Arial" w:cs="Arial"/>
        </w:rPr>
      </w:pPr>
    </w:p>
    <w:p w14:paraId="57044BE0" w14:textId="77777777" w:rsidR="00FC40A5" w:rsidRPr="00692FD6" w:rsidRDefault="00FC40A5" w:rsidP="000F6642">
      <w:pPr>
        <w:spacing w:line="360" w:lineRule="auto"/>
        <w:rPr>
          <w:rFonts w:ascii="Arial" w:hAnsi="Arial" w:cs="Arial"/>
        </w:rPr>
      </w:pPr>
    </w:p>
    <w:p w14:paraId="5ADFB9DF" w14:textId="77777777" w:rsidR="00FC40A5" w:rsidRPr="00692FD6" w:rsidRDefault="00FC40A5" w:rsidP="000F6642">
      <w:pPr>
        <w:spacing w:line="360" w:lineRule="auto"/>
        <w:rPr>
          <w:rFonts w:ascii="Arial" w:hAnsi="Arial" w:cs="Arial"/>
        </w:rPr>
      </w:pPr>
    </w:p>
    <w:p w14:paraId="53EA969F" w14:textId="77777777" w:rsidR="00FC40A5" w:rsidRPr="00692FD6" w:rsidRDefault="00FC40A5" w:rsidP="000F6642">
      <w:pPr>
        <w:spacing w:line="360" w:lineRule="auto"/>
        <w:rPr>
          <w:rFonts w:ascii="Arial" w:hAnsi="Arial" w:cs="Arial"/>
        </w:rPr>
      </w:pPr>
    </w:p>
    <w:p w14:paraId="69A14034" w14:textId="77777777" w:rsidR="00FC40A5" w:rsidRPr="00692FD6" w:rsidRDefault="00FC40A5" w:rsidP="000F6642">
      <w:pPr>
        <w:spacing w:line="360" w:lineRule="auto"/>
        <w:jc w:val="center"/>
        <w:rPr>
          <w:rFonts w:ascii="Arial" w:hAnsi="Arial" w:cs="Arial"/>
          <w:b/>
          <w:bCs/>
          <w:sz w:val="30"/>
        </w:rPr>
      </w:pPr>
    </w:p>
    <w:p w14:paraId="6A29010D" w14:textId="77777777" w:rsidR="00FC40A5" w:rsidRPr="00692FD6" w:rsidRDefault="00FC40A5" w:rsidP="000F6642">
      <w:pPr>
        <w:spacing w:line="360" w:lineRule="auto"/>
        <w:jc w:val="center"/>
        <w:rPr>
          <w:rFonts w:ascii="Arial" w:hAnsi="Arial" w:cs="Arial"/>
          <w:b/>
          <w:bCs/>
          <w:sz w:val="30"/>
        </w:rPr>
      </w:pPr>
      <w:r w:rsidRPr="00692FD6">
        <w:rPr>
          <w:rFonts w:ascii="Arial" w:hAnsi="Arial" w:cs="Arial"/>
          <w:b/>
          <w:bCs/>
          <w:sz w:val="30"/>
        </w:rPr>
        <w:t>内部资料注意保密</w:t>
      </w:r>
    </w:p>
    <w:p w14:paraId="421A3AB8" w14:textId="77777777" w:rsidR="00FC40A5" w:rsidRPr="00692FD6" w:rsidRDefault="00FC40A5" w:rsidP="000F6642">
      <w:pPr>
        <w:spacing w:line="360" w:lineRule="auto"/>
        <w:rPr>
          <w:rFonts w:ascii="Arial" w:eastAsia="隶书" w:hAnsi="Arial" w:cs="Arial"/>
          <w:b/>
          <w:bCs/>
          <w:sz w:val="30"/>
        </w:rPr>
      </w:pPr>
      <w:r w:rsidRPr="00692FD6">
        <w:rPr>
          <w:rFonts w:ascii="Arial" w:eastAsia="隶书" w:hAnsi="Arial" w:cs="Arial"/>
          <w:b/>
          <w:bCs/>
          <w:sz w:val="30"/>
        </w:rPr>
        <w:br w:type="page"/>
      </w:r>
      <w:bookmarkEnd w:id="1"/>
      <w:bookmarkEnd w:id="2"/>
      <w:r w:rsidRPr="00692FD6">
        <w:rPr>
          <w:rFonts w:ascii="Arial" w:hAnsi="Arial" w:cs="Arial"/>
          <w:b/>
          <w:bCs/>
          <w:sz w:val="28"/>
        </w:rPr>
        <w:lastRenderedPageBreak/>
        <w:t>修订记录</w:t>
      </w:r>
      <w:ins w:id="15" w:author="xiaohou" w:date="2016-08-08T13:52:00Z">
        <w:r w:rsidR="00753045">
          <w:rPr>
            <w:rFonts w:ascii="Arial" w:hAnsi="Arial" w:cs="Arial" w:hint="eastAsia"/>
            <w:b/>
            <w:bCs/>
            <w:sz w:val="28"/>
          </w:rPr>
          <w:t>：</w:t>
        </w:r>
      </w:ins>
    </w:p>
    <w:tbl>
      <w:tblPr>
        <w:tblW w:w="92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1440"/>
        <w:gridCol w:w="1440"/>
        <w:gridCol w:w="5220"/>
      </w:tblGrid>
      <w:tr w:rsidR="00FC40A5" w:rsidRPr="00692FD6" w14:paraId="5CE62534" w14:textId="77777777" w:rsidTr="00E21EB9">
        <w:trPr>
          <w:trHeight w:val="496"/>
        </w:trPr>
        <w:tc>
          <w:tcPr>
            <w:tcW w:w="1188" w:type="dxa"/>
            <w:shd w:val="clear" w:color="auto" w:fill="C0C0C0"/>
            <w:vAlign w:val="center"/>
          </w:tcPr>
          <w:p w14:paraId="034B8D5F" w14:textId="77777777" w:rsidR="00FC40A5" w:rsidRPr="00692FD6" w:rsidRDefault="00FC40A5" w:rsidP="000F6642">
            <w:pPr>
              <w:spacing w:line="360" w:lineRule="auto"/>
              <w:ind w:left="1"/>
              <w:jc w:val="center"/>
              <w:rPr>
                <w:rFonts w:ascii="Arial" w:hAnsi="Arial" w:cs="Arial"/>
                <w:b/>
                <w:bCs/>
              </w:rPr>
            </w:pPr>
            <w:r w:rsidRPr="00692FD6">
              <w:rPr>
                <w:rFonts w:ascii="Arial" w:hAnsi="Arial" w:cs="Arial"/>
                <w:b/>
                <w:bCs/>
              </w:rPr>
              <w:t>版本号</w:t>
            </w:r>
          </w:p>
        </w:tc>
        <w:tc>
          <w:tcPr>
            <w:tcW w:w="1440" w:type="dxa"/>
            <w:shd w:val="clear" w:color="auto" w:fill="C0C0C0"/>
            <w:vAlign w:val="center"/>
          </w:tcPr>
          <w:p w14:paraId="047B37E7" w14:textId="77777777" w:rsidR="00FC40A5" w:rsidRPr="00692FD6" w:rsidRDefault="00FC40A5" w:rsidP="000F6642">
            <w:pPr>
              <w:spacing w:line="360" w:lineRule="auto"/>
              <w:jc w:val="center"/>
              <w:rPr>
                <w:rFonts w:ascii="Arial" w:hAnsi="Arial" w:cs="Arial"/>
                <w:b/>
                <w:bCs/>
              </w:rPr>
            </w:pPr>
            <w:r w:rsidRPr="00692FD6">
              <w:rPr>
                <w:rFonts w:ascii="Arial" w:hAnsi="Arial" w:cs="Arial"/>
                <w:b/>
                <w:bCs/>
              </w:rPr>
              <w:t>修订人</w:t>
            </w:r>
          </w:p>
        </w:tc>
        <w:tc>
          <w:tcPr>
            <w:tcW w:w="1440" w:type="dxa"/>
            <w:shd w:val="clear" w:color="auto" w:fill="C0C0C0"/>
            <w:vAlign w:val="center"/>
          </w:tcPr>
          <w:p w14:paraId="061C49DA" w14:textId="77777777" w:rsidR="00727D10" w:rsidRDefault="00FC40A5">
            <w:pPr>
              <w:spacing w:line="360" w:lineRule="auto"/>
              <w:jc w:val="center"/>
              <w:rPr>
                <w:rFonts w:ascii="Arial" w:hAnsi="Arial" w:cs="Arial"/>
                <w:b/>
                <w:bCs/>
              </w:rPr>
            </w:pPr>
            <w:r w:rsidRPr="00692FD6">
              <w:rPr>
                <w:rFonts w:ascii="Arial" w:hAnsi="Arial" w:cs="Arial"/>
                <w:b/>
                <w:bCs/>
              </w:rPr>
              <w:t>修订日期</w:t>
            </w:r>
          </w:p>
        </w:tc>
        <w:tc>
          <w:tcPr>
            <w:tcW w:w="5220" w:type="dxa"/>
            <w:shd w:val="clear" w:color="auto" w:fill="C0C0C0"/>
            <w:vAlign w:val="center"/>
          </w:tcPr>
          <w:p w14:paraId="0649EBC2" w14:textId="77777777" w:rsidR="00727D10" w:rsidRDefault="00FC40A5">
            <w:pPr>
              <w:spacing w:line="360" w:lineRule="auto"/>
              <w:jc w:val="center"/>
              <w:rPr>
                <w:rFonts w:ascii="Arial" w:hAnsi="Arial" w:cs="Arial"/>
                <w:b/>
                <w:bCs/>
              </w:rPr>
            </w:pPr>
            <w:r w:rsidRPr="00692FD6">
              <w:rPr>
                <w:rFonts w:ascii="Arial" w:hAnsi="Arial" w:cs="Arial"/>
                <w:b/>
                <w:bCs/>
              </w:rPr>
              <w:t>修订描述</w:t>
            </w:r>
          </w:p>
        </w:tc>
      </w:tr>
      <w:tr w:rsidR="00FC40A5" w:rsidRPr="00692FD6" w14:paraId="56899E5E" w14:textId="77777777" w:rsidTr="00E21EB9">
        <w:tc>
          <w:tcPr>
            <w:tcW w:w="1188" w:type="dxa"/>
            <w:vAlign w:val="center"/>
          </w:tcPr>
          <w:p w14:paraId="042E29E1" w14:textId="77777777" w:rsidR="00FC40A5" w:rsidRPr="00692FD6" w:rsidRDefault="00075E5F" w:rsidP="000F6642">
            <w:pPr>
              <w:spacing w:line="360" w:lineRule="auto"/>
              <w:jc w:val="center"/>
              <w:rPr>
                <w:rFonts w:ascii="Arial" w:hAnsi="Arial" w:cs="Arial"/>
              </w:rPr>
            </w:pPr>
            <w:ins w:id="16" w:author="Happy" w:date="2018-08-20T16:49:00Z">
              <w:r>
                <w:rPr>
                  <w:rFonts w:ascii="Arial" w:hAnsi="Arial" w:cs="Arial" w:hint="eastAsia"/>
                </w:rPr>
                <w:t>1.0.0</w:t>
              </w:r>
            </w:ins>
          </w:p>
        </w:tc>
        <w:tc>
          <w:tcPr>
            <w:tcW w:w="1440" w:type="dxa"/>
            <w:vAlign w:val="center"/>
          </w:tcPr>
          <w:p w14:paraId="7A0959CD" w14:textId="77777777" w:rsidR="00FC40A5" w:rsidRPr="00692FD6" w:rsidRDefault="00075E5F" w:rsidP="000F6642">
            <w:pPr>
              <w:spacing w:line="360" w:lineRule="auto"/>
              <w:jc w:val="center"/>
              <w:rPr>
                <w:rFonts w:ascii="Arial" w:hAnsi="Arial" w:cs="Arial"/>
              </w:rPr>
            </w:pPr>
            <w:ins w:id="17" w:author="Happy" w:date="2018-08-20T16:49:00Z">
              <w:r>
                <w:rPr>
                  <w:rFonts w:ascii="Arial" w:hAnsi="Arial" w:cs="Arial" w:hint="eastAsia"/>
                </w:rPr>
                <w:t>周琦</w:t>
              </w:r>
            </w:ins>
          </w:p>
        </w:tc>
        <w:tc>
          <w:tcPr>
            <w:tcW w:w="1440" w:type="dxa"/>
            <w:vAlign w:val="center"/>
          </w:tcPr>
          <w:p w14:paraId="53C70F19" w14:textId="77777777" w:rsidR="00FC40A5" w:rsidRPr="00692FD6" w:rsidRDefault="00075E5F" w:rsidP="000F6642">
            <w:pPr>
              <w:spacing w:line="360" w:lineRule="auto"/>
              <w:jc w:val="center"/>
              <w:rPr>
                <w:rFonts w:ascii="Arial" w:hAnsi="Arial" w:cs="Arial"/>
              </w:rPr>
            </w:pPr>
            <w:ins w:id="18" w:author="Happy" w:date="2018-08-20T16:49:00Z">
              <w:r>
                <w:rPr>
                  <w:rFonts w:ascii="Arial" w:hAnsi="Arial" w:cs="Arial" w:hint="eastAsia"/>
                </w:rPr>
                <w:t>2018-08-20</w:t>
              </w:r>
            </w:ins>
          </w:p>
        </w:tc>
        <w:tc>
          <w:tcPr>
            <w:tcW w:w="5220" w:type="dxa"/>
            <w:vAlign w:val="center"/>
          </w:tcPr>
          <w:p w14:paraId="169B1537" w14:textId="77777777" w:rsidR="00727D10" w:rsidRDefault="009E1FA8">
            <w:pPr>
              <w:spacing w:line="360" w:lineRule="auto"/>
              <w:rPr>
                <w:rFonts w:ascii="Arial" w:hAnsi="Arial" w:cs="Arial"/>
              </w:rPr>
            </w:pPr>
            <w:ins w:id="19" w:author="Happy" w:date="2018-08-20T18:34:00Z">
              <w:r>
                <w:rPr>
                  <w:rFonts w:ascii="Arial" w:hAnsi="Arial" w:cs="Arial" w:hint="eastAsia"/>
                </w:rPr>
                <w:t>荣耀之路界面变更，部分功能下线；宣传和详情页中去除</w:t>
              </w:r>
            </w:ins>
          </w:p>
        </w:tc>
      </w:tr>
      <w:tr w:rsidR="00FC40A5" w:rsidRPr="00692FD6" w14:paraId="3A500572" w14:textId="77777777" w:rsidTr="00E21EB9">
        <w:tc>
          <w:tcPr>
            <w:tcW w:w="1188" w:type="dxa"/>
            <w:vAlign w:val="center"/>
          </w:tcPr>
          <w:p w14:paraId="788D6F9C" w14:textId="77777777" w:rsidR="00FC40A5" w:rsidRPr="00692FD6" w:rsidRDefault="00FC40A5" w:rsidP="000F6642">
            <w:pPr>
              <w:spacing w:line="360" w:lineRule="auto"/>
              <w:jc w:val="center"/>
              <w:rPr>
                <w:rFonts w:ascii="Arial" w:hAnsi="Arial" w:cs="Arial"/>
              </w:rPr>
            </w:pPr>
          </w:p>
        </w:tc>
        <w:tc>
          <w:tcPr>
            <w:tcW w:w="1440" w:type="dxa"/>
            <w:vAlign w:val="center"/>
          </w:tcPr>
          <w:p w14:paraId="64FFB05A" w14:textId="77777777" w:rsidR="00FC40A5" w:rsidRPr="00692FD6" w:rsidRDefault="00FC40A5" w:rsidP="000F6642">
            <w:pPr>
              <w:pStyle w:val="TOC1"/>
              <w:spacing w:line="360" w:lineRule="auto"/>
              <w:jc w:val="center"/>
              <w:rPr>
                <w:rFonts w:ascii="Arial" w:hAnsi="Arial" w:cs="Arial"/>
              </w:rPr>
            </w:pPr>
          </w:p>
        </w:tc>
        <w:tc>
          <w:tcPr>
            <w:tcW w:w="1440" w:type="dxa"/>
            <w:vAlign w:val="center"/>
          </w:tcPr>
          <w:p w14:paraId="401D5020" w14:textId="77777777" w:rsidR="00FC40A5" w:rsidRPr="00692FD6" w:rsidRDefault="00FC40A5" w:rsidP="000F6642">
            <w:pPr>
              <w:spacing w:line="360" w:lineRule="auto"/>
              <w:jc w:val="center"/>
              <w:rPr>
                <w:rFonts w:ascii="Arial" w:hAnsi="Arial" w:cs="Arial"/>
              </w:rPr>
            </w:pPr>
          </w:p>
        </w:tc>
        <w:tc>
          <w:tcPr>
            <w:tcW w:w="5220" w:type="dxa"/>
            <w:vAlign w:val="center"/>
          </w:tcPr>
          <w:p w14:paraId="3F97B6E3" w14:textId="77777777" w:rsidR="00727D10" w:rsidRDefault="00727D10">
            <w:pPr>
              <w:spacing w:line="360" w:lineRule="auto"/>
              <w:rPr>
                <w:rFonts w:ascii="Arial" w:hAnsi="Arial" w:cs="Arial"/>
              </w:rPr>
            </w:pPr>
          </w:p>
        </w:tc>
      </w:tr>
      <w:tr w:rsidR="00FC40A5" w:rsidRPr="00692FD6" w14:paraId="6277738A" w14:textId="77777777" w:rsidTr="00E21EB9">
        <w:tc>
          <w:tcPr>
            <w:tcW w:w="1188" w:type="dxa"/>
            <w:vAlign w:val="center"/>
          </w:tcPr>
          <w:p w14:paraId="2AEDBE3B" w14:textId="77777777" w:rsidR="00FC40A5" w:rsidRPr="00692FD6" w:rsidRDefault="00FC40A5" w:rsidP="000F6642">
            <w:pPr>
              <w:spacing w:line="360" w:lineRule="auto"/>
              <w:jc w:val="center"/>
              <w:rPr>
                <w:rFonts w:ascii="Arial" w:hAnsi="Arial" w:cs="Arial"/>
              </w:rPr>
            </w:pPr>
          </w:p>
        </w:tc>
        <w:tc>
          <w:tcPr>
            <w:tcW w:w="1440" w:type="dxa"/>
            <w:vAlign w:val="center"/>
          </w:tcPr>
          <w:p w14:paraId="7DA7B2C6" w14:textId="77777777" w:rsidR="00FC40A5" w:rsidRPr="00692FD6" w:rsidRDefault="00FC40A5" w:rsidP="000F6642">
            <w:pPr>
              <w:spacing w:line="360" w:lineRule="auto"/>
              <w:jc w:val="center"/>
              <w:rPr>
                <w:rFonts w:ascii="Arial" w:hAnsi="Arial" w:cs="Arial"/>
              </w:rPr>
            </w:pPr>
          </w:p>
        </w:tc>
        <w:tc>
          <w:tcPr>
            <w:tcW w:w="1440" w:type="dxa"/>
            <w:vAlign w:val="center"/>
          </w:tcPr>
          <w:p w14:paraId="258251DD" w14:textId="77777777" w:rsidR="00FC40A5" w:rsidRPr="00692FD6" w:rsidRDefault="00FC40A5" w:rsidP="000F6642">
            <w:pPr>
              <w:spacing w:line="360" w:lineRule="auto"/>
              <w:jc w:val="center"/>
              <w:rPr>
                <w:rFonts w:ascii="Arial" w:hAnsi="Arial" w:cs="Arial"/>
              </w:rPr>
            </w:pPr>
          </w:p>
        </w:tc>
        <w:tc>
          <w:tcPr>
            <w:tcW w:w="5220" w:type="dxa"/>
            <w:vAlign w:val="center"/>
          </w:tcPr>
          <w:p w14:paraId="138B4F8C" w14:textId="77777777" w:rsidR="00727D10" w:rsidRDefault="00727D10">
            <w:pPr>
              <w:spacing w:line="360" w:lineRule="auto"/>
              <w:rPr>
                <w:rFonts w:ascii="Arial" w:hAnsi="Arial" w:cs="Arial"/>
              </w:rPr>
            </w:pPr>
          </w:p>
        </w:tc>
      </w:tr>
      <w:tr w:rsidR="00FC40A5" w:rsidRPr="00692FD6" w14:paraId="68E1BBE2" w14:textId="77777777" w:rsidTr="00E21EB9">
        <w:tc>
          <w:tcPr>
            <w:tcW w:w="1188" w:type="dxa"/>
            <w:vAlign w:val="center"/>
          </w:tcPr>
          <w:p w14:paraId="1B98727E" w14:textId="77777777" w:rsidR="00FC40A5" w:rsidRPr="00692FD6" w:rsidRDefault="00FC40A5" w:rsidP="000F6642">
            <w:pPr>
              <w:spacing w:line="360" w:lineRule="auto"/>
              <w:jc w:val="center"/>
              <w:rPr>
                <w:rFonts w:ascii="Arial" w:hAnsi="Arial" w:cs="Arial"/>
              </w:rPr>
            </w:pPr>
          </w:p>
        </w:tc>
        <w:tc>
          <w:tcPr>
            <w:tcW w:w="1440" w:type="dxa"/>
            <w:vAlign w:val="center"/>
          </w:tcPr>
          <w:p w14:paraId="426CFAD4" w14:textId="77777777" w:rsidR="00FC40A5" w:rsidRPr="00692FD6" w:rsidRDefault="00FC40A5" w:rsidP="000F6642">
            <w:pPr>
              <w:spacing w:line="360" w:lineRule="auto"/>
              <w:jc w:val="center"/>
              <w:rPr>
                <w:rFonts w:ascii="Arial" w:hAnsi="Arial" w:cs="Arial"/>
              </w:rPr>
            </w:pPr>
          </w:p>
        </w:tc>
        <w:tc>
          <w:tcPr>
            <w:tcW w:w="1440" w:type="dxa"/>
            <w:vAlign w:val="center"/>
          </w:tcPr>
          <w:p w14:paraId="69DF738D" w14:textId="77777777" w:rsidR="00FC40A5" w:rsidRPr="00692FD6" w:rsidRDefault="00FC40A5" w:rsidP="000F6642">
            <w:pPr>
              <w:spacing w:line="360" w:lineRule="auto"/>
              <w:jc w:val="center"/>
              <w:rPr>
                <w:rFonts w:ascii="Arial" w:hAnsi="Arial" w:cs="Arial"/>
              </w:rPr>
            </w:pPr>
          </w:p>
        </w:tc>
        <w:tc>
          <w:tcPr>
            <w:tcW w:w="5220" w:type="dxa"/>
            <w:vAlign w:val="center"/>
          </w:tcPr>
          <w:p w14:paraId="3C60CE93" w14:textId="77777777" w:rsidR="00727D10" w:rsidRDefault="00727D10">
            <w:pPr>
              <w:spacing w:line="360" w:lineRule="auto"/>
              <w:rPr>
                <w:rFonts w:ascii="Arial" w:hAnsi="Arial" w:cs="Arial"/>
              </w:rPr>
            </w:pPr>
          </w:p>
        </w:tc>
      </w:tr>
    </w:tbl>
    <w:p w14:paraId="69693271" w14:textId="198B3EFA" w:rsidR="00D208C0" w:rsidRDefault="00FC40A5" w:rsidP="00D208C0">
      <w:pPr>
        <w:spacing w:line="360" w:lineRule="auto"/>
        <w:rPr>
          <w:ins w:id="20" w:author="Happy" w:date="2018-08-20T23:10:00Z"/>
          <w:rFonts w:ascii="Arial" w:hAnsi="Arial" w:cs="Arial"/>
          <w:b/>
        </w:rPr>
        <w:pPrChange w:id="21" w:author="Happy" w:date="2018-08-20T23:13:00Z">
          <w:pPr>
            <w:widowControl/>
            <w:jc w:val="left"/>
          </w:pPr>
        </w:pPrChange>
      </w:pPr>
      <w:r w:rsidRPr="00692FD6">
        <w:rPr>
          <w:rFonts w:ascii="Arial" w:hAnsi="Arial" w:cs="Arial"/>
          <w:b/>
        </w:rPr>
        <w:br w:type="page"/>
      </w:r>
      <w:bookmarkStart w:id="22" w:name="_Toc420374779"/>
      <w:bookmarkStart w:id="23" w:name="_Toc421432891"/>
      <w:bookmarkStart w:id="24" w:name="_Toc421943176"/>
      <w:bookmarkStart w:id="25" w:name="_Toc424723353"/>
      <w:bookmarkStart w:id="26" w:name="_GoBack"/>
      <w:bookmarkEnd w:id="26"/>
    </w:p>
    <w:p w14:paraId="36F1CF2E" w14:textId="7E6E52BE" w:rsidR="009E1FA8" w:rsidDel="009E1FA8" w:rsidRDefault="00EF2892">
      <w:pPr>
        <w:pStyle w:val="TOC1"/>
        <w:tabs>
          <w:tab w:val="left" w:pos="800"/>
          <w:tab w:val="right" w:leader="dot" w:pos="9350"/>
        </w:tabs>
        <w:spacing w:before="156" w:after="156"/>
        <w:rPr>
          <w:del w:id="27" w:author="Happy" w:date="2018-08-20T18:40:00Z"/>
        </w:rPr>
      </w:pPr>
      <w:del w:id="28" w:author="Happy" w:date="2018-08-20T18:43:00Z">
        <w:r w:rsidRPr="00692FD6" w:rsidDel="009E1FA8">
          <w:rPr>
            <w:rFonts w:ascii="Arial" w:hAnsi="Arial" w:cs="Arial"/>
          </w:rPr>
          <w:lastRenderedPageBreak/>
          <w:fldChar w:fldCharType="begin"/>
        </w:r>
        <w:r w:rsidR="006B0159" w:rsidRPr="00692FD6" w:rsidDel="009E1FA8">
          <w:rPr>
            <w:rFonts w:ascii="Arial" w:hAnsi="Arial" w:cs="Arial"/>
            <w:b w:val="0"/>
          </w:rPr>
          <w:delInstrText xml:space="preserve"> TOC \o "1-7" \h \z \u </w:delInstrText>
        </w:r>
        <w:r w:rsidRPr="00692FD6" w:rsidDel="009E1FA8">
          <w:rPr>
            <w:rFonts w:ascii="Arial" w:hAnsi="Arial" w:cs="Arial"/>
          </w:rPr>
          <w:fldChar w:fldCharType="separate"/>
        </w:r>
      </w:del>
    </w:p>
    <w:p w14:paraId="75A5D7C6" w14:textId="77777777" w:rsidR="007E7FAB" w:rsidDel="009E1FA8" w:rsidRDefault="007E7FAB">
      <w:pPr>
        <w:pStyle w:val="TOC1"/>
        <w:tabs>
          <w:tab w:val="left" w:pos="800"/>
          <w:tab w:val="right" w:leader="dot" w:pos="9350"/>
        </w:tabs>
        <w:spacing w:before="156" w:after="156"/>
        <w:rPr>
          <w:del w:id="29" w:author="Happy" w:date="2018-08-20T18:40:00Z"/>
          <w:rFonts w:eastAsiaTheme="minorEastAsia" w:cstheme="minorBidi"/>
          <w:b w:val="0"/>
          <w:sz w:val="21"/>
        </w:rPr>
      </w:pPr>
      <w:del w:id="30" w:author="Happy" w:date="2018-08-20T18:40:00Z">
        <w:r w:rsidRPr="009E1FA8" w:rsidDel="009E1FA8">
          <w:rPr>
            <w:rStyle w:val="a9"/>
            <w:rFonts w:hint="eastAsia"/>
            <w:b w:val="0"/>
          </w:rPr>
          <w:delText>一、</w:delText>
        </w:r>
        <w:r w:rsidDel="009E1FA8">
          <w:rPr>
            <w:rFonts w:eastAsiaTheme="minorEastAsia" w:cstheme="minorBidi"/>
            <w:b w:val="0"/>
            <w:sz w:val="21"/>
          </w:rPr>
          <w:tab/>
        </w:r>
        <w:r w:rsidRPr="009E1FA8" w:rsidDel="009E1FA8">
          <w:rPr>
            <w:rStyle w:val="a9"/>
            <w:rFonts w:hint="eastAsia"/>
            <w:b w:val="0"/>
          </w:rPr>
          <w:delText>项目概述</w:delText>
        </w:r>
        <w:r w:rsidDel="009E1FA8">
          <w:rPr>
            <w:webHidden/>
          </w:rPr>
          <w:tab/>
          <w:delText>14</w:delText>
        </w:r>
      </w:del>
    </w:p>
    <w:p w14:paraId="7653AC61" w14:textId="77777777" w:rsidR="007E7FAB" w:rsidDel="009E1FA8" w:rsidRDefault="007E7FAB">
      <w:pPr>
        <w:pStyle w:val="TOC1"/>
        <w:tabs>
          <w:tab w:val="left" w:pos="800"/>
          <w:tab w:val="right" w:leader="dot" w:pos="9350"/>
        </w:tabs>
        <w:spacing w:before="156" w:after="156"/>
        <w:rPr>
          <w:del w:id="31" w:author="Happy" w:date="2018-08-20T18:40:00Z"/>
          <w:rFonts w:eastAsiaTheme="minorEastAsia" w:cstheme="minorBidi"/>
          <w:b w:val="0"/>
          <w:sz w:val="21"/>
        </w:rPr>
      </w:pPr>
      <w:del w:id="32" w:author="Happy" w:date="2018-08-20T18:40:00Z">
        <w:r w:rsidRPr="009E1FA8" w:rsidDel="009E1FA8">
          <w:rPr>
            <w:rStyle w:val="a9"/>
            <w:rFonts w:hint="eastAsia"/>
            <w:b w:val="0"/>
          </w:rPr>
          <w:delText>二、</w:delText>
        </w:r>
        <w:r w:rsidDel="009E1FA8">
          <w:rPr>
            <w:rFonts w:eastAsiaTheme="minorEastAsia" w:cstheme="minorBidi"/>
            <w:b w:val="0"/>
            <w:sz w:val="21"/>
          </w:rPr>
          <w:tab/>
        </w:r>
        <w:r w:rsidRPr="009E1FA8" w:rsidDel="009E1FA8">
          <w:rPr>
            <w:rStyle w:val="a9"/>
            <w:rFonts w:hint="eastAsia"/>
            <w:b w:val="0"/>
          </w:rPr>
          <w:delText>名词解释</w:delText>
        </w:r>
        <w:r w:rsidDel="009E1FA8">
          <w:rPr>
            <w:webHidden/>
          </w:rPr>
          <w:tab/>
          <w:delText>14</w:delText>
        </w:r>
      </w:del>
    </w:p>
    <w:p w14:paraId="03090359" w14:textId="77777777" w:rsidR="007E7FAB" w:rsidDel="009E1FA8" w:rsidRDefault="007E7FAB">
      <w:pPr>
        <w:pStyle w:val="TOC1"/>
        <w:tabs>
          <w:tab w:val="left" w:pos="800"/>
          <w:tab w:val="right" w:leader="dot" w:pos="9350"/>
        </w:tabs>
        <w:spacing w:before="156" w:after="156"/>
        <w:rPr>
          <w:del w:id="33" w:author="Happy" w:date="2018-08-20T18:40:00Z"/>
          <w:rFonts w:eastAsiaTheme="minorEastAsia" w:cstheme="minorBidi"/>
          <w:b w:val="0"/>
          <w:sz w:val="21"/>
        </w:rPr>
      </w:pPr>
      <w:del w:id="34" w:author="Happy" w:date="2018-08-20T18:40:00Z">
        <w:r w:rsidRPr="009E1FA8" w:rsidDel="009E1FA8">
          <w:rPr>
            <w:rStyle w:val="a9"/>
            <w:rFonts w:hint="eastAsia"/>
            <w:b w:val="0"/>
          </w:rPr>
          <w:delText>三、</w:delText>
        </w:r>
        <w:r w:rsidDel="009E1FA8">
          <w:rPr>
            <w:rFonts w:eastAsiaTheme="minorEastAsia" w:cstheme="minorBidi"/>
            <w:b w:val="0"/>
            <w:sz w:val="21"/>
          </w:rPr>
          <w:tab/>
        </w:r>
        <w:r w:rsidRPr="009E1FA8" w:rsidDel="009E1FA8">
          <w:rPr>
            <w:rStyle w:val="a9"/>
            <w:rFonts w:hint="eastAsia"/>
            <w:b w:val="0"/>
          </w:rPr>
          <w:delText>订单号规则</w:delText>
        </w:r>
        <w:r w:rsidDel="009E1FA8">
          <w:rPr>
            <w:webHidden/>
          </w:rPr>
          <w:tab/>
          <w:delText>14</w:delText>
        </w:r>
      </w:del>
    </w:p>
    <w:p w14:paraId="0BD2156C" w14:textId="77777777" w:rsidR="007E7FAB" w:rsidDel="009E1FA8" w:rsidRDefault="007E7FAB">
      <w:pPr>
        <w:pStyle w:val="TOC1"/>
        <w:tabs>
          <w:tab w:val="left" w:pos="800"/>
          <w:tab w:val="right" w:leader="dot" w:pos="9350"/>
        </w:tabs>
        <w:spacing w:before="156" w:after="156"/>
        <w:rPr>
          <w:del w:id="35" w:author="Happy" w:date="2018-08-20T18:40:00Z"/>
          <w:rFonts w:eastAsiaTheme="minorEastAsia" w:cstheme="minorBidi"/>
          <w:b w:val="0"/>
          <w:sz w:val="21"/>
        </w:rPr>
      </w:pPr>
      <w:del w:id="36" w:author="Happy" w:date="2018-08-20T18:40:00Z">
        <w:r w:rsidRPr="009E1FA8" w:rsidDel="009E1FA8">
          <w:rPr>
            <w:rStyle w:val="a9"/>
            <w:rFonts w:hint="eastAsia"/>
            <w:b w:val="0"/>
          </w:rPr>
          <w:delText>四、</w:delText>
        </w:r>
        <w:r w:rsidDel="009E1FA8">
          <w:rPr>
            <w:rFonts w:eastAsiaTheme="minorEastAsia" w:cstheme="minorBidi"/>
            <w:b w:val="0"/>
            <w:sz w:val="21"/>
          </w:rPr>
          <w:tab/>
        </w:r>
        <w:r w:rsidRPr="009E1FA8" w:rsidDel="009E1FA8">
          <w:rPr>
            <w:rStyle w:val="a9"/>
            <w:rFonts w:hint="eastAsia"/>
            <w:b w:val="0"/>
          </w:rPr>
          <w:delText>使用人群与功能对应表</w:delText>
        </w:r>
        <w:r w:rsidDel="009E1FA8">
          <w:rPr>
            <w:webHidden/>
          </w:rPr>
          <w:tab/>
          <w:delText>15</w:delText>
        </w:r>
      </w:del>
    </w:p>
    <w:p w14:paraId="158C8A89" w14:textId="77777777" w:rsidR="007E7FAB" w:rsidDel="009E1FA8" w:rsidRDefault="007E7FAB">
      <w:pPr>
        <w:pStyle w:val="TOC1"/>
        <w:tabs>
          <w:tab w:val="left" w:pos="800"/>
          <w:tab w:val="right" w:leader="dot" w:pos="9350"/>
        </w:tabs>
        <w:spacing w:before="156" w:after="156"/>
        <w:rPr>
          <w:del w:id="37" w:author="Happy" w:date="2018-08-20T18:40:00Z"/>
          <w:rFonts w:eastAsiaTheme="minorEastAsia" w:cstheme="minorBidi"/>
          <w:b w:val="0"/>
          <w:sz w:val="21"/>
        </w:rPr>
      </w:pPr>
      <w:del w:id="38" w:author="Happy" w:date="2018-08-20T18:40:00Z">
        <w:r w:rsidRPr="009E1FA8" w:rsidDel="009E1FA8">
          <w:rPr>
            <w:rStyle w:val="a9"/>
            <w:rFonts w:hint="eastAsia"/>
            <w:b w:val="0"/>
          </w:rPr>
          <w:delText>五、</w:delText>
        </w:r>
        <w:r w:rsidDel="009E1FA8">
          <w:rPr>
            <w:rFonts w:eastAsiaTheme="minorEastAsia" w:cstheme="minorBidi"/>
            <w:b w:val="0"/>
            <w:sz w:val="21"/>
          </w:rPr>
          <w:tab/>
        </w:r>
        <w:r w:rsidRPr="009E1FA8" w:rsidDel="009E1FA8">
          <w:rPr>
            <w:rStyle w:val="a9"/>
            <w:rFonts w:hint="eastAsia"/>
            <w:b w:val="0"/>
          </w:rPr>
          <w:delText>功能拆解描述</w:delText>
        </w:r>
        <w:r w:rsidDel="009E1FA8">
          <w:rPr>
            <w:webHidden/>
          </w:rPr>
          <w:tab/>
          <w:delText>15</w:delText>
        </w:r>
      </w:del>
    </w:p>
    <w:p w14:paraId="4BAB5A03" w14:textId="77777777" w:rsidR="007E7FAB" w:rsidDel="009E1FA8" w:rsidRDefault="007E7FAB">
      <w:pPr>
        <w:pStyle w:val="TOC1"/>
        <w:tabs>
          <w:tab w:val="left" w:pos="800"/>
          <w:tab w:val="right" w:leader="dot" w:pos="9350"/>
        </w:tabs>
        <w:spacing w:before="156" w:after="156"/>
        <w:rPr>
          <w:del w:id="39" w:author="Happy" w:date="2018-08-20T18:40:00Z"/>
          <w:rFonts w:eastAsiaTheme="minorEastAsia" w:cstheme="minorBidi"/>
          <w:b w:val="0"/>
          <w:sz w:val="21"/>
        </w:rPr>
      </w:pPr>
      <w:del w:id="40" w:author="Happy" w:date="2018-08-20T18:40:00Z">
        <w:r w:rsidRPr="009E1FA8" w:rsidDel="009E1FA8">
          <w:rPr>
            <w:rStyle w:val="a9"/>
            <w:rFonts w:hint="eastAsia"/>
            <w:b w:val="0"/>
          </w:rPr>
          <w:delText>六、</w:delText>
        </w:r>
        <w:r w:rsidDel="009E1FA8">
          <w:rPr>
            <w:rFonts w:eastAsiaTheme="minorEastAsia" w:cstheme="minorBidi"/>
            <w:b w:val="0"/>
            <w:sz w:val="21"/>
          </w:rPr>
          <w:tab/>
        </w:r>
        <w:r w:rsidRPr="009E1FA8" w:rsidDel="009E1FA8">
          <w:rPr>
            <w:rStyle w:val="a9"/>
            <w:rFonts w:hint="eastAsia"/>
            <w:b w:val="0"/>
          </w:rPr>
          <w:delText>后结</w:delText>
        </w:r>
        <w:r w:rsidDel="009E1FA8">
          <w:rPr>
            <w:webHidden/>
          </w:rPr>
          <w:tab/>
          <w:delText>15</w:delText>
        </w:r>
      </w:del>
    </w:p>
    <w:p w14:paraId="07A91526" w14:textId="77777777" w:rsidR="007E7FAB" w:rsidDel="009E1FA8" w:rsidRDefault="007E7FAB">
      <w:pPr>
        <w:pStyle w:val="TOC1"/>
        <w:tabs>
          <w:tab w:val="left" w:pos="800"/>
          <w:tab w:val="right" w:leader="dot" w:pos="9350"/>
        </w:tabs>
        <w:spacing w:before="156" w:after="156"/>
        <w:rPr>
          <w:del w:id="41" w:author="Happy" w:date="2018-08-20T18:40:00Z"/>
          <w:rFonts w:eastAsiaTheme="minorEastAsia" w:cstheme="minorBidi"/>
        </w:rPr>
        <w:pPrChange w:id="42" w:author="Happy" w:date="2018-08-20T18:43:00Z">
          <w:pPr>
            <w:pStyle w:val="TOC2"/>
            <w:tabs>
              <w:tab w:val="left" w:pos="800"/>
              <w:tab w:val="right" w:leader="dot" w:pos="9350"/>
            </w:tabs>
            <w:ind w:left="420"/>
          </w:pPr>
        </w:pPrChange>
      </w:pPr>
      <w:del w:id="43" w:author="Happy" w:date="2018-08-20T18:40:00Z">
        <w:r w:rsidRPr="009E1FA8" w:rsidDel="009E1FA8">
          <w:rPr>
            <w:rStyle w:val="a9"/>
            <w:noProof/>
            <w:snapToGrid w:val="0"/>
            <w:w w:val="0"/>
            <w:kern w:val="0"/>
            <w:rPrChange w:id="44" w:author="Happy" w:date="2018-08-20T18:40:00Z">
              <w:rPr>
                <w:rStyle w:val="a9"/>
                <w:noProof/>
                <w:snapToGrid w:val="0"/>
                <w:w w:val="0"/>
                <w:kern w:val="0"/>
              </w:rPr>
            </w:rPrChange>
          </w:rPr>
          <w:delText>1.</w:delText>
        </w:r>
        <w:r w:rsidDel="009E1FA8">
          <w:rPr>
            <w:rFonts w:eastAsiaTheme="minorEastAsia" w:cstheme="minorBidi"/>
          </w:rPr>
          <w:tab/>
        </w:r>
        <w:r w:rsidRPr="009E1FA8" w:rsidDel="009E1FA8">
          <w:rPr>
            <w:rStyle w:val="a9"/>
            <w:noProof/>
            <w:rPrChange w:id="45" w:author="Happy" w:date="2018-08-20T18:40:00Z">
              <w:rPr>
                <w:rStyle w:val="a9"/>
                <w:noProof/>
              </w:rPr>
            </w:rPrChange>
          </w:rPr>
          <w:delText>BP</w:delText>
        </w:r>
        <w:r w:rsidRPr="009E1FA8" w:rsidDel="009E1FA8">
          <w:rPr>
            <w:rStyle w:val="a9"/>
            <w:rFonts w:hint="eastAsia"/>
            <w:noProof/>
            <w:rPrChange w:id="46" w:author="Happy" w:date="2018-08-20T18:40:00Z">
              <w:rPr>
                <w:rStyle w:val="a9"/>
                <w:rFonts w:hint="eastAsia"/>
                <w:noProof/>
              </w:rPr>
            </w:rPrChange>
          </w:rPr>
          <w:delText>堂食主页</w:delText>
        </w:r>
        <w:r w:rsidDel="009E1FA8">
          <w:rPr>
            <w:webHidden/>
          </w:rPr>
          <w:tab/>
          <w:delText>15</w:delText>
        </w:r>
      </w:del>
    </w:p>
    <w:p w14:paraId="7C9D0BBF" w14:textId="77777777" w:rsidR="007E7FAB" w:rsidDel="009E1FA8" w:rsidRDefault="007E7FAB">
      <w:pPr>
        <w:pStyle w:val="TOC1"/>
        <w:tabs>
          <w:tab w:val="left" w:pos="800"/>
          <w:tab w:val="right" w:leader="dot" w:pos="9350"/>
        </w:tabs>
        <w:spacing w:before="156" w:after="156"/>
        <w:rPr>
          <w:del w:id="47" w:author="Happy" w:date="2018-08-20T18:40:00Z"/>
          <w:rFonts w:eastAsiaTheme="minorEastAsia" w:cstheme="minorBidi"/>
        </w:rPr>
        <w:pPrChange w:id="48" w:author="Happy" w:date="2018-08-20T18:43:00Z">
          <w:pPr>
            <w:pStyle w:val="TOC3"/>
            <w:tabs>
              <w:tab w:val="right" w:leader="dot" w:pos="9350"/>
            </w:tabs>
            <w:ind w:left="840"/>
          </w:pPr>
        </w:pPrChange>
      </w:pPr>
      <w:del w:id="49" w:author="Happy" w:date="2018-08-20T18:40:00Z">
        <w:r w:rsidRPr="009E1FA8" w:rsidDel="009E1FA8">
          <w:rPr>
            <w:rStyle w:val="a9"/>
            <w:noProof/>
            <w:rPrChange w:id="50" w:author="Happy" w:date="2018-08-20T18:40:00Z">
              <w:rPr>
                <w:rStyle w:val="a9"/>
                <w:noProof/>
              </w:rPr>
            </w:rPrChange>
          </w:rPr>
          <w:delText xml:space="preserve">1.1 </w:delText>
        </w:r>
        <w:r w:rsidRPr="009E1FA8" w:rsidDel="009E1FA8">
          <w:rPr>
            <w:rStyle w:val="a9"/>
            <w:rFonts w:hint="eastAsia"/>
            <w:noProof/>
            <w:rPrChange w:id="51" w:author="Happy" w:date="2018-08-20T18:40:00Z">
              <w:rPr>
                <w:rStyle w:val="a9"/>
                <w:rFonts w:hint="eastAsia"/>
                <w:noProof/>
              </w:rPr>
            </w:rPrChange>
          </w:rPr>
          <w:delText>主页</w:delText>
        </w:r>
        <w:r w:rsidDel="009E1FA8">
          <w:rPr>
            <w:webHidden/>
          </w:rPr>
          <w:tab/>
          <w:delText>15</w:delText>
        </w:r>
      </w:del>
    </w:p>
    <w:p w14:paraId="2FD8A063" w14:textId="77777777" w:rsidR="007E7FAB" w:rsidDel="009E1FA8" w:rsidRDefault="007E7FAB">
      <w:pPr>
        <w:pStyle w:val="TOC1"/>
        <w:tabs>
          <w:tab w:val="left" w:pos="800"/>
          <w:tab w:val="right" w:leader="dot" w:pos="9350"/>
        </w:tabs>
        <w:spacing w:before="156" w:after="156"/>
        <w:rPr>
          <w:del w:id="52" w:author="Happy" w:date="2018-08-20T18:40:00Z"/>
          <w:rFonts w:eastAsiaTheme="minorEastAsia" w:cstheme="minorBidi"/>
        </w:rPr>
        <w:pPrChange w:id="53" w:author="Happy" w:date="2018-08-20T18:43:00Z">
          <w:pPr>
            <w:pStyle w:val="TOC4"/>
            <w:tabs>
              <w:tab w:val="right" w:leader="dot" w:pos="9350"/>
            </w:tabs>
            <w:ind w:left="1260"/>
          </w:pPr>
        </w:pPrChange>
      </w:pPr>
      <w:del w:id="54" w:author="Happy" w:date="2018-08-20T18:40:00Z">
        <w:r w:rsidRPr="009E1FA8" w:rsidDel="009E1FA8">
          <w:rPr>
            <w:rStyle w:val="a9"/>
            <w:noProof/>
            <w:rPrChange w:id="55" w:author="Happy" w:date="2018-08-20T18:40:00Z">
              <w:rPr>
                <w:rStyle w:val="a9"/>
                <w:noProof/>
              </w:rPr>
            </w:rPrChange>
          </w:rPr>
          <w:delText xml:space="preserve">1.1.1 </w:delText>
        </w:r>
        <w:r w:rsidRPr="009E1FA8" w:rsidDel="009E1FA8">
          <w:rPr>
            <w:rStyle w:val="a9"/>
            <w:rFonts w:hint="eastAsia"/>
            <w:noProof/>
            <w:rPrChange w:id="56" w:author="Happy" w:date="2018-08-20T18:40:00Z">
              <w:rPr>
                <w:rStyle w:val="a9"/>
                <w:rFonts w:hint="eastAsia"/>
                <w:noProof/>
              </w:rPr>
            </w:rPrChange>
          </w:rPr>
          <w:delText>显示内容</w:delText>
        </w:r>
        <w:r w:rsidDel="009E1FA8">
          <w:rPr>
            <w:webHidden/>
          </w:rPr>
          <w:tab/>
          <w:delText>16</w:delText>
        </w:r>
      </w:del>
    </w:p>
    <w:p w14:paraId="248DD580" w14:textId="77777777" w:rsidR="007E7FAB" w:rsidDel="009E1FA8" w:rsidRDefault="007E7FAB">
      <w:pPr>
        <w:pStyle w:val="TOC1"/>
        <w:tabs>
          <w:tab w:val="left" w:pos="800"/>
          <w:tab w:val="right" w:leader="dot" w:pos="9350"/>
        </w:tabs>
        <w:spacing w:before="156" w:after="156"/>
        <w:rPr>
          <w:del w:id="57" w:author="Happy" w:date="2018-08-20T18:40:00Z"/>
          <w:rFonts w:eastAsiaTheme="minorEastAsia" w:cstheme="minorBidi"/>
        </w:rPr>
        <w:pPrChange w:id="58" w:author="Happy" w:date="2018-08-20T18:43:00Z">
          <w:pPr>
            <w:pStyle w:val="TOC4"/>
            <w:tabs>
              <w:tab w:val="right" w:leader="dot" w:pos="9350"/>
            </w:tabs>
            <w:ind w:left="1260"/>
          </w:pPr>
        </w:pPrChange>
      </w:pPr>
      <w:del w:id="59" w:author="Happy" w:date="2018-08-20T18:40:00Z">
        <w:r w:rsidRPr="009E1FA8" w:rsidDel="009E1FA8">
          <w:rPr>
            <w:rStyle w:val="a9"/>
            <w:noProof/>
            <w:rPrChange w:id="60" w:author="Happy" w:date="2018-08-20T18:40:00Z">
              <w:rPr>
                <w:rStyle w:val="a9"/>
                <w:noProof/>
              </w:rPr>
            </w:rPrChange>
          </w:rPr>
          <w:delText xml:space="preserve">1.1.2 </w:delText>
        </w:r>
        <w:r w:rsidRPr="009E1FA8" w:rsidDel="009E1FA8">
          <w:rPr>
            <w:rStyle w:val="a9"/>
            <w:rFonts w:hint="eastAsia"/>
            <w:noProof/>
            <w:rPrChange w:id="61" w:author="Happy" w:date="2018-08-20T18:40:00Z">
              <w:rPr>
                <w:rStyle w:val="a9"/>
                <w:rFonts w:hint="eastAsia"/>
                <w:noProof/>
              </w:rPr>
            </w:rPrChange>
          </w:rPr>
          <w:delText>出入口</w:delText>
        </w:r>
        <w:r w:rsidDel="009E1FA8">
          <w:rPr>
            <w:webHidden/>
          </w:rPr>
          <w:tab/>
          <w:delText>17</w:delText>
        </w:r>
      </w:del>
    </w:p>
    <w:p w14:paraId="704459AD" w14:textId="77777777" w:rsidR="007E7FAB" w:rsidDel="009E1FA8" w:rsidRDefault="007E7FAB">
      <w:pPr>
        <w:pStyle w:val="TOC1"/>
        <w:tabs>
          <w:tab w:val="left" w:pos="800"/>
          <w:tab w:val="right" w:leader="dot" w:pos="9350"/>
        </w:tabs>
        <w:spacing w:before="156" w:after="156"/>
        <w:rPr>
          <w:del w:id="62" w:author="Happy" w:date="2018-08-20T18:40:00Z"/>
          <w:rFonts w:eastAsiaTheme="minorEastAsia" w:cstheme="minorBidi"/>
        </w:rPr>
        <w:pPrChange w:id="63" w:author="Happy" w:date="2018-08-20T18:43:00Z">
          <w:pPr>
            <w:pStyle w:val="TOC4"/>
            <w:tabs>
              <w:tab w:val="right" w:leader="dot" w:pos="9350"/>
            </w:tabs>
            <w:ind w:left="1260"/>
          </w:pPr>
        </w:pPrChange>
      </w:pPr>
      <w:del w:id="64" w:author="Happy" w:date="2018-08-20T18:40:00Z">
        <w:r w:rsidRPr="009E1FA8" w:rsidDel="009E1FA8">
          <w:rPr>
            <w:rStyle w:val="a9"/>
            <w:noProof/>
            <w:rPrChange w:id="65" w:author="Happy" w:date="2018-08-20T18:40:00Z">
              <w:rPr>
                <w:rStyle w:val="a9"/>
                <w:noProof/>
              </w:rPr>
            </w:rPrChange>
          </w:rPr>
          <w:delText xml:space="preserve">1.1.3 </w:delText>
        </w:r>
        <w:r w:rsidRPr="009E1FA8" w:rsidDel="009E1FA8">
          <w:rPr>
            <w:rStyle w:val="a9"/>
            <w:rFonts w:hint="eastAsia"/>
            <w:noProof/>
            <w:rPrChange w:id="66" w:author="Happy" w:date="2018-08-20T18:40:00Z">
              <w:rPr>
                <w:rStyle w:val="a9"/>
                <w:rFonts w:hint="eastAsia"/>
                <w:noProof/>
              </w:rPr>
            </w:rPrChange>
          </w:rPr>
          <w:delText>数据来源</w:delText>
        </w:r>
        <w:r w:rsidDel="009E1FA8">
          <w:rPr>
            <w:webHidden/>
          </w:rPr>
          <w:tab/>
          <w:delText>17</w:delText>
        </w:r>
      </w:del>
    </w:p>
    <w:p w14:paraId="09313B4F" w14:textId="77777777" w:rsidR="007E7FAB" w:rsidDel="009E1FA8" w:rsidRDefault="007E7FAB">
      <w:pPr>
        <w:pStyle w:val="TOC1"/>
        <w:tabs>
          <w:tab w:val="left" w:pos="800"/>
          <w:tab w:val="right" w:leader="dot" w:pos="9350"/>
        </w:tabs>
        <w:spacing w:before="156" w:after="156"/>
        <w:rPr>
          <w:del w:id="67" w:author="Happy" w:date="2018-08-20T18:40:00Z"/>
          <w:rFonts w:eastAsiaTheme="minorEastAsia" w:cstheme="minorBidi"/>
        </w:rPr>
        <w:pPrChange w:id="68" w:author="Happy" w:date="2018-08-20T18:43:00Z">
          <w:pPr>
            <w:pStyle w:val="TOC4"/>
            <w:tabs>
              <w:tab w:val="right" w:leader="dot" w:pos="9350"/>
            </w:tabs>
            <w:ind w:left="1260"/>
          </w:pPr>
        </w:pPrChange>
      </w:pPr>
      <w:del w:id="69" w:author="Happy" w:date="2018-08-20T18:40:00Z">
        <w:r w:rsidRPr="009E1FA8" w:rsidDel="009E1FA8">
          <w:rPr>
            <w:rStyle w:val="a9"/>
            <w:noProof/>
            <w:rPrChange w:id="70" w:author="Happy" w:date="2018-08-20T18:40:00Z">
              <w:rPr>
                <w:rStyle w:val="a9"/>
                <w:noProof/>
              </w:rPr>
            </w:rPrChange>
          </w:rPr>
          <w:delText xml:space="preserve">1.1.4 </w:delText>
        </w:r>
        <w:r w:rsidRPr="009E1FA8" w:rsidDel="009E1FA8">
          <w:rPr>
            <w:rStyle w:val="a9"/>
            <w:rFonts w:hint="eastAsia"/>
            <w:noProof/>
            <w:rPrChange w:id="71" w:author="Happy" w:date="2018-08-20T18:40:00Z">
              <w:rPr>
                <w:rStyle w:val="a9"/>
                <w:rFonts w:hint="eastAsia"/>
                <w:noProof/>
              </w:rPr>
            </w:rPrChange>
          </w:rPr>
          <w:delText>输入项</w:delText>
        </w:r>
        <w:r w:rsidDel="009E1FA8">
          <w:rPr>
            <w:webHidden/>
          </w:rPr>
          <w:tab/>
          <w:delText>17</w:delText>
        </w:r>
      </w:del>
    </w:p>
    <w:p w14:paraId="40BD0A1C" w14:textId="77777777" w:rsidR="007E7FAB" w:rsidDel="009E1FA8" w:rsidRDefault="007E7FAB">
      <w:pPr>
        <w:pStyle w:val="TOC1"/>
        <w:tabs>
          <w:tab w:val="left" w:pos="800"/>
          <w:tab w:val="right" w:leader="dot" w:pos="9350"/>
        </w:tabs>
        <w:spacing w:before="156" w:after="156"/>
        <w:rPr>
          <w:del w:id="72" w:author="Happy" w:date="2018-08-20T18:40:00Z"/>
          <w:rFonts w:eastAsiaTheme="minorEastAsia" w:cstheme="minorBidi"/>
        </w:rPr>
        <w:pPrChange w:id="73" w:author="Happy" w:date="2018-08-20T18:43:00Z">
          <w:pPr>
            <w:pStyle w:val="TOC4"/>
            <w:tabs>
              <w:tab w:val="right" w:leader="dot" w:pos="9350"/>
            </w:tabs>
            <w:ind w:left="1260"/>
          </w:pPr>
        </w:pPrChange>
      </w:pPr>
      <w:del w:id="74" w:author="Happy" w:date="2018-08-20T18:40:00Z">
        <w:r w:rsidRPr="009E1FA8" w:rsidDel="009E1FA8">
          <w:rPr>
            <w:rStyle w:val="a9"/>
            <w:noProof/>
            <w:rPrChange w:id="75" w:author="Happy" w:date="2018-08-20T18:40:00Z">
              <w:rPr>
                <w:rStyle w:val="a9"/>
                <w:noProof/>
              </w:rPr>
            </w:rPrChange>
          </w:rPr>
          <w:delText xml:space="preserve">1.1.5 </w:delText>
        </w:r>
        <w:r w:rsidRPr="009E1FA8" w:rsidDel="009E1FA8">
          <w:rPr>
            <w:rStyle w:val="a9"/>
            <w:rFonts w:hint="eastAsia"/>
            <w:noProof/>
            <w:rPrChange w:id="76" w:author="Happy" w:date="2018-08-20T18:40:00Z">
              <w:rPr>
                <w:rStyle w:val="a9"/>
                <w:rFonts w:hint="eastAsia"/>
                <w:noProof/>
              </w:rPr>
            </w:rPrChange>
          </w:rPr>
          <w:delText>操作规则</w:delText>
        </w:r>
        <w:r w:rsidDel="009E1FA8">
          <w:rPr>
            <w:webHidden/>
          </w:rPr>
          <w:tab/>
          <w:delText>17</w:delText>
        </w:r>
      </w:del>
    </w:p>
    <w:p w14:paraId="2F39A7CB" w14:textId="77777777" w:rsidR="007E7FAB" w:rsidDel="009E1FA8" w:rsidRDefault="007E7FAB">
      <w:pPr>
        <w:pStyle w:val="TOC1"/>
        <w:tabs>
          <w:tab w:val="left" w:pos="800"/>
          <w:tab w:val="right" w:leader="dot" w:pos="9350"/>
        </w:tabs>
        <w:spacing w:before="156" w:after="156"/>
        <w:rPr>
          <w:del w:id="77" w:author="Happy" w:date="2018-08-20T18:40:00Z"/>
          <w:rFonts w:eastAsiaTheme="minorEastAsia" w:cstheme="minorBidi"/>
        </w:rPr>
        <w:pPrChange w:id="78" w:author="Happy" w:date="2018-08-20T18:43:00Z">
          <w:pPr>
            <w:pStyle w:val="TOC4"/>
            <w:tabs>
              <w:tab w:val="right" w:leader="dot" w:pos="9350"/>
            </w:tabs>
            <w:ind w:left="1260"/>
          </w:pPr>
        </w:pPrChange>
      </w:pPr>
      <w:del w:id="79" w:author="Happy" w:date="2018-08-20T18:40:00Z">
        <w:r w:rsidRPr="009E1FA8" w:rsidDel="009E1FA8">
          <w:rPr>
            <w:rStyle w:val="a9"/>
            <w:noProof/>
            <w:rPrChange w:id="80" w:author="Happy" w:date="2018-08-20T18:40:00Z">
              <w:rPr>
                <w:rStyle w:val="a9"/>
                <w:noProof/>
              </w:rPr>
            </w:rPrChange>
          </w:rPr>
          <w:delText xml:space="preserve">1.1.6 </w:delText>
        </w:r>
        <w:r w:rsidRPr="009E1FA8" w:rsidDel="009E1FA8">
          <w:rPr>
            <w:rStyle w:val="a9"/>
            <w:rFonts w:hint="eastAsia"/>
            <w:noProof/>
            <w:rPrChange w:id="81" w:author="Happy" w:date="2018-08-20T18:40:00Z">
              <w:rPr>
                <w:rStyle w:val="a9"/>
                <w:rFonts w:hint="eastAsia"/>
                <w:noProof/>
              </w:rPr>
            </w:rPrChange>
          </w:rPr>
          <w:delText>提示信息</w:delText>
        </w:r>
        <w:r w:rsidDel="009E1FA8">
          <w:rPr>
            <w:webHidden/>
          </w:rPr>
          <w:tab/>
          <w:delText>18</w:delText>
        </w:r>
      </w:del>
    </w:p>
    <w:p w14:paraId="51E6E57F" w14:textId="77777777" w:rsidR="007E7FAB" w:rsidDel="009E1FA8" w:rsidRDefault="007E7FAB">
      <w:pPr>
        <w:pStyle w:val="TOC1"/>
        <w:tabs>
          <w:tab w:val="left" w:pos="800"/>
          <w:tab w:val="right" w:leader="dot" w:pos="9350"/>
        </w:tabs>
        <w:spacing w:before="156" w:after="156"/>
        <w:rPr>
          <w:del w:id="82" w:author="Happy" w:date="2018-08-20T18:40:00Z"/>
          <w:rFonts w:eastAsiaTheme="minorEastAsia" w:cstheme="minorBidi"/>
        </w:rPr>
        <w:pPrChange w:id="83" w:author="Happy" w:date="2018-08-20T18:43:00Z">
          <w:pPr>
            <w:pStyle w:val="TOC4"/>
            <w:tabs>
              <w:tab w:val="right" w:leader="dot" w:pos="9350"/>
            </w:tabs>
            <w:ind w:left="1260"/>
          </w:pPr>
        </w:pPrChange>
      </w:pPr>
      <w:del w:id="84" w:author="Happy" w:date="2018-08-20T18:40:00Z">
        <w:r w:rsidRPr="009E1FA8" w:rsidDel="009E1FA8">
          <w:rPr>
            <w:rStyle w:val="a9"/>
            <w:noProof/>
            <w:rPrChange w:id="85" w:author="Happy" w:date="2018-08-20T18:40:00Z">
              <w:rPr>
                <w:rStyle w:val="a9"/>
                <w:noProof/>
              </w:rPr>
            </w:rPrChange>
          </w:rPr>
          <w:delText xml:space="preserve">1.1.7 </w:delText>
        </w:r>
        <w:r w:rsidRPr="009E1FA8" w:rsidDel="009E1FA8">
          <w:rPr>
            <w:rStyle w:val="a9"/>
            <w:rFonts w:hint="eastAsia"/>
            <w:noProof/>
            <w:rPrChange w:id="86" w:author="Happy" w:date="2018-08-20T18:40:00Z">
              <w:rPr>
                <w:rStyle w:val="a9"/>
                <w:rFonts w:hint="eastAsia"/>
                <w:noProof/>
              </w:rPr>
            </w:rPrChange>
          </w:rPr>
          <w:delText>桌台筛选条件</w:delText>
        </w:r>
        <w:r w:rsidDel="009E1FA8">
          <w:rPr>
            <w:webHidden/>
          </w:rPr>
          <w:tab/>
          <w:delText>18</w:delText>
        </w:r>
      </w:del>
    </w:p>
    <w:p w14:paraId="21FF0F4E" w14:textId="77777777" w:rsidR="007E7FAB" w:rsidDel="009E1FA8" w:rsidRDefault="007E7FAB">
      <w:pPr>
        <w:pStyle w:val="TOC1"/>
        <w:tabs>
          <w:tab w:val="left" w:pos="800"/>
          <w:tab w:val="right" w:leader="dot" w:pos="9350"/>
        </w:tabs>
        <w:spacing w:before="156" w:after="156"/>
        <w:rPr>
          <w:del w:id="87" w:author="Happy" w:date="2018-08-20T18:40:00Z"/>
          <w:rFonts w:eastAsiaTheme="minorEastAsia" w:cstheme="minorBidi"/>
        </w:rPr>
        <w:pPrChange w:id="88" w:author="Happy" w:date="2018-08-20T18:43:00Z">
          <w:pPr>
            <w:pStyle w:val="TOC3"/>
            <w:tabs>
              <w:tab w:val="right" w:leader="dot" w:pos="9350"/>
            </w:tabs>
            <w:ind w:left="840"/>
          </w:pPr>
        </w:pPrChange>
      </w:pPr>
      <w:del w:id="89" w:author="Happy" w:date="2018-08-20T18:40:00Z">
        <w:r w:rsidRPr="009E1FA8" w:rsidDel="009E1FA8">
          <w:rPr>
            <w:rStyle w:val="a9"/>
            <w:noProof/>
            <w:rPrChange w:id="90" w:author="Happy" w:date="2018-08-20T18:40:00Z">
              <w:rPr>
                <w:rStyle w:val="a9"/>
                <w:noProof/>
              </w:rPr>
            </w:rPrChange>
          </w:rPr>
          <w:delText xml:space="preserve">1.2 </w:delText>
        </w:r>
        <w:r w:rsidRPr="009E1FA8" w:rsidDel="009E1FA8">
          <w:rPr>
            <w:rStyle w:val="a9"/>
            <w:rFonts w:hint="eastAsia"/>
            <w:noProof/>
            <w:rPrChange w:id="91" w:author="Happy" w:date="2018-08-20T18:40:00Z">
              <w:rPr>
                <w:rStyle w:val="a9"/>
                <w:rFonts w:hint="eastAsia"/>
                <w:noProof/>
              </w:rPr>
            </w:rPrChange>
          </w:rPr>
          <w:delText>估清页</w:delText>
        </w:r>
        <w:r w:rsidDel="009E1FA8">
          <w:rPr>
            <w:webHidden/>
          </w:rPr>
          <w:tab/>
          <w:delText>19</w:delText>
        </w:r>
      </w:del>
    </w:p>
    <w:p w14:paraId="50FAF8D4" w14:textId="77777777" w:rsidR="007E7FAB" w:rsidDel="009E1FA8" w:rsidRDefault="007E7FAB">
      <w:pPr>
        <w:pStyle w:val="TOC1"/>
        <w:tabs>
          <w:tab w:val="left" w:pos="800"/>
          <w:tab w:val="right" w:leader="dot" w:pos="9350"/>
        </w:tabs>
        <w:spacing w:before="156" w:after="156"/>
        <w:rPr>
          <w:del w:id="92" w:author="Happy" w:date="2018-08-20T18:40:00Z"/>
          <w:rFonts w:eastAsiaTheme="minorEastAsia" w:cstheme="minorBidi"/>
        </w:rPr>
        <w:pPrChange w:id="93" w:author="Happy" w:date="2018-08-20T18:43:00Z">
          <w:pPr>
            <w:pStyle w:val="TOC4"/>
            <w:tabs>
              <w:tab w:val="right" w:leader="dot" w:pos="9350"/>
            </w:tabs>
            <w:ind w:left="1260"/>
          </w:pPr>
        </w:pPrChange>
      </w:pPr>
      <w:del w:id="94" w:author="Happy" w:date="2018-08-20T18:40:00Z">
        <w:r w:rsidRPr="009E1FA8" w:rsidDel="009E1FA8">
          <w:rPr>
            <w:rStyle w:val="a9"/>
            <w:noProof/>
            <w:rPrChange w:id="95" w:author="Happy" w:date="2018-08-20T18:40:00Z">
              <w:rPr>
                <w:rStyle w:val="a9"/>
                <w:noProof/>
              </w:rPr>
            </w:rPrChange>
          </w:rPr>
          <w:delText xml:space="preserve">1.2.1 </w:delText>
        </w:r>
        <w:r w:rsidRPr="009E1FA8" w:rsidDel="009E1FA8">
          <w:rPr>
            <w:rStyle w:val="a9"/>
            <w:rFonts w:hint="eastAsia"/>
            <w:noProof/>
            <w:rPrChange w:id="96" w:author="Happy" w:date="2018-08-20T18:40:00Z">
              <w:rPr>
                <w:rStyle w:val="a9"/>
                <w:rFonts w:hint="eastAsia"/>
                <w:noProof/>
              </w:rPr>
            </w:rPrChange>
          </w:rPr>
          <w:delText>显示内容</w:delText>
        </w:r>
        <w:r w:rsidDel="009E1FA8">
          <w:rPr>
            <w:webHidden/>
          </w:rPr>
          <w:tab/>
          <w:delText>19</w:delText>
        </w:r>
      </w:del>
    </w:p>
    <w:p w14:paraId="4728C085" w14:textId="77777777" w:rsidR="007E7FAB" w:rsidDel="009E1FA8" w:rsidRDefault="007E7FAB">
      <w:pPr>
        <w:pStyle w:val="TOC1"/>
        <w:tabs>
          <w:tab w:val="left" w:pos="800"/>
          <w:tab w:val="right" w:leader="dot" w:pos="9350"/>
        </w:tabs>
        <w:spacing w:before="156" w:after="156"/>
        <w:rPr>
          <w:del w:id="97" w:author="Happy" w:date="2018-08-20T18:40:00Z"/>
          <w:rFonts w:eastAsiaTheme="minorEastAsia" w:cstheme="minorBidi"/>
        </w:rPr>
        <w:pPrChange w:id="98" w:author="Happy" w:date="2018-08-20T18:43:00Z">
          <w:pPr>
            <w:pStyle w:val="TOC4"/>
            <w:tabs>
              <w:tab w:val="right" w:leader="dot" w:pos="9350"/>
            </w:tabs>
            <w:ind w:left="1260"/>
          </w:pPr>
        </w:pPrChange>
      </w:pPr>
      <w:del w:id="99" w:author="Happy" w:date="2018-08-20T18:40:00Z">
        <w:r w:rsidRPr="009E1FA8" w:rsidDel="009E1FA8">
          <w:rPr>
            <w:rStyle w:val="a9"/>
            <w:noProof/>
            <w:rPrChange w:id="100" w:author="Happy" w:date="2018-08-20T18:40:00Z">
              <w:rPr>
                <w:rStyle w:val="a9"/>
                <w:noProof/>
              </w:rPr>
            </w:rPrChange>
          </w:rPr>
          <w:delText xml:space="preserve">1.2.2 </w:delText>
        </w:r>
        <w:r w:rsidRPr="009E1FA8" w:rsidDel="009E1FA8">
          <w:rPr>
            <w:rStyle w:val="a9"/>
            <w:rFonts w:hint="eastAsia"/>
            <w:noProof/>
            <w:rPrChange w:id="101" w:author="Happy" w:date="2018-08-20T18:40:00Z">
              <w:rPr>
                <w:rStyle w:val="a9"/>
                <w:rFonts w:hint="eastAsia"/>
                <w:noProof/>
              </w:rPr>
            </w:rPrChange>
          </w:rPr>
          <w:delText>出入口</w:delText>
        </w:r>
        <w:r w:rsidDel="009E1FA8">
          <w:rPr>
            <w:webHidden/>
          </w:rPr>
          <w:tab/>
          <w:delText>20</w:delText>
        </w:r>
      </w:del>
    </w:p>
    <w:p w14:paraId="016E908D" w14:textId="77777777" w:rsidR="007E7FAB" w:rsidDel="009E1FA8" w:rsidRDefault="007E7FAB">
      <w:pPr>
        <w:pStyle w:val="TOC1"/>
        <w:tabs>
          <w:tab w:val="left" w:pos="800"/>
          <w:tab w:val="right" w:leader="dot" w:pos="9350"/>
        </w:tabs>
        <w:spacing w:before="156" w:after="156"/>
        <w:rPr>
          <w:del w:id="102" w:author="Happy" w:date="2018-08-20T18:40:00Z"/>
          <w:rFonts w:eastAsiaTheme="minorEastAsia" w:cstheme="minorBidi"/>
        </w:rPr>
        <w:pPrChange w:id="103" w:author="Happy" w:date="2018-08-20T18:43:00Z">
          <w:pPr>
            <w:pStyle w:val="TOC4"/>
            <w:tabs>
              <w:tab w:val="right" w:leader="dot" w:pos="9350"/>
            </w:tabs>
            <w:ind w:left="1260"/>
          </w:pPr>
        </w:pPrChange>
      </w:pPr>
      <w:del w:id="104" w:author="Happy" w:date="2018-08-20T18:40:00Z">
        <w:r w:rsidRPr="009E1FA8" w:rsidDel="009E1FA8">
          <w:rPr>
            <w:rStyle w:val="a9"/>
            <w:noProof/>
            <w:rPrChange w:id="105" w:author="Happy" w:date="2018-08-20T18:40:00Z">
              <w:rPr>
                <w:rStyle w:val="a9"/>
                <w:noProof/>
              </w:rPr>
            </w:rPrChange>
          </w:rPr>
          <w:delText xml:space="preserve">1.2.3 </w:delText>
        </w:r>
        <w:r w:rsidRPr="009E1FA8" w:rsidDel="009E1FA8">
          <w:rPr>
            <w:rStyle w:val="a9"/>
            <w:rFonts w:hint="eastAsia"/>
            <w:noProof/>
            <w:rPrChange w:id="106" w:author="Happy" w:date="2018-08-20T18:40:00Z">
              <w:rPr>
                <w:rStyle w:val="a9"/>
                <w:rFonts w:hint="eastAsia"/>
                <w:noProof/>
              </w:rPr>
            </w:rPrChange>
          </w:rPr>
          <w:delText>数据来源</w:delText>
        </w:r>
        <w:r w:rsidDel="009E1FA8">
          <w:rPr>
            <w:webHidden/>
          </w:rPr>
          <w:tab/>
          <w:delText>20</w:delText>
        </w:r>
      </w:del>
    </w:p>
    <w:p w14:paraId="09AC29B9" w14:textId="77777777" w:rsidR="007E7FAB" w:rsidDel="009E1FA8" w:rsidRDefault="007E7FAB">
      <w:pPr>
        <w:pStyle w:val="TOC1"/>
        <w:tabs>
          <w:tab w:val="left" w:pos="800"/>
          <w:tab w:val="right" w:leader="dot" w:pos="9350"/>
        </w:tabs>
        <w:spacing w:before="156" w:after="156"/>
        <w:rPr>
          <w:del w:id="107" w:author="Happy" w:date="2018-08-20T18:40:00Z"/>
          <w:rFonts w:eastAsiaTheme="minorEastAsia" w:cstheme="minorBidi"/>
        </w:rPr>
        <w:pPrChange w:id="108" w:author="Happy" w:date="2018-08-20T18:43:00Z">
          <w:pPr>
            <w:pStyle w:val="TOC4"/>
            <w:tabs>
              <w:tab w:val="right" w:leader="dot" w:pos="9350"/>
            </w:tabs>
            <w:ind w:left="1260"/>
          </w:pPr>
        </w:pPrChange>
      </w:pPr>
      <w:del w:id="109" w:author="Happy" w:date="2018-08-20T18:40:00Z">
        <w:r w:rsidRPr="009E1FA8" w:rsidDel="009E1FA8">
          <w:rPr>
            <w:rStyle w:val="a9"/>
            <w:noProof/>
            <w:rPrChange w:id="110" w:author="Happy" w:date="2018-08-20T18:40:00Z">
              <w:rPr>
                <w:rStyle w:val="a9"/>
                <w:noProof/>
              </w:rPr>
            </w:rPrChange>
          </w:rPr>
          <w:delText xml:space="preserve">1.2.4 </w:delText>
        </w:r>
        <w:r w:rsidRPr="009E1FA8" w:rsidDel="009E1FA8">
          <w:rPr>
            <w:rStyle w:val="a9"/>
            <w:rFonts w:hint="eastAsia"/>
            <w:noProof/>
            <w:rPrChange w:id="111" w:author="Happy" w:date="2018-08-20T18:40:00Z">
              <w:rPr>
                <w:rStyle w:val="a9"/>
                <w:rFonts w:hint="eastAsia"/>
                <w:noProof/>
              </w:rPr>
            </w:rPrChange>
          </w:rPr>
          <w:delText>输入项</w:delText>
        </w:r>
        <w:r w:rsidDel="009E1FA8">
          <w:rPr>
            <w:webHidden/>
          </w:rPr>
          <w:tab/>
          <w:delText>20</w:delText>
        </w:r>
      </w:del>
    </w:p>
    <w:p w14:paraId="2CC95009" w14:textId="77777777" w:rsidR="007E7FAB" w:rsidDel="009E1FA8" w:rsidRDefault="007E7FAB">
      <w:pPr>
        <w:pStyle w:val="TOC1"/>
        <w:tabs>
          <w:tab w:val="left" w:pos="800"/>
          <w:tab w:val="right" w:leader="dot" w:pos="9350"/>
        </w:tabs>
        <w:spacing w:before="156" w:after="156"/>
        <w:rPr>
          <w:del w:id="112" w:author="Happy" w:date="2018-08-20T18:40:00Z"/>
          <w:rFonts w:eastAsiaTheme="minorEastAsia" w:cstheme="minorBidi"/>
        </w:rPr>
        <w:pPrChange w:id="113" w:author="Happy" w:date="2018-08-20T18:43:00Z">
          <w:pPr>
            <w:pStyle w:val="TOC4"/>
            <w:tabs>
              <w:tab w:val="right" w:leader="dot" w:pos="9350"/>
            </w:tabs>
            <w:ind w:left="1260"/>
          </w:pPr>
        </w:pPrChange>
      </w:pPr>
      <w:del w:id="114" w:author="Happy" w:date="2018-08-20T18:40:00Z">
        <w:r w:rsidRPr="009E1FA8" w:rsidDel="009E1FA8">
          <w:rPr>
            <w:rStyle w:val="a9"/>
            <w:noProof/>
            <w:rPrChange w:id="115" w:author="Happy" w:date="2018-08-20T18:40:00Z">
              <w:rPr>
                <w:rStyle w:val="a9"/>
                <w:noProof/>
              </w:rPr>
            </w:rPrChange>
          </w:rPr>
          <w:delText xml:space="preserve">1.2.5 </w:delText>
        </w:r>
        <w:r w:rsidRPr="009E1FA8" w:rsidDel="009E1FA8">
          <w:rPr>
            <w:rStyle w:val="a9"/>
            <w:rFonts w:hint="eastAsia"/>
            <w:noProof/>
            <w:rPrChange w:id="116" w:author="Happy" w:date="2018-08-20T18:40:00Z">
              <w:rPr>
                <w:rStyle w:val="a9"/>
                <w:rFonts w:hint="eastAsia"/>
                <w:noProof/>
              </w:rPr>
            </w:rPrChange>
          </w:rPr>
          <w:delText>操作规则</w:delText>
        </w:r>
        <w:r w:rsidDel="009E1FA8">
          <w:rPr>
            <w:webHidden/>
          </w:rPr>
          <w:tab/>
          <w:delText>20</w:delText>
        </w:r>
      </w:del>
    </w:p>
    <w:p w14:paraId="42104698" w14:textId="77777777" w:rsidR="007E7FAB" w:rsidDel="009E1FA8" w:rsidRDefault="007E7FAB">
      <w:pPr>
        <w:pStyle w:val="TOC1"/>
        <w:tabs>
          <w:tab w:val="left" w:pos="800"/>
          <w:tab w:val="right" w:leader="dot" w:pos="9350"/>
        </w:tabs>
        <w:spacing w:before="156" w:after="156"/>
        <w:rPr>
          <w:del w:id="117" w:author="Happy" w:date="2018-08-20T18:40:00Z"/>
          <w:rFonts w:eastAsiaTheme="minorEastAsia" w:cstheme="minorBidi"/>
        </w:rPr>
        <w:pPrChange w:id="118" w:author="Happy" w:date="2018-08-20T18:43:00Z">
          <w:pPr>
            <w:pStyle w:val="TOC4"/>
            <w:tabs>
              <w:tab w:val="right" w:leader="dot" w:pos="9350"/>
            </w:tabs>
            <w:ind w:left="1260"/>
          </w:pPr>
        </w:pPrChange>
      </w:pPr>
      <w:del w:id="119" w:author="Happy" w:date="2018-08-20T18:40:00Z">
        <w:r w:rsidRPr="009E1FA8" w:rsidDel="009E1FA8">
          <w:rPr>
            <w:rStyle w:val="a9"/>
            <w:noProof/>
            <w:rPrChange w:id="120" w:author="Happy" w:date="2018-08-20T18:40:00Z">
              <w:rPr>
                <w:rStyle w:val="a9"/>
                <w:noProof/>
              </w:rPr>
            </w:rPrChange>
          </w:rPr>
          <w:delText xml:space="preserve">1.2.6 </w:delText>
        </w:r>
        <w:r w:rsidRPr="009E1FA8" w:rsidDel="009E1FA8">
          <w:rPr>
            <w:rStyle w:val="a9"/>
            <w:rFonts w:hint="eastAsia"/>
            <w:noProof/>
            <w:rPrChange w:id="121" w:author="Happy" w:date="2018-08-20T18:40:00Z">
              <w:rPr>
                <w:rStyle w:val="a9"/>
                <w:rFonts w:hint="eastAsia"/>
                <w:noProof/>
              </w:rPr>
            </w:rPrChange>
          </w:rPr>
          <w:delText>提示信息</w:delText>
        </w:r>
        <w:r w:rsidDel="009E1FA8">
          <w:rPr>
            <w:webHidden/>
          </w:rPr>
          <w:tab/>
          <w:delText>20</w:delText>
        </w:r>
      </w:del>
    </w:p>
    <w:p w14:paraId="057104D5" w14:textId="77777777" w:rsidR="007E7FAB" w:rsidDel="009E1FA8" w:rsidRDefault="007E7FAB">
      <w:pPr>
        <w:pStyle w:val="TOC1"/>
        <w:tabs>
          <w:tab w:val="left" w:pos="800"/>
          <w:tab w:val="right" w:leader="dot" w:pos="9350"/>
        </w:tabs>
        <w:spacing w:before="156" w:after="156"/>
        <w:rPr>
          <w:del w:id="122" w:author="Happy" w:date="2018-08-20T18:40:00Z"/>
          <w:rFonts w:eastAsiaTheme="minorEastAsia" w:cstheme="minorBidi"/>
        </w:rPr>
        <w:pPrChange w:id="123" w:author="Happy" w:date="2018-08-20T18:43:00Z">
          <w:pPr>
            <w:pStyle w:val="TOC4"/>
            <w:tabs>
              <w:tab w:val="right" w:leader="dot" w:pos="9350"/>
            </w:tabs>
            <w:ind w:left="1260"/>
          </w:pPr>
        </w:pPrChange>
      </w:pPr>
      <w:del w:id="124" w:author="Happy" w:date="2018-08-20T18:40:00Z">
        <w:r w:rsidRPr="009E1FA8" w:rsidDel="009E1FA8">
          <w:rPr>
            <w:rStyle w:val="a9"/>
            <w:noProof/>
            <w:rPrChange w:id="125" w:author="Happy" w:date="2018-08-20T18:40:00Z">
              <w:rPr>
                <w:rStyle w:val="a9"/>
                <w:noProof/>
              </w:rPr>
            </w:rPrChange>
          </w:rPr>
          <w:delText xml:space="preserve">1.2.7 </w:delText>
        </w:r>
        <w:r w:rsidRPr="009E1FA8" w:rsidDel="009E1FA8">
          <w:rPr>
            <w:rStyle w:val="a9"/>
            <w:rFonts w:hint="eastAsia"/>
            <w:noProof/>
            <w:rPrChange w:id="126" w:author="Happy" w:date="2018-08-20T18:40:00Z">
              <w:rPr>
                <w:rStyle w:val="a9"/>
                <w:rFonts w:hint="eastAsia"/>
                <w:noProof/>
              </w:rPr>
            </w:rPrChange>
          </w:rPr>
          <w:delText>搜索无结果图</w:delText>
        </w:r>
        <w:r w:rsidDel="009E1FA8">
          <w:rPr>
            <w:webHidden/>
          </w:rPr>
          <w:tab/>
          <w:delText>21</w:delText>
        </w:r>
      </w:del>
    </w:p>
    <w:p w14:paraId="5BD325CF" w14:textId="77777777" w:rsidR="007E7FAB" w:rsidDel="009E1FA8" w:rsidRDefault="007E7FAB">
      <w:pPr>
        <w:pStyle w:val="TOC1"/>
        <w:tabs>
          <w:tab w:val="left" w:pos="800"/>
          <w:tab w:val="right" w:leader="dot" w:pos="9350"/>
        </w:tabs>
        <w:spacing w:before="156" w:after="156"/>
        <w:rPr>
          <w:del w:id="127" w:author="Happy" w:date="2018-08-20T18:40:00Z"/>
          <w:rFonts w:eastAsiaTheme="minorEastAsia" w:cstheme="minorBidi"/>
        </w:rPr>
        <w:pPrChange w:id="128" w:author="Happy" w:date="2018-08-20T18:43:00Z">
          <w:pPr>
            <w:pStyle w:val="TOC4"/>
            <w:tabs>
              <w:tab w:val="right" w:leader="dot" w:pos="9350"/>
            </w:tabs>
            <w:ind w:left="1260"/>
          </w:pPr>
        </w:pPrChange>
      </w:pPr>
      <w:del w:id="129" w:author="Happy" w:date="2018-08-20T18:40:00Z">
        <w:r w:rsidRPr="009E1FA8" w:rsidDel="009E1FA8">
          <w:rPr>
            <w:rStyle w:val="a9"/>
            <w:noProof/>
            <w:rPrChange w:id="130" w:author="Happy" w:date="2018-08-20T18:40:00Z">
              <w:rPr>
                <w:rStyle w:val="a9"/>
                <w:noProof/>
              </w:rPr>
            </w:rPrChange>
          </w:rPr>
          <w:delText xml:space="preserve">1.2.8 </w:delText>
        </w:r>
        <w:r w:rsidRPr="009E1FA8" w:rsidDel="009E1FA8">
          <w:rPr>
            <w:rStyle w:val="a9"/>
            <w:rFonts w:hint="eastAsia"/>
            <w:noProof/>
            <w:rPrChange w:id="131" w:author="Happy" w:date="2018-08-20T18:40:00Z">
              <w:rPr>
                <w:rStyle w:val="a9"/>
                <w:rFonts w:hint="eastAsia"/>
                <w:noProof/>
              </w:rPr>
            </w:rPrChange>
          </w:rPr>
          <w:delText>菜品再售弹框</w:delText>
        </w:r>
        <w:r w:rsidDel="009E1FA8">
          <w:rPr>
            <w:webHidden/>
          </w:rPr>
          <w:tab/>
          <w:delText>22</w:delText>
        </w:r>
      </w:del>
    </w:p>
    <w:p w14:paraId="4E5E6C83" w14:textId="77777777" w:rsidR="007E7FAB" w:rsidDel="009E1FA8" w:rsidRDefault="007E7FAB">
      <w:pPr>
        <w:pStyle w:val="TOC1"/>
        <w:tabs>
          <w:tab w:val="left" w:pos="800"/>
          <w:tab w:val="right" w:leader="dot" w:pos="9350"/>
        </w:tabs>
        <w:spacing w:before="156" w:after="156"/>
        <w:rPr>
          <w:del w:id="132" w:author="Happy" w:date="2018-08-20T18:40:00Z"/>
          <w:rFonts w:eastAsiaTheme="minorEastAsia" w:cstheme="minorBidi"/>
        </w:rPr>
        <w:pPrChange w:id="133" w:author="Happy" w:date="2018-08-20T18:43:00Z">
          <w:pPr>
            <w:pStyle w:val="TOC3"/>
            <w:tabs>
              <w:tab w:val="right" w:leader="dot" w:pos="9350"/>
            </w:tabs>
            <w:ind w:left="840"/>
          </w:pPr>
        </w:pPrChange>
      </w:pPr>
      <w:del w:id="134" w:author="Happy" w:date="2018-08-20T18:40:00Z">
        <w:r w:rsidRPr="009E1FA8" w:rsidDel="009E1FA8">
          <w:rPr>
            <w:rStyle w:val="a9"/>
            <w:noProof/>
            <w:rPrChange w:id="135" w:author="Happy" w:date="2018-08-20T18:40:00Z">
              <w:rPr>
                <w:rStyle w:val="a9"/>
                <w:noProof/>
              </w:rPr>
            </w:rPrChange>
          </w:rPr>
          <w:delText xml:space="preserve">1.3 </w:delText>
        </w:r>
        <w:r w:rsidRPr="009E1FA8" w:rsidDel="009E1FA8">
          <w:rPr>
            <w:rStyle w:val="a9"/>
            <w:rFonts w:hint="eastAsia"/>
            <w:noProof/>
            <w:rPrChange w:id="136" w:author="Happy" w:date="2018-08-20T18:40:00Z">
              <w:rPr>
                <w:rStyle w:val="a9"/>
                <w:rFonts w:hint="eastAsia"/>
                <w:noProof/>
              </w:rPr>
            </w:rPrChange>
          </w:rPr>
          <w:delText>交接班列表</w:delText>
        </w:r>
        <w:r w:rsidDel="009E1FA8">
          <w:rPr>
            <w:webHidden/>
          </w:rPr>
          <w:tab/>
          <w:delText>22</w:delText>
        </w:r>
      </w:del>
    </w:p>
    <w:p w14:paraId="1775B02A" w14:textId="77777777" w:rsidR="007E7FAB" w:rsidDel="009E1FA8" w:rsidRDefault="007E7FAB">
      <w:pPr>
        <w:pStyle w:val="TOC1"/>
        <w:tabs>
          <w:tab w:val="left" w:pos="800"/>
          <w:tab w:val="right" w:leader="dot" w:pos="9350"/>
        </w:tabs>
        <w:spacing w:before="156" w:after="156"/>
        <w:rPr>
          <w:del w:id="137" w:author="Happy" w:date="2018-08-20T18:40:00Z"/>
          <w:rFonts w:eastAsiaTheme="minorEastAsia" w:cstheme="minorBidi"/>
        </w:rPr>
        <w:pPrChange w:id="138" w:author="Happy" w:date="2018-08-20T18:43:00Z">
          <w:pPr>
            <w:pStyle w:val="TOC4"/>
            <w:tabs>
              <w:tab w:val="right" w:leader="dot" w:pos="9350"/>
            </w:tabs>
            <w:ind w:left="1260"/>
          </w:pPr>
        </w:pPrChange>
      </w:pPr>
      <w:del w:id="139" w:author="Happy" w:date="2018-08-20T18:40:00Z">
        <w:r w:rsidRPr="009E1FA8" w:rsidDel="009E1FA8">
          <w:rPr>
            <w:rStyle w:val="a9"/>
            <w:iCs/>
            <w:noProof/>
            <w:rPrChange w:id="140" w:author="Happy" w:date="2018-08-20T18:40:00Z">
              <w:rPr>
                <w:rStyle w:val="a9"/>
                <w:iCs/>
                <w:noProof/>
              </w:rPr>
            </w:rPrChange>
          </w:rPr>
          <w:delText xml:space="preserve">1.3.1 </w:delText>
        </w:r>
        <w:r w:rsidRPr="009E1FA8" w:rsidDel="009E1FA8">
          <w:rPr>
            <w:rStyle w:val="a9"/>
            <w:rFonts w:hint="eastAsia"/>
            <w:iCs/>
            <w:noProof/>
            <w:rPrChange w:id="141" w:author="Happy" w:date="2018-08-20T18:40:00Z">
              <w:rPr>
                <w:rStyle w:val="a9"/>
                <w:rFonts w:hint="eastAsia"/>
                <w:iCs/>
                <w:noProof/>
              </w:rPr>
            </w:rPrChange>
          </w:rPr>
          <w:delText>显示内容</w:delText>
        </w:r>
        <w:r w:rsidDel="009E1FA8">
          <w:rPr>
            <w:webHidden/>
          </w:rPr>
          <w:tab/>
          <w:delText>23</w:delText>
        </w:r>
      </w:del>
    </w:p>
    <w:p w14:paraId="18F3F52E" w14:textId="77777777" w:rsidR="007E7FAB" w:rsidDel="009E1FA8" w:rsidRDefault="007E7FAB">
      <w:pPr>
        <w:pStyle w:val="TOC1"/>
        <w:tabs>
          <w:tab w:val="left" w:pos="800"/>
          <w:tab w:val="right" w:leader="dot" w:pos="9350"/>
        </w:tabs>
        <w:spacing w:before="156" w:after="156"/>
        <w:rPr>
          <w:del w:id="142" w:author="Happy" w:date="2018-08-20T18:40:00Z"/>
          <w:rFonts w:eastAsiaTheme="minorEastAsia" w:cstheme="minorBidi"/>
        </w:rPr>
        <w:pPrChange w:id="143" w:author="Happy" w:date="2018-08-20T18:43:00Z">
          <w:pPr>
            <w:pStyle w:val="TOC4"/>
            <w:tabs>
              <w:tab w:val="right" w:leader="dot" w:pos="9350"/>
            </w:tabs>
            <w:ind w:left="1260"/>
          </w:pPr>
        </w:pPrChange>
      </w:pPr>
      <w:del w:id="144" w:author="Happy" w:date="2018-08-20T18:40:00Z">
        <w:r w:rsidRPr="009E1FA8" w:rsidDel="009E1FA8">
          <w:rPr>
            <w:rStyle w:val="a9"/>
            <w:iCs/>
            <w:noProof/>
            <w:rPrChange w:id="145" w:author="Happy" w:date="2018-08-20T18:40:00Z">
              <w:rPr>
                <w:rStyle w:val="a9"/>
                <w:iCs/>
                <w:noProof/>
              </w:rPr>
            </w:rPrChange>
          </w:rPr>
          <w:delText xml:space="preserve">1.3.2 </w:delText>
        </w:r>
        <w:r w:rsidRPr="009E1FA8" w:rsidDel="009E1FA8">
          <w:rPr>
            <w:rStyle w:val="a9"/>
            <w:rFonts w:hint="eastAsia"/>
            <w:iCs/>
            <w:noProof/>
            <w:rPrChange w:id="146" w:author="Happy" w:date="2018-08-20T18:40:00Z">
              <w:rPr>
                <w:rStyle w:val="a9"/>
                <w:rFonts w:hint="eastAsia"/>
                <w:iCs/>
                <w:noProof/>
              </w:rPr>
            </w:rPrChange>
          </w:rPr>
          <w:delText>出入口</w:delText>
        </w:r>
        <w:r w:rsidDel="009E1FA8">
          <w:rPr>
            <w:webHidden/>
          </w:rPr>
          <w:tab/>
          <w:delText>24</w:delText>
        </w:r>
      </w:del>
    </w:p>
    <w:p w14:paraId="6211A8D8" w14:textId="77777777" w:rsidR="007E7FAB" w:rsidDel="009E1FA8" w:rsidRDefault="007E7FAB">
      <w:pPr>
        <w:pStyle w:val="TOC1"/>
        <w:tabs>
          <w:tab w:val="left" w:pos="800"/>
          <w:tab w:val="right" w:leader="dot" w:pos="9350"/>
        </w:tabs>
        <w:spacing w:before="156" w:after="156"/>
        <w:rPr>
          <w:del w:id="147" w:author="Happy" w:date="2018-08-20T18:40:00Z"/>
          <w:rFonts w:eastAsiaTheme="minorEastAsia" w:cstheme="minorBidi"/>
        </w:rPr>
        <w:pPrChange w:id="148" w:author="Happy" w:date="2018-08-20T18:43:00Z">
          <w:pPr>
            <w:pStyle w:val="TOC4"/>
            <w:tabs>
              <w:tab w:val="right" w:leader="dot" w:pos="9350"/>
            </w:tabs>
            <w:ind w:left="1260"/>
          </w:pPr>
        </w:pPrChange>
      </w:pPr>
      <w:del w:id="149" w:author="Happy" w:date="2018-08-20T18:40:00Z">
        <w:r w:rsidRPr="009E1FA8" w:rsidDel="009E1FA8">
          <w:rPr>
            <w:rStyle w:val="a9"/>
            <w:iCs/>
            <w:noProof/>
            <w:rPrChange w:id="150" w:author="Happy" w:date="2018-08-20T18:40:00Z">
              <w:rPr>
                <w:rStyle w:val="a9"/>
                <w:iCs/>
                <w:noProof/>
              </w:rPr>
            </w:rPrChange>
          </w:rPr>
          <w:delText xml:space="preserve">1.3.3 </w:delText>
        </w:r>
        <w:r w:rsidRPr="009E1FA8" w:rsidDel="009E1FA8">
          <w:rPr>
            <w:rStyle w:val="a9"/>
            <w:rFonts w:hint="eastAsia"/>
            <w:iCs/>
            <w:noProof/>
            <w:rPrChange w:id="151" w:author="Happy" w:date="2018-08-20T18:40:00Z">
              <w:rPr>
                <w:rStyle w:val="a9"/>
                <w:rFonts w:hint="eastAsia"/>
                <w:iCs/>
                <w:noProof/>
              </w:rPr>
            </w:rPrChange>
          </w:rPr>
          <w:delText>数据来源</w:delText>
        </w:r>
        <w:r w:rsidDel="009E1FA8">
          <w:rPr>
            <w:webHidden/>
          </w:rPr>
          <w:tab/>
          <w:delText>24</w:delText>
        </w:r>
      </w:del>
    </w:p>
    <w:p w14:paraId="5A875D14" w14:textId="77777777" w:rsidR="007E7FAB" w:rsidDel="009E1FA8" w:rsidRDefault="007E7FAB">
      <w:pPr>
        <w:pStyle w:val="TOC1"/>
        <w:tabs>
          <w:tab w:val="left" w:pos="800"/>
          <w:tab w:val="right" w:leader="dot" w:pos="9350"/>
        </w:tabs>
        <w:spacing w:before="156" w:after="156"/>
        <w:rPr>
          <w:del w:id="152" w:author="Happy" w:date="2018-08-20T18:40:00Z"/>
          <w:rFonts w:eastAsiaTheme="minorEastAsia" w:cstheme="minorBidi"/>
        </w:rPr>
        <w:pPrChange w:id="153" w:author="Happy" w:date="2018-08-20T18:43:00Z">
          <w:pPr>
            <w:pStyle w:val="TOC4"/>
            <w:tabs>
              <w:tab w:val="right" w:leader="dot" w:pos="9350"/>
            </w:tabs>
            <w:ind w:left="1260"/>
          </w:pPr>
        </w:pPrChange>
      </w:pPr>
      <w:del w:id="154" w:author="Happy" w:date="2018-08-20T18:40:00Z">
        <w:r w:rsidRPr="009E1FA8" w:rsidDel="009E1FA8">
          <w:rPr>
            <w:rStyle w:val="a9"/>
            <w:iCs/>
            <w:noProof/>
            <w:rPrChange w:id="155" w:author="Happy" w:date="2018-08-20T18:40:00Z">
              <w:rPr>
                <w:rStyle w:val="a9"/>
                <w:iCs/>
                <w:noProof/>
              </w:rPr>
            </w:rPrChange>
          </w:rPr>
          <w:delText xml:space="preserve">1.3.4 </w:delText>
        </w:r>
        <w:r w:rsidRPr="009E1FA8" w:rsidDel="009E1FA8">
          <w:rPr>
            <w:rStyle w:val="a9"/>
            <w:rFonts w:hint="eastAsia"/>
            <w:iCs/>
            <w:noProof/>
            <w:rPrChange w:id="156" w:author="Happy" w:date="2018-08-20T18:40:00Z">
              <w:rPr>
                <w:rStyle w:val="a9"/>
                <w:rFonts w:hint="eastAsia"/>
                <w:iCs/>
                <w:noProof/>
              </w:rPr>
            </w:rPrChange>
          </w:rPr>
          <w:delText>操作规则</w:delText>
        </w:r>
        <w:r w:rsidDel="009E1FA8">
          <w:rPr>
            <w:webHidden/>
          </w:rPr>
          <w:tab/>
          <w:delText>24</w:delText>
        </w:r>
      </w:del>
    </w:p>
    <w:p w14:paraId="160AB6B6" w14:textId="77777777" w:rsidR="007E7FAB" w:rsidDel="009E1FA8" w:rsidRDefault="007E7FAB">
      <w:pPr>
        <w:pStyle w:val="TOC1"/>
        <w:tabs>
          <w:tab w:val="left" w:pos="800"/>
          <w:tab w:val="right" w:leader="dot" w:pos="9350"/>
        </w:tabs>
        <w:spacing w:before="156" w:after="156"/>
        <w:rPr>
          <w:del w:id="157" w:author="Happy" w:date="2018-08-20T18:40:00Z"/>
          <w:rFonts w:eastAsiaTheme="minorEastAsia" w:cstheme="minorBidi"/>
        </w:rPr>
        <w:pPrChange w:id="158" w:author="Happy" w:date="2018-08-20T18:43:00Z">
          <w:pPr>
            <w:pStyle w:val="TOC4"/>
            <w:tabs>
              <w:tab w:val="right" w:leader="dot" w:pos="9350"/>
            </w:tabs>
            <w:ind w:left="1260"/>
          </w:pPr>
        </w:pPrChange>
      </w:pPr>
      <w:del w:id="159" w:author="Happy" w:date="2018-08-20T18:40:00Z">
        <w:r w:rsidRPr="009E1FA8" w:rsidDel="009E1FA8">
          <w:rPr>
            <w:rStyle w:val="a9"/>
            <w:iCs/>
            <w:noProof/>
            <w:rPrChange w:id="160" w:author="Happy" w:date="2018-08-20T18:40:00Z">
              <w:rPr>
                <w:rStyle w:val="a9"/>
                <w:iCs/>
                <w:noProof/>
              </w:rPr>
            </w:rPrChange>
          </w:rPr>
          <w:delText xml:space="preserve">1.3.5 </w:delText>
        </w:r>
        <w:r w:rsidRPr="009E1FA8" w:rsidDel="009E1FA8">
          <w:rPr>
            <w:rStyle w:val="a9"/>
            <w:rFonts w:hint="eastAsia"/>
            <w:iCs/>
            <w:noProof/>
            <w:rPrChange w:id="161" w:author="Happy" w:date="2018-08-20T18:40:00Z">
              <w:rPr>
                <w:rStyle w:val="a9"/>
                <w:rFonts w:hint="eastAsia"/>
                <w:iCs/>
                <w:noProof/>
              </w:rPr>
            </w:rPrChange>
          </w:rPr>
          <w:delText>提示信息</w:delText>
        </w:r>
        <w:r w:rsidDel="009E1FA8">
          <w:rPr>
            <w:webHidden/>
          </w:rPr>
          <w:tab/>
          <w:delText>24</w:delText>
        </w:r>
      </w:del>
    </w:p>
    <w:p w14:paraId="341033EB" w14:textId="77777777" w:rsidR="007E7FAB" w:rsidDel="009E1FA8" w:rsidRDefault="007E7FAB">
      <w:pPr>
        <w:pStyle w:val="TOC1"/>
        <w:tabs>
          <w:tab w:val="left" w:pos="800"/>
          <w:tab w:val="right" w:leader="dot" w:pos="9350"/>
        </w:tabs>
        <w:spacing w:before="156" w:after="156"/>
        <w:rPr>
          <w:del w:id="162" w:author="Happy" w:date="2018-08-20T18:40:00Z"/>
          <w:rFonts w:eastAsiaTheme="minorEastAsia" w:cstheme="minorBidi"/>
        </w:rPr>
        <w:pPrChange w:id="163" w:author="Happy" w:date="2018-08-20T18:43:00Z">
          <w:pPr>
            <w:pStyle w:val="TOC4"/>
            <w:tabs>
              <w:tab w:val="right" w:leader="dot" w:pos="9350"/>
            </w:tabs>
            <w:ind w:left="1260"/>
          </w:pPr>
        </w:pPrChange>
      </w:pPr>
      <w:del w:id="164" w:author="Happy" w:date="2018-08-20T18:40:00Z">
        <w:r w:rsidRPr="009E1FA8" w:rsidDel="009E1FA8">
          <w:rPr>
            <w:rStyle w:val="a9"/>
            <w:iCs/>
            <w:noProof/>
            <w:rPrChange w:id="165" w:author="Happy" w:date="2018-08-20T18:40:00Z">
              <w:rPr>
                <w:rStyle w:val="a9"/>
                <w:iCs/>
                <w:noProof/>
              </w:rPr>
            </w:rPrChange>
          </w:rPr>
          <w:delText xml:space="preserve">1.3.6 </w:delText>
        </w:r>
        <w:r w:rsidRPr="009E1FA8" w:rsidDel="009E1FA8">
          <w:rPr>
            <w:rStyle w:val="a9"/>
            <w:rFonts w:hint="eastAsia"/>
            <w:iCs/>
            <w:noProof/>
            <w:rPrChange w:id="166" w:author="Happy" w:date="2018-08-20T18:40:00Z">
              <w:rPr>
                <w:rStyle w:val="a9"/>
                <w:rFonts w:hint="eastAsia"/>
                <w:iCs/>
                <w:noProof/>
              </w:rPr>
            </w:rPrChange>
          </w:rPr>
          <w:delText>搜索无结果</w:delText>
        </w:r>
        <w:r w:rsidDel="009E1FA8">
          <w:rPr>
            <w:webHidden/>
          </w:rPr>
          <w:tab/>
          <w:delText>25</w:delText>
        </w:r>
      </w:del>
    </w:p>
    <w:p w14:paraId="6CA48301" w14:textId="77777777" w:rsidR="007E7FAB" w:rsidDel="009E1FA8" w:rsidRDefault="007E7FAB">
      <w:pPr>
        <w:pStyle w:val="TOC1"/>
        <w:tabs>
          <w:tab w:val="left" w:pos="800"/>
          <w:tab w:val="right" w:leader="dot" w:pos="9350"/>
        </w:tabs>
        <w:spacing w:before="156" w:after="156"/>
        <w:rPr>
          <w:del w:id="167" w:author="Happy" w:date="2018-08-20T18:40:00Z"/>
          <w:rFonts w:eastAsiaTheme="minorEastAsia" w:cstheme="minorBidi"/>
        </w:rPr>
        <w:pPrChange w:id="168" w:author="Happy" w:date="2018-08-20T18:43:00Z">
          <w:pPr>
            <w:pStyle w:val="TOC3"/>
            <w:tabs>
              <w:tab w:val="right" w:leader="dot" w:pos="9350"/>
            </w:tabs>
            <w:ind w:left="840"/>
          </w:pPr>
        </w:pPrChange>
      </w:pPr>
      <w:del w:id="169" w:author="Happy" w:date="2018-08-20T18:40:00Z">
        <w:r w:rsidRPr="009E1FA8" w:rsidDel="009E1FA8">
          <w:rPr>
            <w:rStyle w:val="a9"/>
            <w:noProof/>
            <w:rPrChange w:id="170" w:author="Happy" w:date="2018-08-20T18:40:00Z">
              <w:rPr>
                <w:rStyle w:val="a9"/>
                <w:noProof/>
              </w:rPr>
            </w:rPrChange>
          </w:rPr>
          <w:delText xml:space="preserve">1.4 </w:delText>
        </w:r>
        <w:r w:rsidRPr="009E1FA8" w:rsidDel="009E1FA8">
          <w:rPr>
            <w:rStyle w:val="a9"/>
            <w:rFonts w:hint="eastAsia"/>
            <w:noProof/>
            <w:rPrChange w:id="171" w:author="Happy" w:date="2018-08-20T18:40:00Z">
              <w:rPr>
                <w:rStyle w:val="a9"/>
                <w:rFonts w:hint="eastAsia"/>
                <w:noProof/>
              </w:rPr>
            </w:rPrChange>
          </w:rPr>
          <w:delText>交接班详情</w:delText>
        </w:r>
        <w:r w:rsidDel="009E1FA8">
          <w:rPr>
            <w:webHidden/>
          </w:rPr>
          <w:tab/>
          <w:delText>25</w:delText>
        </w:r>
      </w:del>
    </w:p>
    <w:p w14:paraId="7E42A5E3" w14:textId="77777777" w:rsidR="007E7FAB" w:rsidDel="009E1FA8" w:rsidRDefault="007E7FAB">
      <w:pPr>
        <w:pStyle w:val="TOC1"/>
        <w:tabs>
          <w:tab w:val="left" w:pos="800"/>
          <w:tab w:val="right" w:leader="dot" w:pos="9350"/>
        </w:tabs>
        <w:spacing w:before="156" w:after="156"/>
        <w:rPr>
          <w:del w:id="172" w:author="Happy" w:date="2018-08-20T18:40:00Z"/>
          <w:rFonts w:eastAsiaTheme="minorEastAsia" w:cstheme="minorBidi"/>
        </w:rPr>
        <w:pPrChange w:id="173" w:author="Happy" w:date="2018-08-20T18:43:00Z">
          <w:pPr>
            <w:pStyle w:val="TOC4"/>
            <w:tabs>
              <w:tab w:val="right" w:leader="dot" w:pos="9350"/>
            </w:tabs>
            <w:ind w:left="1260"/>
          </w:pPr>
        </w:pPrChange>
      </w:pPr>
      <w:del w:id="174" w:author="Happy" w:date="2018-08-20T18:40:00Z">
        <w:r w:rsidRPr="009E1FA8" w:rsidDel="009E1FA8">
          <w:rPr>
            <w:rStyle w:val="a9"/>
            <w:iCs/>
            <w:noProof/>
            <w:rPrChange w:id="175" w:author="Happy" w:date="2018-08-20T18:40:00Z">
              <w:rPr>
                <w:rStyle w:val="a9"/>
                <w:iCs/>
                <w:noProof/>
              </w:rPr>
            </w:rPrChange>
          </w:rPr>
          <w:delText xml:space="preserve">1.4.1 </w:delText>
        </w:r>
        <w:r w:rsidRPr="009E1FA8" w:rsidDel="009E1FA8">
          <w:rPr>
            <w:rStyle w:val="a9"/>
            <w:rFonts w:hint="eastAsia"/>
            <w:iCs/>
            <w:noProof/>
            <w:rPrChange w:id="176" w:author="Happy" w:date="2018-08-20T18:40:00Z">
              <w:rPr>
                <w:rStyle w:val="a9"/>
                <w:rFonts w:hint="eastAsia"/>
                <w:iCs/>
                <w:noProof/>
              </w:rPr>
            </w:rPrChange>
          </w:rPr>
          <w:delText>显示内容</w:delText>
        </w:r>
        <w:r w:rsidDel="009E1FA8">
          <w:rPr>
            <w:webHidden/>
          </w:rPr>
          <w:tab/>
          <w:delText>26</w:delText>
        </w:r>
      </w:del>
    </w:p>
    <w:p w14:paraId="5DE2DE4A" w14:textId="77777777" w:rsidR="007E7FAB" w:rsidDel="009E1FA8" w:rsidRDefault="007E7FAB">
      <w:pPr>
        <w:pStyle w:val="TOC1"/>
        <w:tabs>
          <w:tab w:val="left" w:pos="800"/>
          <w:tab w:val="right" w:leader="dot" w:pos="9350"/>
        </w:tabs>
        <w:spacing w:before="156" w:after="156"/>
        <w:rPr>
          <w:del w:id="177" w:author="Happy" w:date="2018-08-20T18:40:00Z"/>
          <w:rFonts w:eastAsiaTheme="minorEastAsia" w:cstheme="minorBidi"/>
        </w:rPr>
        <w:pPrChange w:id="178" w:author="Happy" w:date="2018-08-20T18:43:00Z">
          <w:pPr>
            <w:pStyle w:val="TOC4"/>
            <w:tabs>
              <w:tab w:val="right" w:leader="dot" w:pos="9350"/>
            </w:tabs>
            <w:ind w:left="1260"/>
          </w:pPr>
        </w:pPrChange>
      </w:pPr>
      <w:del w:id="179" w:author="Happy" w:date="2018-08-20T18:40:00Z">
        <w:r w:rsidRPr="009E1FA8" w:rsidDel="009E1FA8">
          <w:rPr>
            <w:rStyle w:val="a9"/>
            <w:iCs/>
            <w:noProof/>
            <w:rPrChange w:id="180" w:author="Happy" w:date="2018-08-20T18:40:00Z">
              <w:rPr>
                <w:rStyle w:val="a9"/>
                <w:iCs/>
                <w:noProof/>
              </w:rPr>
            </w:rPrChange>
          </w:rPr>
          <w:delText xml:space="preserve">1.4.2 </w:delText>
        </w:r>
        <w:r w:rsidRPr="009E1FA8" w:rsidDel="009E1FA8">
          <w:rPr>
            <w:rStyle w:val="a9"/>
            <w:rFonts w:hint="eastAsia"/>
            <w:iCs/>
            <w:noProof/>
            <w:rPrChange w:id="181" w:author="Happy" w:date="2018-08-20T18:40:00Z">
              <w:rPr>
                <w:rStyle w:val="a9"/>
                <w:rFonts w:hint="eastAsia"/>
                <w:iCs/>
                <w:noProof/>
              </w:rPr>
            </w:rPrChange>
          </w:rPr>
          <w:delText>出入口</w:delText>
        </w:r>
        <w:r w:rsidDel="009E1FA8">
          <w:rPr>
            <w:webHidden/>
          </w:rPr>
          <w:tab/>
          <w:delText>27</w:delText>
        </w:r>
      </w:del>
    </w:p>
    <w:p w14:paraId="63769B37" w14:textId="77777777" w:rsidR="007E7FAB" w:rsidDel="009E1FA8" w:rsidRDefault="007E7FAB">
      <w:pPr>
        <w:pStyle w:val="TOC1"/>
        <w:tabs>
          <w:tab w:val="left" w:pos="800"/>
          <w:tab w:val="right" w:leader="dot" w:pos="9350"/>
        </w:tabs>
        <w:spacing w:before="156" w:after="156"/>
        <w:rPr>
          <w:del w:id="182" w:author="Happy" w:date="2018-08-20T18:40:00Z"/>
          <w:rFonts w:eastAsiaTheme="minorEastAsia" w:cstheme="minorBidi"/>
        </w:rPr>
        <w:pPrChange w:id="183" w:author="Happy" w:date="2018-08-20T18:43:00Z">
          <w:pPr>
            <w:pStyle w:val="TOC4"/>
            <w:tabs>
              <w:tab w:val="right" w:leader="dot" w:pos="9350"/>
            </w:tabs>
            <w:ind w:left="1260"/>
          </w:pPr>
        </w:pPrChange>
      </w:pPr>
      <w:del w:id="184" w:author="Happy" w:date="2018-08-20T18:40:00Z">
        <w:r w:rsidRPr="009E1FA8" w:rsidDel="009E1FA8">
          <w:rPr>
            <w:rStyle w:val="a9"/>
            <w:iCs/>
            <w:noProof/>
            <w:rPrChange w:id="185" w:author="Happy" w:date="2018-08-20T18:40:00Z">
              <w:rPr>
                <w:rStyle w:val="a9"/>
                <w:iCs/>
                <w:noProof/>
              </w:rPr>
            </w:rPrChange>
          </w:rPr>
          <w:delText xml:space="preserve">1.4.3 </w:delText>
        </w:r>
        <w:r w:rsidRPr="009E1FA8" w:rsidDel="009E1FA8">
          <w:rPr>
            <w:rStyle w:val="a9"/>
            <w:rFonts w:hint="eastAsia"/>
            <w:iCs/>
            <w:noProof/>
            <w:rPrChange w:id="186" w:author="Happy" w:date="2018-08-20T18:40:00Z">
              <w:rPr>
                <w:rStyle w:val="a9"/>
                <w:rFonts w:hint="eastAsia"/>
                <w:iCs/>
                <w:noProof/>
              </w:rPr>
            </w:rPrChange>
          </w:rPr>
          <w:delText>数据来源</w:delText>
        </w:r>
        <w:r w:rsidDel="009E1FA8">
          <w:rPr>
            <w:webHidden/>
          </w:rPr>
          <w:tab/>
          <w:delText>27</w:delText>
        </w:r>
      </w:del>
    </w:p>
    <w:p w14:paraId="582D811E" w14:textId="77777777" w:rsidR="007E7FAB" w:rsidDel="009E1FA8" w:rsidRDefault="007E7FAB">
      <w:pPr>
        <w:pStyle w:val="TOC1"/>
        <w:tabs>
          <w:tab w:val="left" w:pos="800"/>
          <w:tab w:val="right" w:leader="dot" w:pos="9350"/>
        </w:tabs>
        <w:spacing w:before="156" w:after="156"/>
        <w:rPr>
          <w:del w:id="187" w:author="Happy" w:date="2018-08-20T18:40:00Z"/>
          <w:rFonts w:eastAsiaTheme="minorEastAsia" w:cstheme="minorBidi"/>
        </w:rPr>
        <w:pPrChange w:id="188" w:author="Happy" w:date="2018-08-20T18:43:00Z">
          <w:pPr>
            <w:pStyle w:val="TOC4"/>
            <w:tabs>
              <w:tab w:val="right" w:leader="dot" w:pos="9350"/>
            </w:tabs>
            <w:ind w:left="1260"/>
          </w:pPr>
        </w:pPrChange>
      </w:pPr>
      <w:del w:id="189" w:author="Happy" w:date="2018-08-20T18:40:00Z">
        <w:r w:rsidRPr="009E1FA8" w:rsidDel="009E1FA8">
          <w:rPr>
            <w:rStyle w:val="a9"/>
            <w:iCs/>
            <w:noProof/>
            <w:rPrChange w:id="190" w:author="Happy" w:date="2018-08-20T18:40:00Z">
              <w:rPr>
                <w:rStyle w:val="a9"/>
                <w:iCs/>
                <w:noProof/>
              </w:rPr>
            </w:rPrChange>
          </w:rPr>
          <w:delText xml:space="preserve">1.4.4 </w:delText>
        </w:r>
        <w:r w:rsidRPr="009E1FA8" w:rsidDel="009E1FA8">
          <w:rPr>
            <w:rStyle w:val="a9"/>
            <w:rFonts w:hint="eastAsia"/>
            <w:iCs/>
            <w:noProof/>
            <w:rPrChange w:id="191" w:author="Happy" w:date="2018-08-20T18:40:00Z">
              <w:rPr>
                <w:rStyle w:val="a9"/>
                <w:rFonts w:hint="eastAsia"/>
                <w:iCs/>
                <w:noProof/>
              </w:rPr>
            </w:rPrChange>
          </w:rPr>
          <w:delText>输入项</w:delText>
        </w:r>
        <w:r w:rsidDel="009E1FA8">
          <w:rPr>
            <w:webHidden/>
          </w:rPr>
          <w:tab/>
          <w:delText>27</w:delText>
        </w:r>
      </w:del>
    </w:p>
    <w:p w14:paraId="64BF4A91" w14:textId="77777777" w:rsidR="007E7FAB" w:rsidDel="009E1FA8" w:rsidRDefault="007E7FAB">
      <w:pPr>
        <w:pStyle w:val="TOC1"/>
        <w:tabs>
          <w:tab w:val="left" w:pos="800"/>
          <w:tab w:val="right" w:leader="dot" w:pos="9350"/>
        </w:tabs>
        <w:spacing w:before="156" w:after="156"/>
        <w:rPr>
          <w:del w:id="192" w:author="Happy" w:date="2018-08-20T18:40:00Z"/>
          <w:rFonts w:eastAsiaTheme="minorEastAsia" w:cstheme="minorBidi"/>
        </w:rPr>
        <w:pPrChange w:id="193" w:author="Happy" w:date="2018-08-20T18:43:00Z">
          <w:pPr>
            <w:pStyle w:val="TOC4"/>
            <w:tabs>
              <w:tab w:val="right" w:leader="dot" w:pos="9350"/>
            </w:tabs>
            <w:ind w:left="1260"/>
          </w:pPr>
        </w:pPrChange>
      </w:pPr>
      <w:del w:id="194" w:author="Happy" w:date="2018-08-20T18:40:00Z">
        <w:r w:rsidRPr="009E1FA8" w:rsidDel="009E1FA8">
          <w:rPr>
            <w:rStyle w:val="a9"/>
            <w:iCs/>
            <w:noProof/>
            <w:rPrChange w:id="195" w:author="Happy" w:date="2018-08-20T18:40:00Z">
              <w:rPr>
                <w:rStyle w:val="a9"/>
                <w:iCs/>
                <w:noProof/>
              </w:rPr>
            </w:rPrChange>
          </w:rPr>
          <w:delText xml:space="preserve">1.4.5 </w:delText>
        </w:r>
        <w:r w:rsidRPr="009E1FA8" w:rsidDel="009E1FA8">
          <w:rPr>
            <w:rStyle w:val="a9"/>
            <w:rFonts w:hint="eastAsia"/>
            <w:iCs/>
            <w:noProof/>
            <w:rPrChange w:id="196" w:author="Happy" w:date="2018-08-20T18:40:00Z">
              <w:rPr>
                <w:rStyle w:val="a9"/>
                <w:rFonts w:hint="eastAsia"/>
                <w:iCs/>
                <w:noProof/>
              </w:rPr>
            </w:rPrChange>
          </w:rPr>
          <w:delText>操作规则</w:delText>
        </w:r>
        <w:r w:rsidDel="009E1FA8">
          <w:rPr>
            <w:webHidden/>
          </w:rPr>
          <w:tab/>
          <w:delText>27</w:delText>
        </w:r>
      </w:del>
    </w:p>
    <w:p w14:paraId="199C8162" w14:textId="77777777" w:rsidR="007E7FAB" w:rsidDel="009E1FA8" w:rsidRDefault="007E7FAB">
      <w:pPr>
        <w:pStyle w:val="TOC1"/>
        <w:tabs>
          <w:tab w:val="left" w:pos="800"/>
          <w:tab w:val="right" w:leader="dot" w:pos="9350"/>
        </w:tabs>
        <w:spacing w:before="156" w:after="156"/>
        <w:rPr>
          <w:del w:id="197" w:author="Happy" w:date="2018-08-20T18:40:00Z"/>
          <w:rFonts w:eastAsiaTheme="minorEastAsia" w:cstheme="minorBidi"/>
        </w:rPr>
        <w:pPrChange w:id="198" w:author="Happy" w:date="2018-08-20T18:43:00Z">
          <w:pPr>
            <w:pStyle w:val="TOC4"/>
            <w:tabs>
              <w:tab w:val="right" w:leader="dot" w:pos="9350"/>
            </w:tabs>
            <w:ind w:left="1260"/>
          </w:pPr>
        </w:pPrChange>
      </w:pPr>
      <w:del w:id="199" w:author="Happy" w:date="2018-08-20T18:40:00Z">
        <w:r w:rsidRPr="009E1FA8" w:rsidDel="009E1FA8">
          <w:rPr>
            <w:rStyle w:val="a9"/>
            <w:iCs/>
            <w:noProof/>
            <w:rPrChange w:id="200" w:author="Happy" w:date="2018-08-20T18:40:00Z">
              <w:rPr>
                <w:rStyle w:val="a9"/>
                <w:iCs/>
                <w:noProof/>
              </w:rPr>
            </w:rPrChange>
          </w:rPr>
          <w:delText xml:space="preserve">1.4.6 </w:delText>
        </w:r>
        <w:r w:rsidRPr="009E1FA8" w:rsidDel="009E1FA8">
          <w:rPr>
            <w:rStyle w:val="a9"/>
            <w:rFonts w:hint="eastAsia"/>
            <w:iCs/>
            <w:noProof/>
            <w:rPrChange w:id="201" w:author="Happy" w:date="2018-08-20T18:40:00Z">
              <w:rPr>
                <w:rStyle w:val="a9"/>
                <w:rFonts w:hint="eastAsia"/>
                <w:iCs/>
                <w:noProof/>
              </w:rPr>
            </w:rPrChange>
          </w:rPr>
          <w:delText>提示信息</w:delText>
        </w:r>
        <w:r w:rsidDel="009E1FA8">
          <w:rPr>
            <w:webHidden/>
          </w:rPr>
          <w:tab/>
          <w:delText>27</w:delText>
        </w:r>
      </w:del>
    </w:p>
    <w:p w14:paraId="241C44E0" w14:textId="77777777" w:rsidR="007E7FAB" w:rsidDel="009E1FA8" w:rsidRDefault="007E7FAB">
      <w:pPr>
        <w:pStyle w:val="TOC1"/>
        <w:tabs>
          <w:tab w:val="left" w:pos="800"/>
          <w:tab w:val="right" w:leader="dot" w:pos="9350"/>
        </w:tabs>
        <w:spacing w:before="156" w:after="156"/>
        <w:rPr>
          <w:del w:id="202" w:author="Happy" w:date="2018-08-20T18:40:00Z"/>
          <w:rFonts w:eastAsiaTheme="minorEastAsia" w:cstheme="minorBidi"/>
        </w:rPr>
        <w:pPrChange w:id="203" w:author="Happy" w:date="2018-08-20T18:43:00Z">
          <w:pPr>
            <w:pStyle w:val="TOC4"/>
            <w:tabs>
              <w:tab w:val="right" w:leader="dot" w:pos="9350"/>
            </w:tabs>
            <w:ind w:left="1260"/>
          </w:pPr>
        </w:pPrChange>
      </w:pPr>
      <w:del w:id="204" w:author="Happy" w:date="2018-08-20T18:40:00Z">
        <w:r w:rsidRPr="009E1FA8" w:rsidDel="009E1FA8">
          <w:rPr>
            <w:rStyle w:val="a9"/>
            <w:noProof/>
            <w:rPrChange w:id="205" w:author="Happy" w:date="2018-08-20T18:40:00Z">
              <w:rPr>
                <w:rStyle w:val="a9"/>
                <w:noProof/>
              </w:rPr>
            </w:rPrChange>
          </w:rPr>
          <w:delText xml:space="preserve">1.4.7 </w:delText>
        </w:r>
        <w:r w:rsidRPr="009E1FA8" w:rsidDel="009E1FA8">
          <w:rPr>
            <w:rStyle w:val="a9"/>
            <w:rFonts w:hint="eastAsia"/>
            <w:noProof/>
            <w:rPrChange w:id="206" w:author="Happy" w:date="2018-08-20T18:40:00Z">
              <w:rPr>
                <w:rStyle w:val="a9"/>
                <w:rFonts w:hint="eastAsia"/>
                <w:noProof/>
              </w:rPr>
            </w:rPrChange>
          </w:rPr>
          <w:delText>交接班单</w:delText>
        </w:r>
        <w:r w:rsidDel="009E1FA8">
          <w:rPr>
            <w:webHidden/>
          </w:rPr>
          <w:tab/>
          <w:delText>28</w:delText>
        </w:r>
      </w:del>
    </w:p>
    <w:p w14:paraId="6B8B08A9" w14:textId="77777777" w:rsidR="007E7FAB" w:rsidDel="009E1FA8" w:rsidRDefault="007E7FAB">
      <w:pPr>
        <w:pStyle w:val="TOC1"/>
        <w:tabs>
          <w:tab w:val="left" w:pos="800"/>
          <w:tab w:val="right" w:leader="dot" w:pos="9350"/>
        </w:tabs>
        <w:spacing w:before="156" w:after="156"/>
        <w:rPr>
          <w:del w:id="207" w:author="Happy" w:date="2018-08-20T18:40:00Z"/>
          <w:rFonts w:eastAsiaTheme="minorEastAsia" w:cstheme="minorBidi"/>
        </w:rPr>
        <w:pPrChange w:id="208" w:author="Happy" w:date="2018-08-20T18:43:00Z">
          <w:pPr>
            <w:pStyle w:val="TOC3"/>
            <w:tabs>
              <w:tab w:val="right" w:leader="dot" w:pos="9350"/>
            </w:tabs>
            <w:ind w:left="840"/>
          </w:pPr>
        </w:pPrChange>
      </w:pPr>
      <w:del w:id="209" w:author="Happy" w:date="2018-08-20T18:40:00Z">
        <w:r w:rsidRPr="009E1FA8" w:rsidDel="009E1FA8">
          <w:rPr>
            <w:rStyle w:val="a9"/>
            <w:noProof/>
            <w:rPrChange w:id="210" w:author="Happy" w:date="2018-08-20T18:40:00Z">
              <w:rPr>
                <w:rStyle w:val="a9"/>
                <w:noProof/>
              </w:rPr>
            </w:rPrChange>
          </w:rPr>
          <w:delText xml:space="preserve">1.5 </w:delText>
        </w:r>
        <w:r w:rsidRPr="009E1FA8" w:rsidDel="009E1FA8">
          <w:rPr>
            <w:rStyle w:val="a9"/>
            <w:rFonts w:hint="eastAsia"/>
            <w:noProof/>
            <w:rPrChange w:id="211" w:author="Happy" w:date="2018-08-20T18:40:00Z">
              <w:rPr>
                <w:rStyle w:val="a9"/>
                <w:rFonts w:hint="eastAsia"/>
                <w:noProof/>
              </w:rPr>
            </w:rPrChange>
          </w:rPr>
          <w:delText>查看交接班</w:delText>
        </w:r>
        <w:r w:rsidDel="009E1FA8">
          <w:rPr>
            <w:webHidden/>
          </w:rPr>
          <w:tab/>
          <w:delText>28</w:delText>
        </w:r>
      </w:del>
    </w:p>
    <w:p w14:paraId="4FD81994" w14:textId="77777777" w:rsidR="007E7FAB" w:rsidDel="009E1FA8" w:rsidRDefault="007E7FAB">
      <w:pPr>
        <w:pStyle w:val="TOC1"/>
        <w:tabs>
          <w:tab w:val="left" w:pos="800"/>
          <w:tab w:val="right" w:leader="dot" w:pos="9350"/>
        </w:tabs>
        <w:spacing w:before="156" w:after="156"/>
        <w:rPr>
          <w:del w:id="212" w:author="Happy" w:date="2018-08-20T18:40:00Z"/>
          <w:rFonts w:eastAsiaTheme="minorEastAsia" w:cstheme="minorBidi"/>
        </w:rPr>
        <w:pPrChange w:id="213" w:author="Happy" w:date="2018-08-20T18:43:00Z">
          <w:pPr>
            <w:pStyle w:val="TOC4"/>
            <w:tabs>
              <w:tab w:val="right" w:leader="dot" w:pos="9350"/>
            </w:tabs>
            <w:ind w:left="1260"/>
          </w:pPr>
        </w:pPrChange>
      </w:pPr>
      <w:del w:id="214" w:author="Happy" w:date="2018-08-20T18:40:00Z">
        <w:r w:rsidRPr="009E1FA8" w:rsidDel="009E1FA8">
          <w:rPr>
            <w:rStyle w:val="a9"/>
            <w:iCs/>
            <w:noProof/>
            <w:rPrChange w:id="215" w:author="Happy" w:date="2018-08-20T18:40:00Z">
              <w:rPr>
                <w:rStyle w:val="a9"/>
                <w:iCs/>
                <w:noProof/>
              </w:rPr>
            </w:rPrChange>
          </w:rPr>
          <w:delText xml:space="preserve">1.5.1 </w:delText>
        </w:r>
        <w:r w:rsidRPr="009E1FA8" w:rsidDel="009E1FA8">
          <w:rPr>
            <w:rStyle w:val="a9"/>
            <w:rFonts w:hint="eastAsia"/>
            <w:iCs/>
            <w:noProof/>
            <w:rPrChange w:id="216" w:author="Happy" w:date="2018-08-20T18:40:00Z">
              <w:rPr>
                <w:rStyle w:val="a9"/>
                <w:rFonts w:hint="eastAsia"/>
                <w:iCs/>
                <w:noProof/>
              </w:rPr>
            </w:rPrChange>
          </w:rPr>
          <w:delText>显示内容</w:delText>
        </w:r>
        <w:r w:rsidDel="009E1FA8">
          <w:rPr>
            <w:webHidden/>
          </w:rPr>
          <w:tab/>
          <w:delText>29</w:delText>
        </w:r>
      </w:del>
    </w:p>
    <w:p w14:paraId="305A290B" w14:textId="77777777" w:rsidR="007E7FAB" w:rsidDel="009E1FA8" w:rsidRDefault="007E7FAB">
      <w:pPr>
        <w:pStyle w:val="TOC1"/>
        <w:tabs>
          <w:tab w:val="left" w:pos="800"/>
          <w:tab w:val="right" w:leader="dot" w:pos="9350"/>
        </w:tabs>
        <w:spacing w:before="156" w:after="156"/>
        <w:rPr>
          <w:del w:id="217" w:author="Happy" w:date="2018-08-20T18:40:00Z"/>
          <w:rFonts w:eastAsiaTheme="minorEastAsia" w:cstheme="minorBidi"/>
        </w:rPr>
        <w:pPrChange w:id="218" w:author="Happy" w:date="2018-08-20T18:43:00Z">
          <w:pPr>
            <w:pStyle w:val="TOC4"/>
            <w:tabs>
              <w:tab w:val="right" w:leader="dot" w:pos="9350"/>
            </w:tabs>
            <w:ind w:left="1260"/>
          </w:pPr>
        </w:pPrChange>
      </w:pPr>
      <w:del w:id="219" w:author="Happy" w:date="2018-08-20T18:40:00Z">
        <w:r w:rsidRPr="009E1FA8" w:rsidDel="009E1FA8">
          <w:rPr>
            <w:rStyle w:val="a9"/>
            <w:iCs/>
            <w:noProof/>
            <w:rPrChange w:id="220" w:author="Happy" w:date="2018-08-20T18:40:00Z">
              <w:rPr>
                <w:rStyle w:val="a9"/>
                <w:iCs/>
                <w:noProof/>
              </w:rPr>
            </w:rPrChange>
          </w:rPr>
          <w:delText xml:space="preserve">1.5.2 </w:delText>
        </w:r>
        <w:r w:rsidRPr="009E1FA8" w:rsidDel="009E1FA8">
          <w:rPr>
            <w:rStyle w:val="a9"/>
            <w:rFonts w:hint="eastAsia"/>
            <w:iCs/>
            <w:noProof/>
            <w:rPrChange w:id="221" w:author="Happy" w:date="2018-08-20T18:40:00Z">
              <w:rPr>
                <w:rStyle w:val="a9"/>
                <w:rFonts w:hint="eastAsia"/>
                <w:iCs/>
                <w:noProof/>
              </w:rPr>
            </w:rPrChange>
          </w:rPr>
          <w:delText>出入口</w:delText>
        </w:r>
        <w:r w:rsidDel="009E1FA8">
          <w:rPr>
            <w:webHidden/>
          </w:rPr>
          <w:tab/>
          <w:delText>30</w:delText>
        </w:r>
      </w:del>
    </w:p>
    <w:p w14:paraId="0DE56284" w14:textId="77777777" w:rsidR="007E7FAB" w:rsidDel="009E1FA8" w:rsidRDefault="007E7FAB">
      <w:pPr>
        <w:pStyle w:val="TOC1"/>
        <w:tabs>
          <w:tab w:val="left" w:pos="800"/>
          <w:tab w:val="right" w:leader="dot" w:pos="9350"/>
        </w:tabs>
        <w:spacing w:before="156" w:after="156"/>
        <w:rPr>
          <w:del w:id="222" w:author="Happy" w:date="2018-08-20T18:40:00Z"/>
          <w:rFonts w:eastAsiaTheme="minorEastAsia" w:cstheme="minorBidi"/>
        </w:rPr>
        <w:pPrChange w:id="223" w:author="Happy" w:date="2018-08-20T18:43:00Z">
          <w:pPr>
            <w:pStyle w:val="TOC4"/>
            <w:tabs>
              <w:tab w:val="right" w:leader="dot" w:pos="9350"/>
            </w:tabs>
            <w:ind w:left="1260"/>
          </w:pPr>
        </w:pPrChange>
      </w:pPr>
      <w:del w:id="224" w:author="Happy" w:date="2018-08-20T18:40:00Z">
        <w:r w:rsidRPr="009E1FA8" w:rsidDel="009E1FA8">
          <w:rPr>
            <w:rStyle w:val="a9"/>
            <w:iCs/>
            <w:noProof/>
            <w:rPrChange w:id="225" w:author="Happy" w:date="2018-08-20T18:40:00Z">
              <w:rPr>
                <w:rStyle w:val="a9"/>
                <w:iCs/>
                <w:noProof/>
              </w:rPr>
            </w:rPrChange>
          </w:rPr>
          <w:delText xml:space="preserve">1.5.3 </w:delText>
        </w:r>
        <w:r w:rsidRPr="009E1FA8" w:rsidDel="009E1FA8">
          <w:rPr>
            <w:rStyle w:val="a9"/>
            <w:rFonts w:hint="eastAsia"/>
            <w:iCs/>
            <w:noProof/>
            <w:rPrChange w:id="226" w:author="Happy" w:date="2018-08-20T18:40:00Z">
              <w:rPr>
                <w:rStyle w:val="a9"/>
                <w:rFonts w:hint="eastAsia"/>
                <w:iCs/>
                <w:noProof/>
              </w:rPr>
            </w:rPrChange>
          </w:rPr>
          <w:delText>数据来源</w:delText>
        </w:r>
        <w:r w:rsidDel="009E1FA8">
          <w:rPr>
            <w:webHidden/>
          </w:rPr>
          <w:tab/>
          <w:delText>30</w:delText>
        </w:r>
      </w:del>
    </w:p>
    <w:p w14:paraId="34011B6D" w14:textId="77777777" w:rsidR="007E7FAB" w:rsidDel="009E1FA8" w:rsidRDefault="007E7FAB">
      <w:pPr>
        <w:pStyle w:val="TOC1"/>
        <w:tabs>
          <w:tab w:val="left" w:pos="800"/>
          <w:tab w:val="right" w:leader="dot" w:pos="9350"/>
        </w:tabs>
        <w:spacing w:before="156" w:after="156"/>
        <w:rPr>
          <w:del w:id="227" w:author="Happy" w:date="2018-08-20T18:40:00Z"/>
          <w:rFonts w:eastAsiaTheme="minorEastAsia" w:cstheme="minorBidi"/>
        </w:rPr>
        <w:pPrChange w:id="228" w:author="Happy" w:date="2018-08-20T18:43:00Z">
          <w:pPr>
            <w:pStyle w:val="TOC4"/>
            <w:tabs>
              <w:tab w:val="right" w:leader="dot" w:pos="9350"/>
            </w:tabs>
            <w:ind w:left="1260"/>
          </w:pPr>
        </w:pPrChange>
      </w:pPr>
      <w:del w:id="229" w:author="Happy" w:date="2018-08-20T18:40:00Z">
        <w:r w:rsidRPr="009E1FA8" w:rsidDel="009E1FA8">
          <w:rPr>
            <w:rStyle w:val="a9"/>
            <w:noProof/>
            <w:rPrChange w:id="230" w:author="Happy" w:date="2018-08-20T18:40:00Z">
              <w:rPr>
                <w:rStyle w:val="a9"/>
                <w:noProof/>
              </w:rPr>
            </w:rPrChange>
          </w:rPr>
          <w:delText>1.5.4</w:delText>
        </w:r>
        <w:r w:rsidRPr="009E1FA8" w:rsidDel="009E1FA8">
          <w:rPr>
            <w:rStyle w:val="a9"/>
            <w:iCs/>
            <w:noProof/>
            <w:rPrChange w:id="231" w:author="Happy" w:date="2018-08-20T18:40:00Z">
              <w:rPr>
                <w:rStyle w:val="a9"/>
                <w:iCs/>
                <w:noProof/>
              </w:rPr>
            </w:rPrChange>
          </w:rPr>
          <w:delText xml:space="preserve"> </w:delText>
        </w:r>
        <w:r w:rsidRPr="009E1FA8" w:rsidDel="009E1FA8">
          <w:rPr>
            <w:rStyle w:val="a9"/>
            <w:rFonts w:hint="eastAsia"/>
            <w:iCs/>
            <w:noProof/>
            <w:rPrChange w:id="232" w:author="Happy" w:date="2018-08-20T18:40:00Z">
              <w:rPr>
                <w:rStyle w:val="a9"/>
                <w:rFonts w:hint="eastAsia"/>
                <w:iCs/>
                <w:noProof/>
              </w:rPr>
            </w:rPrChange>
          </w:rPr>
          <w:delText>操作规则</w:delText>
        </w:r>
        <w:r w:rsidDel="009E1FA8">
          <w:rPr>
            <w:webHidden/>
          </w:rPr>
          <w:tab/>
          <w:delText>30</w:delText>
        </w:r>
      </w:del>
    </w:p>
    <w:p w14:paraId="2985E44A" w14:textId="77777777" w:rsidR="007E7FAB" w:rsidDel="009E1FA8" w:rsidRDefault="007E7FAB">
      <w:pPr>
        <w:pStyle w:val="TOC1"/>
        <w:tabs>
          <w:tab w:val="left" w:pos="800"/>
          <w:tab w:val="right" w:leader="dot" w:pos="9350"/>
        </w:tabs>
        <w:spacing w:before="156" w:after="156"/>
        <w:rPr>
          <w:del w:id="233" w:author="Happy" w:date="2018-08-20T18:40:00Z"/>
          <w:rFonts w:eastAsiaTheme="minorEastAsia" w:cstheme="minorBidi"/>
        </w:rPr>
        <w:pPrChange w:id="234" w:author="Happy" w:date="2018-08-20T18:43:00Z">
          <w:pPr>
            <w:pStyle w:val="TOC3"/>
            <w:tabs>
              <w:tab w:val="right" w:leader="dot" w:pos="9350"/>
            </w:tabs>
            <w:ind w:left="840"/>
          </w:pPr>
        </w:pPrChange>
      </w:pPr>
      <w:del w:id="235" w:author="Happy" w:date="2018-08-20T18:40:00Z">
        <w:r w:rsidRPr="009E1FA8" w:rsidDel="009E1FA8">
          <w:rPr>
            <w:rStyle w:val="a9"/>
            <w:noProof/>
            <w:rPrChange w:id="236" w:author="Happy" w:date="2018-08-20T18:40:00Z">
              <w:rPr>
                <w:rStyle w:val="a9"/>
                <w:noProof/>
              </w:rPr>
            </w:rPrChange>
          </w:rPr>
          <w:delText xml:space="preserve">1.6 </w:delText>
        </w:r>
        <w:r w:rsidRPr="009E1FA8" w:rsidDel="009E1FA8">
          <w:rPr>
            <w:rStyle w:val="a9"/>
            <w:rFonts w:hint="eastAsia"/>
            <w:noProof/>
            <w:rPrChange w:id="237" w:author="Happy" w:date="2018-08-20T18:40:00Z">
              <w:rPr>
                <w:rStyle w:val="a9"/>
                <w:rFonts w:hint="eastAsia"/>
                <w:noProof/>
              </w:rPr>
            </w:rPrChange>
          </w:rPr>
          <w:delText>抽大钞</w:delText>
        </w:r>
        <w:r w:rsidDel="009E1FA8">
          <w:rPr>
            <w:webHidden/>
          </w:rPr>
          <w:tab/>
          <w:delText>30</w:delText>
        </w:r>
      </w:del>
    </w:p>
    <w:p w14:paraId="1093AD7F" w14:textId="77777777" w:rsidR="007E7FAB" w:rsidDel="009E1FA8" w:rsidRDefault="007E7FAB">
      <w:pPr>
        <w:pStyle w:val="TOC1"/>
        <w:tabs>
          <w:tab w:val="left" w:pos="800"/>
          <w:tab w:val="right" w:leader="dot" w:pos="9350"/>
        </w:tabs>
        <w:spacing w:before="156" w:after="156"/>
        <w:rPr>
          <w:del w:id="238" w:author="Happy" w:date="2018-08-20T18:40:00Z"/>
          <w:rFonts w:eastAsiaTheme="minorEastAsia" w:cstheme="minorBidi"/>
        </w:rPr>
        <w:pPrChange w:id="239" w:author="Happy" w:date="2018-08-20T18:43:00Z">
          <w:pPr>
            <w:pStyle w:val="TOC4"/>
            <w:tabs>
              <w:tab w:val="right" w:leader="dot" w:pos="9350"/>
            </w:tabs>
            <w:ind w:left="1260"/>
          </w:pPr>
        </w:pPrChange>
      </w:pPr>
      <w:del w:id="240" w:author="Happy" w:date="2018-08-20T18:40:00Z">
        <w:r w:rsidRPr="009E1FA8" w:rsidDel="009E1FA8">
          <w:rPr>
            <w:rStyle w:val="a9"/>
            <w:iCs/>
            <w:noProof/>
            <w:rPrChange w:id="241" w:author="Happy" w:date="2018-08-20T18:40:00Z">
              <w:rPr>
                <w:rStyle w:val="a9"/>
                <w:iCs/>
                <w:noProof/>
              </w:rPr>
            </w:rPrChange>
          </w:rPr>
          <w:delText xml:space="preserve">1.6.1 </w:delText>
        </w:r>
        <w:r w:rsidRPr="009E1FA8" w:rsidDel="009E1FA8">
          <w:rPr>
            <w:rStyle w:val="a9"/>
            <w:rFonts w:hint="eastAsia"/>
            <w:iCs/>
            <w:noProof/>
            <w:rPrChange w:id="242" w:author="Happy" w:date="2018-08-20T18:40:00Z">
              <w:rPr>
                <w:rStyle w:val="a9"/>
                <w:rFonts w:hint="eastAsia"/>
                <w:iCs/>
                <w:noProof/>
              </w:rPr>
            </w:rPrChange>
          </w:rPr>
          <w:delText>显示内容</w:delText>
        </w:r>
        <w:r w:rsidDel="009E1FA8">
          <w:rPr>
            <w:webHidden/>
          </w:rPr>
          <w:tab/>
          <w:delText>30</w:delText>
        </w:r>
      </w:del>
    </w:p>
    <w:p w14:paraId="0C73A6F9" w14:textId="77777777" w:rsidR="007E7FAB" w:rsidDel="009E1FA8" w:rsidRDefault="007E7FAB">
      <w:pPr>
        <w:pStyle w:val="TOC1"/>
        <w:tabs>
          <w:tab w:val="left" w:pos="800"/>
          <w:tab w:val="right" w:leader="dot" w:pos="9350"/>
        </w:tabs>
        <w:spacing w:before="156" w:after="156"/>
        <w:rPr>
          <w:del w:id="243" w:author="Happy" w:date="2018-08-20T18:40:00Z"/>
          <w:rFonts w:eastAsiaTheme="minorEastAsia" w:cstheme="minorBidi"/>
        </w:rPr>
        <w:pPrChange w:id="244" w:author="Happy" w:date="2018-08-20T18:43:00Z">
          <w:pPr>
            <w:pStyle w:val="TOC4"/>
            <w:tabs>
              <w:tab w:val="right" w:leader="dot" w:pos="9350"/>
            </w:tabs>
            <w:ind w:left="1260"/>
          </w:pPr>
        </w:pPrChange>
      </w:pPr>
      <w:del w:id="245" w:author="Happy" w:date="2018-08-20T18:40:00Z">
        <w:r w:rsidRPr="009E1FA8" w:rsidDel="009E1FA8">
          <w:rPr>
            <w:rStyle w:val="a9"/>
            <w:iCs/>
            <w:noProof/>
            <w:rPrChange w:id="246" w:author="Happy" w:date="2018-08-20T18:40:00Z">
              <w:rPr>
                <w:rStyle w:val="a9"/>
                <w:iCs/>
                <w:noProof/>
              </w:rPr>
            </w:rPrChange>
          </w:rPr>
          <w:delText xml:space="preserve">1.6.2 </w:delText>
        </w:r>
        <w:r w:rsidRPr="009E1FA8" w:rsidDel="009E1FA8">
          <w:rPr>
            <w:rStyle w:val="a9"/>
            <w:rFonts w:hint="eastAsia"/>
            <w:iCs/>
            <w:noProof/>
            <w:rPrChange w:id="247" w:author="Happy" w:date="2018-08-20T18:40:00Z">
              <w:rPr>
                <w:rStyle w:val="a9"/>
                <w:rFonts w:hint="eastAsia"/>
                <w:iCs/>
                <w:noProof/>
              </w:rPr>
            </w:rPrChange>
          </w:rPr>
          <w:delText>出入口</w:delText>
        </w:r>
        <w:r w:rsidDel="009E1FA8">
          <w:rPr>
            <w:webHidden/>
          </w:rPr>
          <w:tab/>
          <w:delText>31</w:delText>
        </w:r>
      </w:del>
    </w:p>
    <w:p w14:paraId="4BD95D06" w14:textId="77777777" w:rsidR="007E7FAB" w:rsidDel="009E1FA8" w:rsidRDefault="007E7FAB">
      <w:pPr>
        <w:pStyle w:val="TOC1"/>
        <w:tabs>
          <w:tab w:val="left" w:pos="800"/>
          <w:tab w:val="right" w:leader="dot" w:pos="9350"/>
        </w:tabs>
        <w:spacing w:before="156" w:after="156"/>
        <w:rPr>
          <w:del w:id="248" w:author="Happy" w:date="2018-08-20T18:40:00Z"/>
          <w:rFonts w:eastAsiaTheme="minorEastAsia" w:cstheme="minorBidi"/>
        </w:rPr>
        <w:pPrChange w:id="249" w:author="Happy" w:date="2018-08-20T18:43:00Z">
          <w:pPr>
            <w:pStyle w:val="TOC4"/>
            <w:tabs>
              <w:tab w:val="right" w:leader="dot" w:pos="9350"/>
            </w:tabs>
            <w:ind w:left="1260"/>
          </w:pPr>
        </w:pPrChange>
      </w:pPr>
      <w:del w:id="250" w:author="Happy" w:date="2018-08-20T18:40:00Z">
        <w:r w:rsidRPr="009E1FA8" w:rsidDel="009E1FA8">
          <w:rPr>
            <w:rStyle w:val="a9"/>
            <w:iCs/>
            <w:noProof/>
            <w:rPrChange w:id="251" w:author="Happy" w:date="2018-08-20T18:40:00Z">
              <w:rPr>
                <w:rStyle w:val="a9"/>
                <w:iCs/>
                <w:noProof/>
              </w:rPr>
            </w:rPrChange>
          </w:rPr>
          <w:delText xml:space="preserve">1.6.3 </w:delText>
        </w:r>
        <w:r w:rsidRPr="009E1FA8" w:rsidDel="009E1FA8">
          <w:rPr>
            <w:rStyle w:val="a9"/>
            <w:rFonts w:hint="eastAsia"/>
            <w:iCs/>
            <w:noProof/>
            <w:rPrChange w:id="252" w:author="Happy" w:date="2018-08-20T18:40:00Z">
              <w:rPr>
                <w:rStyle w:val="a9"/>
                <w:rFonts w:hint="eastAsia"/>
                <w:iCs/>
                <w:noProof/>
              </w:rPr>
            </w:rPrChange>
          </w:rPr>
          <w:delText>数据来源</w:delText>
        </w:r>
        <w:r w:rsidDel="009E1FA8">
          <w:rPr>
            <w:webHidden/>
          </w:rPr>
          <w:tab/>
          <w:delText>31</w:delText>
        </w:r>
      </w:del>
    </w:p>
    <w:p w14:paraId="6CD27C5A" w14:textId="77777777" w:rsidR="007E7FAB" w:rsidDel="009E1FA8" w:rsidRDefault="007E7FAB">
      <w:pPr>
        <w:pStyle w:val="TOC1"/>
        <w:tabs>
          <w:tab w:val="left" w:pos="800"/>
          <w:tab w:val="right" w:leader="dot" w:pos="9350"/>
        </w:tabs>
        <w:spacing w:before="156" w:after="156"/>
        <w:rPr>
          <w:del w:id="253" w:author="Happy" w:date="2018-08-20T18:40:00Z"/>
          <w:rFonts w:eastAsiaTheme="minorEastAsia" w:cstheme="minorBidi"/>
        </w:rPr>
        <w:pPrChange w:id="254" w:author="Happy" w:date="2018-08-20T18:43:00Z">
          <w:pPr>
            <w:pStyle w:val="TOC4"/>
            <w:tabs>
              <w:tab w:val="right" w:leader="dot" w:pos="9350"/>
            </w:tabs>
            <w:ind w:left="1260"/>
          </w:pPr>
        </w:pPrChange>
      </w:pPr>
      <w:del w:id="255" w:author="Happy" w:date="2018-08-20T18:40:00Z">
        <w:r w:rsidRPr="009E1FA8" w:rsidDel="009E1FA8">
          <w:rPr>
            <w:rStyle w:val="a9"/>
            <w:iCs/>
            <w:noProof/>
            <w:rPrChange w:id="256" w:author="Happy" w:date="2018-08-20T18:40:00Z">
              <w:rPr>
                <w:rStyle w:val="a9"/>
                <w:iCs/>
                <w:noProof/>
              </w:rPr>
            </w:rPrChange>
          </w:rPr>
          <w:delText xml:space="preserve">1.6.4 </w:delText>
        </w:r>
        <w:r w:rsidRPr="009E1FA8" w:rsidDel="009E1FA8">
          <w:rPr>
            <w:rStyle w:val="a9"/>
            <w:rFonts w:hint="eastAsia"/>
            <w:iCs/>
            <w:noProof/>
            <w:rPrChange w:id="257" w:author="Happy" w:date="2018-08-20T18:40:00Z">
              <w:rPr>
                <w:rStyle w:val="a9"/>
                <w:rFonts w:hint="eastAsia"/>
                <w:iCs/>
                <w:noProof/>
              </w:rPr>
            </w:rPrChange>
          </w:rPr>
          <w:delText>输入项</w:delText>
        </w:r>
        <w:r w:rsidDel="009E1FA8">
          <w:rPr>
            <w:webHidden/>
          </w:rPr>
          <w:tab/>
          <w:delText>31</w:delText>
        </w:r>
      </w:del>
    </w:p>
    <w:p w14:paraId="61F98C58" w14:textId="77777777" w:rsidR="007E7FAB" w:rsidDel="009E1FA8" w:rsidRDefault="007E7FAB">
      <w:pPr>
        <w:pStyle w:val="TOC1"/>
        <w:tabs>
          <w:tab w:val="left" w:pos="800"/>
          <w:tab w:val="right" w:leader="dot" w:pos="9350"/>
        </w:tabs>
        <w:spacing w:before="156" w:after="156"/>
        <w:rPr>
          <w:del w:id="258" w:author="Happy" w:date="2018-08-20T18:40:00Z"/>
          <w:rFonts w:eastAsiaTheme="minorEastAsia" w:cstheme="minorBidi"/>
        </w:rPr>
        <w:pPrChange w:id="259" w:author="Happy" w:date="2018-08-20T18:43:00Z">
          <w:pPr>
            <w:pStyle w:val="TOC4"/>
            <w:tabs>
              <w:tab w:val="right" w:leader="dot" w:pos="9350"/>
            </w:tabs>
            <w:ind w:left="1260"/>
          </w:pPr>
        </w:pPrChange>
      </w:pPr>
      <w:del w:id="260" w:author="Happy" w:date="2018-08-20T18:40:00Z">
        <w:r w:rsidRPr="009E1FA8" w:rsidDel="009E1FA8">
          <w:rPr>
            <w:rStyle w:val="a9"/>
            <w:iCs/>
            <w:noProof/>
            <w:rPrChange w:id="261" w:author="Happy" w:date="2018-08-20T18:40:00Z">
              <w:rPr>
                <w:rStyle w:val="a9"/>
                <w:iCs/>
                <w:noProof/>
              </w:rPr>
            </w:rPrChange>
          </w:rPr>
          <w:delText xml:space="preserve">1.6.5 </w:delText>
        </w:r>
        <w:r w:rsidRPr="009E1FA8" w:rsidDel="009E1FA8">
          <w:rPr>
            <w:rStyle w:val="a9"/>
            <w:rFonts w:hint="eastAsia"/>
            <w:iCs/>
            <w:noProof/>
            <w:rPrChange w:id="262" w:author="Happy" w:date="2018-08-20T18:40:00Z">
              <w:rPr>
                <w:rStyle w:val="a9"/>
                <w:rFonts w:hint="eastAsia"/>
                <w:iCs/>
                <w:noProof/>
              </w:rPr>
            </w:rPrChange>
          </w:rPr>
          <w:delText>操作规则</w:delText>
        </w:r>
        <w:r w:rsidDel="009E1FA8">
          <w:rPr>
            <w:webHidden/>
          </w:rPr>
          <w:tab/>
          <w:delText>31</w:delText>
        </w:r>
      </w:del>
    </w:p>
    <w:p w14:paraId="3D89EB5A" w14:textId="77777777" w:rsidR="007E7FAB" w:rsidDel="009E1FA8" w:rsidRDefault="007E7FAB">
      <w:pPr>
        <w:pStyle w:val="TOC1"/>
        <w:tabs>
          <w:tab w:val="left" w:pos="800"/>
          <w:tab w:val="right" w:leader="dot" w:pos="9350"/>
        </w:tabs>
        <w:spacing w:before="156" w:after="156"/>
        <w:rPr>
          <w:del w:id="263" w:author="Happy" w:date="2018-08-20T18:40:00Z"/>
          <w:rFonts w:eastAsiaTheme="minorEastAsia" w:cstheme="minorBidi"/>
        </w:rPr>
        <w:pPrChange w:id="264" w:author="Happy" w:date="2018-08-20T18:43:00Z">
          <w:pPr>
            <w:pStyle w:val="TOC4"/>
            <w:tabs>
              <w:tab w:val="right" w:leader="dot" w:pos="9350"/>
            </w:tabs>
            <w:ind w:left="1260"/>
          </w:pPr>
        </w:pPrChange>
      </w:pPr>
      <w:del w:id="265" w:author="Happy" w:date="2018-08-20T18:40:00Z">
        <w:r w:rsidRPr="009E1FA8" w:rsidDel="009E1FA8">
          <w:rPr>
            <w:rStyle w:val="a9"/>
            <w:iCs/>
            <w:noProof/>
            <w:rPrChange w:id="266" w:author="Happy" w:date="2018-08-20T18:40:00Z">
              <w:rPr>
                <w:rStyle w:val="a9"/>
                <w:iCs/>
                <w:noProof/>
              </w:rPr>
            </w:rPrChange>
          </w:rPr>
          <w:delText xml:space="preserve">1.6.6 </w:delText>
        </w:r>
        <w:r w:rsidRPr="009E1FA8" w:rsidDel="009E1FA8">
          <w:rPr>
            <w:rStyle w:val="a9"/>
            <w:rFonts w:hint="eastAsia"/>
            <w:iCs/>
            <w:noProof/>
            <w:rPrChange w:id="267" w:author="Happy" w:date="2018-08-20T18:40:00Z">
              <w:rPr>
                <w:rStyle w:val="a9"/>
                <w:rFonts w:hint="eastAsia"/>
                <w:iCs/>
                <w:noProof/>
              </w:rPr>
            </w:rPrChange>
          </w:rPr>
          <w:delText>提示信息</w:delText>
        </w:r>
        <w:r w:rsidDel="009E1FA8">
          <w:rPr>
            <w:webHidden/>
          </w:rPr>
          <w:tab/>
          <w:delText>31</w:delText>
        </w:r>
      </w:del>
    </w:p>
    <w:p w14:paraId="6F16BE4C" w14:textId="77777777" w:rsidR="007E7FAB" w:rsidDel="009E1FA8" w:rsidRDefault="007E7FAB">
      <w:pPr>
        <w:pStyle w:val="TOC1"/>
        <w:tabs>
          <w:tab w:val="left" w:pos="800"/>
          <w:tab w:val="right" w:leader="dot" w:pos="9350"/>
        </w:tabs>
        <w:spacing w:before="156" w:after="156"/>
        <w:rPr>
          <w:del w:id="268" w:author="Happy" w:date="2018-08-20T18:40:00Z"/>
          <w:rFonts w:eastAsiaTheme="minorEastAsia" w:cstheme="minorBidi"/>
        </w:rPr>
        <w:pPrChange w:id="269" w:author="Happy" w:date="2018-08-20T18:43:00Z">
          <w:pPr>
            <w:pStyle w:val="TOC4"/>
            <w:tabs>
              <w:tab w:val="right" w:leader="dot" w:pos="9350"/>
            </w:tabs>
            <w:ind w:left="1260"/>
          </w:pPr>
        </w:pPrChange>
      </w:pPr>
      <w:del w:id="270" w:author="Happy" w:date="2018-08-20T18:40:00Z">
        <w:r w:rsidRPr="009E1FA8" w:rsidDel="009E1FA8">
          <w:rPr>
            <w:rStyle w:val="a9"/>
            <w:noProof/>
            <w:rPrChange w:id="271" w:author="Happy" w:date="2018-08-20T18:40:00Z">
              <w:rPr>
                <w:rStyle w:val="a9"/>
                <w:noProof/>
              </w:rPr>
            </w:rPrChange>
          </w:rPr>
          <w:delText xml:space="preserve">1.6.7 </w:delText>
        </w:r>
        <w:r w:rsidRPr="009E1FA8" w:rsidDel="009E1FA8">
          <w:rPr>
            <w:rStyle w:val="a9"/>
            <w:rFonts w:hint="eastAsia"/>
            <w:noProof/>
            <w:rPrChange w:id="272" w:author="Happy" w:date="2018-08-20T18:40:00Z">
              <w:rPr>
                <w:rStyle w:val="a9"/>
                <w:rFonts w:hint="eastAsia"/>
                <w:noProof/>
              </w:rPr>
            </w:rPrChange>
          </w:rPr>
          <w:delText>抽款小票</w:delText>
        </w:r>
        <w:r w:rsidDel="009E1FA8">
          <w:rPr>
            <w:webHidden/>
          </w:rPr>
          <w:tab/>
          <w:delText>32</w:delText>
        </w:r>
      </w:del>
    </w:p>
    <w:p w14:paraId="568F6B4F" w14:textId="77777777" w:rsidR="007E7FAB" w:rsidDel="009E1FA8" w:rsidRDefault="007E7FAB">
      <w:pPr>
        <w:pStyle w:val="TOC1"/>
        <w:tabs>
          <w:tab w:val="left" w:pos="800"/>
          <w:tab w:val="right" w:leader="dot" w:pos="9350"/>
        </w:tabs>
        <w:spacing w:before="156" w:after="156"/>
        <w:rPr>
          <w:del w:id="273" w:author="Happy" w:date="2018-08-20T18:40:00Z"/>
          <w:rFonts w:eastAsiaTheme="minorEastAsia" w:cstheme="minorBidi"/>
        </w:rPr>
        <w:pPrChange w:id="274" w:author="Happy" w:date="2018-08-20T18:43:00Z">
          <w:pPr>
            <w:pStyle w:val="TOC3"/>
            <w:tabs>
              <w:tab w:val="right" w:leader="dot" w:pos="9350"/>
            </w:tabs>
            <w:ind w:left="840"/>
          </w:pPr>
        </w:pPrChange>
      </w:pPr>
      <w:del w:id="275" w:author="Happy" w:date="2018-08-20T18:40:00Z">
        <w:r w:rsidRPr="009E1FA8" w:rsidDel="009E1FA8">
          <w:rPr>
            <w:rStyle w:val="a9"/>
            <w:noProof/>
            <w:rPrChange w:id="276" w:author="Happy" w:date="2018-08-20T18:40:00Z">
              <w:rPr>
                <w:rStyle w:val="a9"/>
                <w:noProof/>
              </w:rPr>
            </w:rPrChange>
          </w:rPr>
          <w:delText xml:space="preserve">1.7 </w:delText>
        </w:r>
        <w:r w:rsidRPr="009E1FA8" w:rsidDel="009E1FA8">
          <w:rPr>
            <w:rStyle w:val="a9"/>
            <w:rFonts w:hint="eastAsia"/>
            <w:noProof/>
            <w:rPrChange w:id="277" w:author="Happy" w:date="2018-08-20T18:40:00Z">
              <w:rPr>
                <w:rStyle w:val="a9"/>
                <w:rFonts w:hint="eastAsia"/>
                <w:noProof/>
              </w:rPr>
            </w:rPrChange>
          </w:rPr>
          <w:delText>开钱箱</w:delText>
        </w:r>
        <w:r w:rsidDel="009E1FA8">
          <w:rPr>
            <w:webHidden/>
          </w:rPr>
          <w:tab/>
          <w:delText>33</w:delText>
        </w:r>
      </w:del>
    </w:p>
    <w:p w14:paraId="57149FB9" w14:textId="77777777" w:rsidR="007E7FAB" w:rsidDel="009E1FA8" w:rsidRDefault="007E7FAB">
      <w:pPr>
        <w:pStyle w:val="TOC1"/>
        <w:tabs>
          <w:tab w:val="left" w:pos="800"/>
          <w:tab w:val="right" w:leader="dot" w:pos="9350"/>
        </w:tabs>
        <w:spacing w:before="156" w:after="156"/>
        <w:rPr>
          <w:del w:id="278" w:author="Happy" w:date="2018-08-20T18:40:00Z"/>
          <w:rFonts w:eastAsiaTheme="minorEastAsia" w:cstheme="minorBidi"/>
        </w:rPr>
        <w:pPrChange w:id="279" w:author="Happy" w:date="2018-08-20T18:43:00Z">
          <w:pPr>
            <w:pStyle w:val="TOC4"/>
            <w:tabs>
              <w:tab w:val="right" w:leader="dot" w:pos="9350"/>
            </w:tabs>
            <w:ind w:left="1260"/>
          </w:pPr>
        </w:pPrChange>
      </w:pPr>
      <w:del w:id="280" w:author="Happy" w:date="2018-08-20T18:40:00Z">
        <w:r w:rsidRPr="009E1FA8" w:rsidDel="009E1FA8">
          <w:rPr>
            <w:rStyle w:val="a9"/>
            <w:iCs/>
            <w:noProof/>
            <w:rPrChange w:id="281" w:author="Happy" w:date="2018-08-20T18:40:00Z">
              <w:rPr>
                <w:rStyle w:val="a9"/>
                <w:iCs/>
                <w:noProof/>
              </w:rPr>
            </w:rPrChange>
          </w:rPr>
          <w:delText xml:space="preserve">1.7.1 </w:delText>
        </w:r>
        <w:r w:rsidRPr="009E1FA8" w:rsidDel="009E1FA8">
          <w:rPr>
            <w:rStyle w:val="a9"/>
            <w:rFonts w:hint="eastAsia"/>
            <w:iCs/>
            <w:noProof/>
            <w:rPrChange w:id="282" w:author="Happy" w:date="2018-08-20T18:40:00Z">
              <w:rPr>
                <w:rStyle w:val="a9"/>
                <w:rFonts w:hint="eastAsia"/>
                <w:iCs/>
                <w:noProof/>
              </w:rPr>
            </w:rPrChange>
          </w:rPr>
          <w:delText>显示内容</w:delText>
        </w:r>
        <w:r w:rsidDel="009E1FA8">
          <w:rPr>
            <w:webHidden/>
          </w:rPr>
          <w:tab/>
          <w:delText>33</w:delText>
        </w:r>
      </w:del>
    </w:p>
    <w:p w14:paraId="4D4056DF" w14:textId="77777777" w:rsidR="007E7FAB" w:rsidDel="009E1FA8" w:rsidRDefault="007E7FAB">
      <w:pPr>
        <w:pStyle w:val="TOC1"/>
        <w:tabs>
          <w:tab w:val="left" w:pos="800"/>
          <w:tab w:val="right" w:leader="dot" w:pos="9350"/>
        </w:tabs>
        <w:spacing w:before="156" w:after="156"/>
        <w:rPr>
          <w:del w:id="283" w:author="Happy" w:date="2018-08-20T18:40:00Z"/>
          <w:rFonts w:eastAsiaTheme="minorEastAsia" w:cstheme="minorBidi"/>
        </w:rPr>
        <w:pPrChange w:id="284" w:author="Happy" w:date="2018-08-20T18:43:00Z">
          <w:pPr>
            <w:pStyle w:val="TOC4"/>
            <w:tabs>
              <w:tab w:val="right" w:leader="dot" w:pos="9350"/>
            </w:tabs>
            <w:ind w:left="1260"/>
          </w:pPr>
        </w:pPrChange>
      </w:pPr>
      <w:del w:id="285" w:author="Happy" w:date="2018-08-20T18:40:00Z">
        <w:r w:rsidRPr="009E1FA8" w:rsidDel="009E1FA8">
          <w:rPr>
            <w:rStyle w:val="a9"/>
            <w:iCs/>
            <w:noProof/>
            <w:rPrChange w:id="286" w:author="Happy" w:date="2018-08-20T18:40:00Z">
              <w:rPr>
                <w:rStyle w:val="a9"/>
                <w:iCs/>
                <w:noProof/>
              </w:rPr>
            </w:rPrChange>
          </w:rPr>
          <w:delText xml:space="preserve">1.7.2 </w:delText>
        </w:r>
        <w:r w:rsidRPr="009E1FA8" w:rsidDel="009E1FA8">
          <w:rPr>
            <w:rStyle w:val="a9"/>
            <w:rFonts w:hint="eastAsia"/>
            <w:iCs/>
            <w:noProof/>
            <w:rPrChange w:id="287" w:author="Happy" w:date="2018-08-20T18:40:00Z">
              <w:rPr>
                <w:rStyle w:val="a9"/>
                <w:rFonts w:hint="eastAsia"/>
                <w:iCs/>
                <w:noProof/>
              </w:rPr>
            </w:rPrChange>
          </w:rPr>
          <w:delText>出入口</w:delText>
        </w:r>
        <w:r w:rsidDel="009E1FA8">
          <w:rPr>
            <w:webHidden/>
          </w:rPr>
          <w:tab/>
          <w:delText>33</w:delText>
        </w:r>
      </w:del>
    </w:p>
    <w:p w14:paraId="38517A9C" w14:textId="77777777" w:rsidR="007E7FAB" w:rsidDel="009E1FA8" w:rsidRDefault="007E7FAB">
      <w:pPr>
        <w:pStyle w:val="TOC1"/>
        <w:tabs>
          <w:tab w:val="left" w:pos="800"/>
          <w:tab w:val="right" w:leader="dot" w:pos="9350"/>
        </w:tabs>
        <w:spacing w:before="156" w:after="156"/>
        <w:rPr>
          <w:del w:id="288" w:author="Happy" w:date="2018-08-20T18:40:00Z"/>
          <w:rFonts w:eastAsiaTheme="minorEastAsia" w:cstheme="minorBidi"/>
        </w:rPr>
        <w:pPrChange w:id="289" w:author="Happy" w:date="2018-08-20T18:43:00Z">
          <w:pPr>
            <w:pStyle w:val="TOC4"/>
            <w:tabs>
              <w:tab w:val="right" w:leader="dot" w:pos="9350"/>
            </w:tabs>
            <w:ind w:left="1260"/>
          </w:pPr>
        </w:pPrChange>
      </w:pPr>
      <w:del w:id="290" w:author="Happy" w:date="2018-08-20T18:40:00Z">
        <w:r w:rsidRPr="009E1FA8" w:rsidDel="009E1FA8">
          <w:rPr>
            <w:rStyle w:val="a9"/>
            <w:iCs/>
            <w:noProof/>
            <w:rPrChange w:id="291" w:author="Happy" w:date="2018-08-20T18:40:00Z">
              <w:rPr>
                <w:rStyle w:val="a9"/>
                <w:iCs/>
                <w:noProof/>
              </w:rPr>
            </w:rPrChange>
          </w:rPr>
          <w:delText xml:space="preserve">1.7.3 </w:delText>
        </w:r>
        <w:r w:rsidRPr="009E1FA8" w:rsidDel="009E1FA8">
          <w:rPr>
            <w:rStyle w:val="a9"/>
            <w:rFonts w:hint="eastAsia"/>
            <w:iCs/>
            <w:noProof/>
            <w:rPrChange w:id="292" w:author="Happy" w:date="2018-08-20T18:40:00Z">
              <w:rPr>
                <w:rStyle w:val="a9"/>
                <w:rFonts w:hint="eastAsia"/>
                <w:iCs/>
                <w:noProof/>
              </w:rPr>
            </w:rPrChange>
          </w:rPr>
          <w:delText>数据来源</w:delText>
        </w:r>
        <w:r w:rsidDel="009E1FA8">
          <w:rPr>
            <w:webHidden/>
          </w:rPr>
          <w:tab/>
          <w:delText>33</w:delText>
        </w:r>
      </w:del>
    </w:p>
    <w:p w14:paraId="28D98518" w14:textId="77777777" w:rsidR="007E7FAB" w:rsidDel="009E1FA8" w:rsidRDefault="007E7FAB">
      <w:pPr>
        <w:pStyle w:val="TOC1"/>
        <w:tabs>
          <w:tab w:val="left" w:pos="800"/>
          <w:tab w:val="right" w:leader="dot" w:pos="9350"/>
        </w:tabs>
        <w:spacing w:before="156" w:after="156"/>
        <w:rPr>
          <w:del w:id="293" w:author="Happy" w:date="2018-08-20T18:40:00Z"/>
          <w:rFonts w:eastAsiaTheme="minorEastAsia" w:cstheme="minorBidi"/>
        </w:rPr>
        <w:pPrChange w:id="294" w:author="Happy" w:date="2018-08-20T18:43:00Z">
          <w:pPr>
            <w:pStyle w:val="TOC4"/>
            <w:tabs>
              <w:tab w:val="right" w:leader="dot" w:pos="9350"/>
            </w:tabs>
            <w:ind w:left="1260"/>
          </w:pPr>
        </w:pPrChange>
      </w:pPr>
      <w:del w:id="295" w:author="Happy" w:date="2018-08-20T18:40:00Z">
        <w:r w:rsidRPr="009E1FA8" w:rsidDel="009E1FA8">
          <w:rPr>
            <w:rStyle w:val="a9"/>
            <w:iCs/>
            <w:noProof/>
            <w:rPrChange w:id="296" w:author="Happy" w:date="2018-08-20T18:40:00Z">
              <w:rPr>
                <w:rStyle w:val="a9"/>
                <w:iCs/>
                <w:noProof/>
              </w:rPr>
            </w:rPrChange>
          </w:rPr>
          <w:delText xml:space="preserve">1.7.4 </w:delText>
        </w:r>
        <w:r w:rsidRPr="009E1FA8" w:rsidDel="009E1FA8">
          <w:rPr>
            <w:rStyle w:val="a9"/>
            <w:rFonts w:hint="eastAsia"/>
            <w:iCs/>
            <w:noProof/>
            <w:rPrChange w:id="297" w:author="Happy" w:date="2018-08-20T18:40:00Z">
              <w:rPr>
                <w:rStyle w:val="a9"/>
                <w:rFonts w:hint="eastAsia"/>
                <w:iCs/>
                <w:noProof/>
              </w:rPr>
            </w:rPrChange>
          </w:rPr>
          <w:delText>输入项</w:delText>
        </w:r>
        <w:r w:rsidDel="009E1FA8">
          <w:rPr>
            <w:webHidden/>
          </w:rPr>
          <w:tab/>
          <w:delText>33</w:delText>
        </w:r>
      </w:del>
    </w:p>
    <w:p w14:paraId="3BD3BC11" w14:textId="77777777" w:rsidR="007E7FAB" w:rsidDel="009E1FA8" w:rsidRDefault="007E7FAB">
      <w:pPr>
        <w:pStyle w:val="TOC1"/>
        <w:tabs>
          <w:tab w:val="left" w:pos="800"/>
          <w:tab w:val="right" w:leader="dot" w:pos="9350"/>
        </w:tabs>
        <w:spacing w:before="156" w:after="156"/>
        <w:rPr>
          <w:del w:id="298" w:author="Happy" w:date="2018-08-20T18:40:00Z"/>
          <w:rFonts w:eastAsiaTheme="minorEastAsia" w:cstheme="minorBidi"/>
        </w:rPr>
        <w:pPrChange w:id="299" w:author="Happy" w:date="2018-08-20T18:43:00Z">
          <w:pPr>
            <w:pStyle w:val="TOC4"/>
            <w:tabs>
              <w:tab w:val="right" w:leader="dot" w:pos="9350"/>
            </w:tabs>
            <w:ind w:left="1260"/>
          </w:pPr>
        </w:pPrChange>
      </w:pPr>
      <w:del w:id="300" w:author="Happy" w:date="2018-08-20T18:40:00Z">
        <w:r w:rsidRPr="009E1FA8" w:rsidDel="009E1FA8">
          <w:rPr>
            <w:rStyle w:val="a9"/>
            <w:iCs/>
            <w:noProof/>
            <w:rPrChange w:id="301" w:author="Happy" w:date="2018-08-20T18:40:00Z">
              <w:rPr>
                <w:rStyle w:val="a9"/>
                <w:iCs/>
                <w:noProof/>
              </w:rPr>
            </w:rPrChange>
          </w:rPr>
          <w:delText xml:space="preserve">1.7.5 </w:delText>
        </w:r>
        <w:r w:rsidRPr="009E1FA8" w:rsidDel="009E1FA8">
          <w:rPr>
            <w:rStyle w:val="a9"/>
            <w:rFonts w:hint="eastAsia"/>
            <w:iCs/>
            <w:noProof/>
            <w:rPrChange w:id="302" w:author="Happy" w:date="2018-08-20T18:40:00Z">
              <w:rPr>
                <w:rStyle w:val="a9"/>
                <w:rFonts w:hint="eastAsia"/>
                <w:iCs/>
                <w:noProof/>
              </w:rPr>
            </w:rPrChange>
          </w:rPr>
          <w:delText>操作规则</w:delText>
        </w:r>
        <w:r w:rsidDel="009E1FA8">
          <w:rPr>
            <w:webHidden/>
          </w:rPr>
          <w:tab/>
          <w:delText>34</w:delText>
        </w:r>
      </w:del>
    </w:p>
    <w:p w14:paraId="44E2A38E" w14:textId="77777777" w:rsidR="007E7FAB" w:rsidDel="009E1FA8" w:rsidRDefault="007E7FAB">
      <w:pPr>
        <w:pStyle w:val="TOC1"/>
        <w:tabs>
          <w:tab w:val="left" w:pos="800"/>
          <w:tab w:val="right" w:leader="dot" w:pos="9350"/>
        </w:tabs>
        <w:spacing w:before="156" w:after="156"/>
        <w:rPr>
          <w:del w:id="303" w:author="Happy" w:date="2018-08-20T18:40:00Z"/>
          <w:rFonts w:eastAsiaTheme="minorEastAsia" w:cstheme="minorBidi"/>
        </w:rPr>
        <w:pPrChange w:id="304" w:author="Happy" w:date="2018-08-20T18:43:00Z">
          <w:pPr>
            <w:pStyle w:val="TOC4"/>
            <w:tabs>
              <w:tab w:val="right" w:leader="dot" w:pos="9350"/>
            </w:tabs>
            <w:ind w:left="1260"/>
          </w:pPr>
        </w:pPrChange>
      </w:pPr>
      <w:del w:id="305" w:author="Happy" w:date="2018-08-20T18:40:00Z">
        <w:r w:rsidRPr="009E1FA8" w:rsidDel="009E1FA8">
          <w:rPr>
            <w:rStyle w:val="a9"/>
            <w:iCs/>
            <w:noProof/>
            <w:rPrChange w:id="306" w:author="Happy" w:date="2018-08-20T18:40:00Z">
              <w:rPr>
                <w:rStyle w:val="a9"/>
                <w:iCs/>
                <w:noProof/>
              </w:rPr>
            </w:rPrChange>
          </w:rPr>
          <w:delText xml:space="preserve">1.7.6 </w:delText>
        </w:r>
        <w:r w:rsidRPr="009E1FA8" w:rsidDel="009E1FA8">
          <w:rPr>
            <w:rStyle w:val="a9"/>
            <w:rFonts w:hint="eastAsia"/>
            <w:iCs/>
            <w:noProof/>
            <w:rPrChange w:id="307" w:author="Happy" w:date="2018-08-20T18:40:00Z">
              <w:rPr>
                <w:rStyle w:val="a9"/>
                <w:rFonts w:hint="eastAsia"/>
                <w:iCs/>
                <w:noProof/>
              </w:rPr>
            </w:rPrChange>
          </w:rPr>
          <w:delText>提示信息</w:delText>
        </w:r>
        <w:r w:rsidDel="009E1FA8">
          <w:rPr>
            <w:webHidden/>
          </w:rPr>
          <w:tab/>
          <w:delText>34</w:delText>
        </w:r>
      </w:del>
    </w:p>
    <w:p w14:paraId="45A94E16" w14:textId="77777777" w:rsidR="007E7FAB" w:rsidDel="009E1FA8" w:rsidRDefault="007E7FAB">
      <w:pPr>
        <w:pStyle w:val="TOC1"/>
        <w:tabs>
          <w:tab w:val="left" w:pos="800"/>
          <w:tab w:val="right" w:leader="dot" w:pos="9350"/>
        </w:tabs>
        <w:spacing w:before="156" w:after="156"/>
        <w:rPr>
          <w:del w:id="308" w:author="Happy" w:date="2018-08-20T18:40:00Z"/>
          <w:rFonts w:eastAsiaTheme="minorEastAsia" w:cstheme="minorBidi"/>
        </w:rPr>
        <w:pPrChange w:id="309" w:author="Happy" w:date="2018-08-20T18:43:00Z">
          <w:pPr>
            <w:pStyle w:val="TOC3"/>
            <w:tabs>
              <w:tab w:val="right" w:leader="dot" w:pos="9350"/>
            </w:tabs>
            <w:ind w:left="840"/>
          </w:pPr>
        </w:pPrChange>
      </w:pPr>
      <w:del w:id="310" w:author="Happy" w:date="2018-08-20T18:40:00Z">
        <w:r w:rsidRPr="009E1FA8" w:rsidDel="009E1FA8">
          <w:rPr>
            <w:rStyle w:val="a9"/>
            <w:noProof/>
            <w:rPrChange w:id="311" w:author="Happy" w:date="2018-08-20T18:40:00Z">
              <w:rPr>
                <w:rStyle w:val="a9"/>
                <w:noProof/>
              </w:rPr>
            </w:rPrChange>
          </w:rPr>
          <w:delText xml:space="preserve">1.8 </w:delText>
        </w:r>
        <w:r w:rsidRPr="009E1FA8" w:rsidDel="009E1FA8">
          <w:rPr>
            <w:rStyle w:val="a9"/>
            <w:rFonts w:hint="eastAsia"/>
            <w:noProof/>
            <w:rPrChange w:id="312" w:author="Happy" w:date="2018-08-20T18:40:00Z">
              <w:rPr>
                <w:rStyle w:val="a9"/>
                <w:rFonts w:hint="eastAsia"/>
                <w:noProof/>
              </w:rPr>
            </w:rPrChange>
          </w:rPr>
          <w:delText>并桌</w:delText>
        </w:r>
        <w:r w:rsidDel="009E1FA8">
          <w:rPr>
            <w:webHidden/>
          </w:rPr>
          <w:tab/>
          <w:delText>34</w:delText>
        </w:r>
      </w:del>
    </w:p>
    <w:p w14:paraId="0B25711F" w14:textId="77777777" w:rsidR="007E7FAB" w:rsidDel="009E1FA8" w:rsidRDefault="007E7FAB">
      <w:pPr>
        <w:pStyle w:val="TOC1"/>
        <w:tabs>
          <w:tab w:val="left" w:pos="800"/>
          <w:tab w:val="right" w:leader="dot" w:pos="9350"/>
        </w:tabs>
        <w:spacing w:before="156" w:after="156"/>
        <w:rPr>
          <w:del w:id="313" w:author="Happy" w:date="2018-08-20T18:40:00Z"/>
          <w:rFonts w:eastAsiaTheme="minorEastAsia" w:cstheme="minorBidi"/>
        </w:rPr>
        <w:pPrChange w:id="314" w:author="Happy" w:date="2018-08-20T18:43:00Z">
          <w:pPr>
            <w:pStyle w:val="TOC4"/>
            <w:tabs>
              <w:tab w:val="right" w:leader="dot" w:pos="9350"/>
            </w:tabs>
            <w:ind w:left="1260"/>
          </w:pPr>
        </w:pPrChange>
      </w:pPr>
      <w:del w:id="315" w:author="Happy" w:date="2018-08-20T18:40:00Z">
        <w:r w:rsidRPr="009E1FA8" w:rsidDel="009E1FA8">
          <w:rPr>
            <w:rStyle w:val="a9"/>
            <w:iCs/>
            <w:noProof/>
            <w:rPrChange w:id="316" w:author="Happy" w:date="2018-08-20T18:40:00Z">
              <w:rPr>
                <w:rStyle w:val="a9"/>
                <w:iCs/>
                <w:noProof/>
              </w:rPr>
            </w:rPrChange>
          </w:rPr>
          <w:delText xml:space="preserve">1.8.1 </w:delText>
        </w:r>
        <w:r w:rsidRPr="009E1FA8" w:rsidDel="009E1FA8">
          <w:rPr>
            <w:rStyle w:val="a9"/>
            <w:rFonts w:hint="eastAsia"/>
            <w:iCs/>
            <w:noProof/>
            <w:rPrChange w:id="317" w:author="Happy" w:date="2018-08-20T18:40:00Z">
              <w:rPr>
                <w:rStyle w:val="a9"/>
                <w:rFonts w:hint="eastAsia"/>
                <w:iCs/>
                <w:noProof/>
              </w:rPr>
            </w:rPrChange>
          </w:rPr>
          <w:delText>显示内容</w:delText>
        </w:r>
        <w:r w:rsidDel="009E1FA8">
          <w:rPr>
            <w:webHidden/>
          </w:rPr>
          <w:tab/>
          <w:delText>34</w:delText>
        </w:r>
      </w:del>
    </w:p>
    <w:p w14:paraId="36715E8C" w14:textId="77777777" w:rsidR="007E7FAB" w:rsidDel="009E1FA8" w:rsidRDefault="007E7FAB">
      <w:pPr>
        <w:pStyle w:val="TOC1"/>
        <w:tabs>
          <w:tab w:val="left" w:pos="800"/>
          <w:tab w:val="right" w:leader="dot" w:pos="9350"/>
        </w:tabs>
        <w:spacing w:before="156" w:after="156"/>
        <w:rPr>
          <w:del w:id="318" w:author="Happy" w:date="2018-08-20T18:40:00Z"/>
          <w:rFonts w:eastAsiaTheme="minorEastAsia" w:cstheme="minorBidi"/>
        </w:rPr>
        <w:pPrChange w:id="319" w:author="Happy" w:date="2018-08-20T18:43:00Z">
          <w:pPr>
            <w:pStyle w:val="TOC4"/>
            <w:tabs>
              <w:tab w:val="right" w:leader="dot" w:pos="9350"/>
            </w:tabs>
            <w:ind w:left="1260"/>
          </w:pPr>
        </w:pPrChange>
      </w:pPr>
      <w:del w:id="320" w:author="Happy" w:date="2018-08-20T18:40:00Z">
        <w:r w:rsidRPr="009E1FA8" w:rsidDel="009E1FA8">
          <w:rPr>
            <w:rStyle w:val="a9"/>
            <w:iCs/>
            <w:noProof/>
            <w:rPrChange w:id="321" w:author="Happy" w:date="2018-08-20T18:40:00Z">
              <w:rPr>
                <w:rStyle w:val="a9"/>
                <w:iCs/>
                <w:noProof/>
              </w:rPr>
            </w:rPrChange>
          </w:rPr>
          <w:delText xml:space="preserve">1.8.2 </w:delText>
        </w:r>
        <w:r w:rsidRPr="009E1FA8" w:rsidDel="009E1FA8">
          <w:rPr>
            <w:rStyle w:val="a9"/>
            <w:rFonts w:hint="eastAsia"/>
            <w:iCs/>
            <w:noProof/>
            <w:rPrChange w:id="322" w:author="Happy" w:date="2018-08-20T18:40:00Z">
              <w:rPr>
                <w:rStyle w:val="a9"/>
                <w:rFonts w:hint="eastAsia"/>
                <w:iCs/>
                <w:noProof/>
              </w:rPr>
            </w:rPrChange>
          </w:rPr>
          <w:delText>出入口</w:delText>
        </w:r>
        <w:r w:rsidDel="009E1FA8">
          <w:rPr>
            <w:webHidden/>
          </w:rPr>
          <w:tab/>
          <w:delText>35</w:delText>
        </w:r>
      </w:del>
    </w:p>
    <w:p w14:paraId="3644E1C0" w14:textId="77777777" w:rsidR="007E7FAB" w:rsidDel="009E1FA8" w:rsidRDefault="007E7FAB">
      <w:pPr>
        <w:pStyle w:val="TOC1"/>
        <w:tabs>
          <w:tab w:val="left" w:pos="800"/>
          <w:tab w:val="right" w:leader="dot" w:pos="9350"/>
        </w:tabs>
        <w:spacing w:before="156" w:after="156"/>
        <w:rPr>
          <w:del w:id="323" w:author="Happy" w:date="2018-08-20T18:40:00Z"/>
          <w:rFonts w:eastAsiaTheme="minorEastAsia" w:cstheme="minorBidi"/>
        </w:rPr>
        <w:pPrChange w:id="324" w:author="Happy" w:date="2018-08-20T18:43:00Z">
          <w:pPr>
            <w:pStyle w:val="TOC4"/>
            <w:tabs>
              <w:tab w:val="right" w:leader="dot" w:pos="9350"/>
            </w:tabs>
            <w:ind w:left="1260"/>
          </w:pPr>
        </w:pPrChange>
      </w:pPr>
      <w:del w:id="325" w:author="Happy" w:date="2018-08-20T18:40:00Z">
        <w:r w:rsidRPr="009E1FA8" w:rsidDel="009E1FA8">
          <w:rPr>
            <w:rStyle w:val="a9"/>
            <w:iCs/>
            <w:noProof/>
            <w:rPrChange w:id="326" w:author="Happy" w:date="2018-08-20T18:40:00Z">
              <w:rPr>
                <w:rStyle w:val="a9"/>
                <w:iCs/>
                <w:noProof/>
              </w:rPr>
            </w:rPrChange>
          </w:rPr>
          <w:delText xml:space="preserve">1.8.3 </w:delText>
        </w:r>
        <w:r w:rsidRPr="009E1FA8" w:rsidDel="009E1FA8">
          <w:rPr>
            <w:rStyle w:val="a9"/>
            <w:rFonts w:hint="eastAsia"/>
            <w:iCs/>
            <w:noProof/>
            <w:rPrChange w:id="327" w:author="Happy" w:date="2018-08-20T18:40:00Z">
              <w:rPr>
                <w:rStyle w:val="a9"/>
                <w:rFonts w:hint="eastAsia"/>
                <w:iCs/>
                <w:noProof/>
              </w:rPr>
            </w:rPrChange>
          </w:rPr>
          <w:delText>数据来源</w:delText>
        </w:r>
        <w:r w:rsidDel="009E1FA8">
          <w:rPr>
            <w:webHidden/>
          </w:rPr>
          <w:tab/>
          <w:delText>35</w:delText>
        </w:r>
      </w:del>
    </w:p>
    <w:p w14:paraId="0B9541C5" w14:textId="77777777" w:rsidR="007E7FAB" w:rsidDel="009E1FA8" w:rsidRDefault="007E7FAB">
      <w:pPr>
        <w:pStyle w:val="TOC1"/>
        <w:tabs>
          <w:tab w:val="left" w:pos="800"/>
          <w:tab w:val="right" w:leader="dot" w:pos="9350"/>
        </w:tabs>
        <w:spacing w:before="156" w:after="156"/>
        <w:rPr>
          <w:del w:id="328" w:author="Happy" w:date="2018-08-20T18:40:00Z"/>
          <w:rFonts w:eastAsiaTheme="minorEastAsia" w:cstheme="minorBidi"/>
        </w:rPr>
        <w:pPrChange w:id="329" w:author="Happy" w:date="2018-08-20T18:43:00Z">
          <w:pPr>
            <w:pStyle w:val="TOC4"/>
            <w:tabs>
              <w:tab w:val="right" w:leader="dot" w:pos="9350"/>
            </w:tabs>
            <w:ind w:left="1260"/>
          </w:pPr>
        </w:pPrChange>
      </w:pPr>
      <w:del w:id="330" w:author="Happy" w:date="2018-08-20T18:40:00Z">
        <w:r w:rsidRPr="009E1FA8" w:rsidDel="009E1FA8">
          <w:rPr>
            <w:rStyle w:val="a9"/>
            <w:iCs/>
            <w:noProof/>
            <w:rPrChange w:id="331" w:author="Happy" w:date="2018-08-20T18:40:00Z">
              <w:rPr>
                <w:rStyle w:val="a9"/>
                <w:iCs/>
                <w:noProof/>
              </w:rPr>
            </w:rPrChange>
          </w:rPr>
          <w:delText xml:space="preserve">1.8.4 </w:delText>
        </w:r>
        <w:r w:rsidRPr="009E1FA8" w:rsidDel="009E1FA8">
          <w:rPr>
            <w:rStyle w:val="a9"/>
            <w:rFonts w:hint="eastAsia"/>
            <w:iCs/>
            <w:noProof/>
            <w:rPrChange w:id="332" w:author="Happy" w:date="2018-08-20T18:40:00Z">
              <w:rPr>
                <w:rStyle w:val="a9"/>
                <w:rFonts w:hint="eastAsia"/>
                <w:iCs/>
                <w:noProof/>
              </w:rPr>
            </w:rPrChange>
          </w:rPr>
          <w:delText>输入项</w:delText>
        </w:r>
        <w:r w:rsidDel="009E1FA8">
          <w:rPr>
            <w:webHidden/>
          </w:rPr>
          <w:tab/>
          <w:delText>35</w:delText>
        </w:r>
      </w:del>
    </w:p>
    <w:p w14:paraId="7808CCD3" w14:textId="77777777" w:rsidR="007E7FAB" w:rsidDel="009E1FA8" w:rsidRDefault="007E7FAB">
      <w:pPr>
        <w:pStyle w:val="TOC1"/>
        <w:tabs>
          <w:tab w:val="left" w:pos="800"/>
          <w:tab w:val="right" w:leader="dot" w:pos="9350"/>
        </w:tabs>
        <w:spacing w:before="156" w:after="156"/>
        <w:rPr>
          <w:del w:id="333" w:author="Happy" w:date="2018-08-20T18:40:00Z"/>
          <w:rFonts w:eastAsiaTheme="minorEastAsia" w:cstheme="minorBidi"/>
        </w:rPr>
        <w:pPrChange w:id="334" w:author="Happy" w:date="2018-08-20T18:43:00Z">
          <w:pPr>
            <w:pStyle w:val="TOC4"/>
            <w:tabs>
              <w:tab w:val="right" w:leader="dot" w:pos="9350"/>
            </w:tabs>
            <w:ind w:left="1260"/>
          </w:pPr>
        </w:pPrChange>
      </w:pPr>
      <w:del w:id="335" w:author="Happy" w:date="2018-08-20T18:40:00Z">
        <w:r w:rsidRPr="009E1FA8" w:rsidDel="009E1FA8">
          <w:rPr>
            <w:rStyle w:val="a9"/>
            <w:iCs/>
            <w:noProof/>
            <w:rPrChange w:id="336" w:author="Happy" w:date="2018-08-20T18:40:00Z">
              <w:rPr>
                <w:rStyle w:val="a9"/>
                <w:iCs/>
                <w:noProof/>
              </w:rPr>
            </w:rPrChange>
          </w:rPr>
          <w:delText xml:space="preserve">1.8.5 </w:delText>
        </w:r>
        <w:r w:rsidRPr="009E1FA8" w:rsidDel="009E1FA8">
          <w:rPr>
            <w:rStyle w:val="a9"/>
            <w:rFonts w:hint="eastAsia"/>
            <w:iCs/>
            <w:noProof/>
            <w:rPrChange w:id="337" w:author="Happy" w:date="2018-08-20T18:40:00Z">
              <w:rPr>
                <w:rStyle w:val="a9"/>
                <w:rFonts w:hint="eastAsia"/>
                <w:iCs/>
                <w:noProof/>
              </w:rPr>
            </w:rPrChange>
          </w:rPr>
          <w:delText>操作规则</w:delText>
        </w:r>
        <w:r w:rsidDel="009E1FA8">
          <w:rPr>
            <w:webHidden/>
          </w:rPr>
          <w:tab/>
          <w:delText>35</w:delText>
        </w:r>
      </w:del>
    </w:p>
    <w:p w14:paraId="04A6A594" w14:textId="77777777" w:rsidR="007E7FAB" w:rsidDel="009E1FA8" w:rsidRDefault="007E7FAB">
      <w:pPr>
        <w:pStyle w:val="TOC1"/>
        <w:tabs>
          <w:tab w:val="left" w:pos="800"/>
          <w:tab w:val="right" w:leader="dot" w:pos="9350"/>
        </w:tabs>
        <w:spacing w:before="156" w:after="156"/>
        <w:rPr>
          <w:del w:id="338" w:author="Happy" w:date="2018-08-20T18:40:00Z"/>
          <w:rFonts w:eastAsiaTheme="minorEastAsia" w:cstheme="minorBidi"/>
        </w:rPr>
        <w:pPrChange w:id="339" w:author="Happy" w:date="2018-08-20T18:43:00Z">
          <w:pPr>
            <w:pStyle w:val="TOC3"/>
            <w:tabs>
              <w:tab w:val="right" w:leader="dot" w:pos="9350"/>
            </w:tabs>
            <w:ind w:left="840"/>
          </w:pPr>
        </w:pPrChange>
      </w:pPr>
      <w:del w:id="340" w:author="Happy" w:date="2018-08-20T18:40:00Z">
        <w:r w:rsidRPr="009E1FA8" w:rsidDel="009E1FA8">
          <w:rPr>
            <w:rStyle w:val="a9"/>
            <w:noProof/>
            <w:rPrChange w:id="341" w:author="Happy" w:date="2018-08-20T18:40:00Z">
              <w:rPr>
                <w:rStyle w:val="a9"/>
                <w:noProof/>
              </w:rPr>
            </w:rPrChange>
          </w:rPr>
          <w:delText xml:space="preserve">1.9 </w:delText>
        </w:r>
        <w:r w:rsidRPr="009E1FA8" w:rsidDel="009E1FA8">
          <w:rPr>
            <w:rStyle w:val="a9"/>
            <w:rFonts w:hint="eastAsia"/>
            <w:noProof/>
            <w:rPrChange w:id="342" w:author="Happy" w:date="2018-08-20T18:40:00Z">
              <w:rPr>
                <w:rStyle w:val="a9"/>
                <w:rFonts w:hint="eastAsia"/>
                <w:noProof/>
              </w:rPr>
            </w:rPrChange>
          </w:rPr>
          <w:delText>并桌弹框</w:delText>
        </w:r>
        <w:r w:rsidDel="009E1FA8">
          <w:rPr>
            <w:webHidden/>
          </w:rPr>
          <w:tab/>
          <w:delText>36</w:delText>
        </w:r>
      </w:del>
    </w:p>
    <w:p w14:paraId="082ADA0A" w14:textId="77777777" w:rsidR="007E7FAB" w:rsidDel="009E1FA8" w:rsidRDefault="007E7FAB">
      <w:pPr>
        <w:pStyle w:val="TOC1"/>
        <w:tabs>
          <w:tab w:val="left" w:pos="800"/>
          <w:tab w:val="right" w:leader="dot" w:pos="9350"/>
        </w:tabs>
        <w:spacing w:before="156" w:after="156"/>
        <w:rPr>
          <w:del w:id="343" w:author="Happy" w:date="2018-08-20T18:40:00Z"/>
          <w:rFonts w:eastAsiaTheme="minorEastAsia" w:cstheme="minorBidi"/>
        </w:rPr>
        <w:pPrChange w:id="344" w:author="Happy" w:date="2018-08-20T18:43:00Z">
          <w:pPr>
            <w:pStyle w:val="TOC4"/>
            <w:tabs>
              <w:tab w:val="right" w:leader="dot" w:pos="9350"/>
            </w:tabs>
            <w:ind w:left="1260"/>
          </w:pPr>
        </w:pPrChange>
      </w:pPr>
      <w:del w:id="345" w:author="Happy" w:date="2018-08-20T18:40:00Z">
        <w:r w:rsidRPr="009E1FA8" w:rsidDel="009E1FA8">
          <w:rPr>
            <w:rStyle w:val="a9"/>
            <w:iCs/>
            <w:noProof/>
            <w:rPrChange w:id="346" w:author="Happy" w:date="2018-08-20T18:40:00Z">
              <w:rPr>
                <w:rStyle w:val="a9"/>
                <w:iCs/>
                <w:noProof/>
              </w:rPr>
            </w:rPrChange>
          </w:rPr>
          <w:delText xml:space="preserve">1.9.1 </w:delText>
        </w:r>
        <w:r w:rsidRPr="009E1FA8" w:rsidDel="009E1FA8">
          <w:rPr>
            <w:rStyle w:val="a9"/>
            <w:rFonts w:hint="eastAsia"/>
            <w:iCs/>
            <w:noProof/>
            <w:rPrChange w:id="347" w:author="Happy" w:date="2018-08-20T18:40:00Z">
              <w:rPr>
                <w:rStyle w:val="a9"/>
                <w:rFonts w:hint="eastAsia"/>
                <w:iCs/>
                <w:noProof/>
              </w:rPr>
            </w:rPrChange>
          </w:rPr>
          <w:delText>显示内容</w:delText>
        </w:r>
        <w:r w:rsidDel="009E1FA8">
          <w:rPr>
            <w:webHidden/>
          </w:rPr>
          <w:tab/>
          <w:delText>36</w:delText>
        </w:r>
      </w:del>
    </w:p>
    <w:p w14:paraId="6EFB58BE" w14:textId="77777777" w:rsidR="007E7FAB" w:rsidDel="009E1FA8" w:rsidRDefault="007E7FAB">
      <w:pPr>
        <w:pStyle w:val="TOC1"/>
        <w:tabs>
          <w:tab w:val="left" w:pos="800"/>
          <w:tab w:val="right" w:leader="dot" w:pos="9350"/>
        </w:tabs>
        <w:spacing w:before="156" w:after="156"/>
        <w:rPr>
          <w:del w:id="348" w:author="Happy" w:date="2018-08-20T18:40:00Z"/>
          <w:rFonts w:eastAsiaTheme="minorEastAsia" w:cstheme="minorBidi"/>
        </w:rPr>
        <w:pPrChange w:id="349" w:author="Happy" w:date="2018-08-20T18:43:00Z">
          <w:pPr>
            <w:pStyle w:val="TOC4"/>
            <w:tabs>
              <w:tab w:val="right" w:leader="dot" w:pos="9350"/>
            </w:tabs>
            <w:ind w:left="1260"/>
          </w:pPr>
        </w:pPrChange>
      </w:pPr>
      <w:del w:id="350" w:author="Happy" w:date="2018-08-20T18:40:00Z">
        <w:r w:rsidRPr="009E1FA8" w:rsidDel="009E1FA8">
          <w:rPr>
            <w:rStyle w:val="a9"/>
            <w:iCs/>
            <w:noProof/>
            <w:rPrChange w:id="351" w:author="Happy" w:date="2018-08-20T18:40:00Z">
              <w:rPr>
                <w:rStyle w:val="a9"/>
                <w:iCs/>
                <w:noProof/>
              </w:rPr>
            </w:rPrChange>
          </w:rPr>
          <w:delText xml:space="preserve">1.9.2 </w:delText>
        </w:r>
        <w:r w:rsidRPr="009E1FA8" w:rsidDel="009E1FA8">
          <w:rPr>
            <w:rStyle w:val="a9"/>
            <w:rFonts w:hint="eastAsia"/>
            <w:iCs/>
            <w:noProof/>
            <w:rPrChange w:id="352" w:author="Happy" w:date="2018-08-20T18:40:00Z">
              <w:rPr>
                <w:rStyle w:val="a9"/>
                <w:rFonts w:hint="eastAsia"/>
                <w:iCs/>
                <w:noProof/>
              </w:rPr>
            </w:rPrChange>
          </w:rPr>
          <w:delText>出入口</w:delText>
        </w:r>
        <w:r w:rsidDel="009E1FA8">
          <w:rPr>
            <w:webHidden/>
          </w:rPr>
          <w:tab/>
          <w:delText>36</w:delText>
        </w:r>
      </w:del>
    </w:p>
    <w:p w14:paraId="3B886A2F" w14:textId="77777777" w:rsidR="007E7FAB" w:rsidDel="009E1FA8" w:rsidRDefault="007E7FAB">
      <w:pPr>
        <w:pStyle w:val="TOC1"/>
        <w:tabs>
          <w:tab w:val="left" w:pos="800"/>
          <w:tab w:val="right" w:leader="dot" w:pos="9350"/>
        </w:tabs>
        <w:spacing w:before="156" w:after="156"/>
        <w:rPr>
          <w:del w:id="353" w:author="Happy" w:date="2018-08-20T18:40:00Z"/>
          <w:rFonts w:eastAsiaTheme="minorEastAsia" w:cstheme="minorBidi"/>
        </w:rPr>
        <w:pPrChange w:id="354" w:author="Happy" w:date="2018-08-20T18:43:00Z">
          <w:pPr>
            <w:pStyle w:val="TOC4"/>
            <w:tabs>
              <w:tab w:val="right" w:leader="dot" w:pos="9350"/>
            </w:tabs>
            <w:ind w:left="1260"/>
          </w:pPr>
        </w:pPrChange>
      </w:pPr>
      <w:del w:id="355" w:author="Happy" w:date="2018-08-20T18:40:00Z">
        <w:r w:rsidRPr="009E1FA8" w:rsidDel="009E1FA8">
          <w:rPr>
            <w:rStyle w:val="a9"/>
            <w:iCs/>
            <w:noProof/>
            <w:rPrChange w:id="356" w:author="Happy" w:date="2018-08-20T18:40:00Z">
              <w:rPr>
                <w:rStyle w:val="a9"/>
                <w:iCs/>
                <w:noProof/>
              </w:rPr>
            </w:rPrChange>
          </w:rPr>
          <w:delText xml:space="preserve">1.9.3 </w:delText>
        </w:r>
        <w:r w:rsidRPr="009E1FA8" w:rsidDel="009E1FA8">
          <w:rPr>
            <w:rStyle w:val="a9"/>
            <w:rFonts w:hint="eastAsia"/>
            <w:iCs/>
            <w:noProof/>
            <w:rPrChange w:id="357" w:author="Happy" w:date="2018-08-20T18:40:00Z">
              <w:rPr>
                <w:rStyle w:val="a9"/>
                <w:rFonts w:hint="eastAsia"/>
                <w:iCs/>
                <w:noProof/>
              </w:rPr>
            </w:rPrChange>
          </w:rPr>
          <w:delText>数据来源</w:delText>
        </w:r>
        <w:r w:rsidDel="009E1FA8">
          <w:rPr>
            <w:webHidden/>
          </w:rPr>
          <w:tab/>
          <w:delText>36</w:delText>
        </w:r>
      </w:del>
    </w:p>
    <w:p w14:paraId="7B5E5BF8" w14:textId="77777777" w:rsidR="007E7FAB" w:rsidDel="009E1FA8" w:rsidRDefault="007E7FAB">
      <w:pPr>
        <w:pStyle w:val="TOC1"/>
        <w:tabs>
          <w:tab w:val="left" w:pos="800"/>
          <w:tab w:val="right" w:leader="dot" w:pos="9350"/>
        </w:tabs>
        <w:spacing w:before="156" w:after="156"/>
        <w:rPr>
          <w:del w:id="358" w:author="Happy" w:date="2018-08-20T18:40:00Z"/>
          <w:rFonts w:eastAsiaTheme="minorEastAsia" w:cstheme="minorBidi"/>
        </w:rPr>
        <w:pPrChange w:id="359" w:author="Happy" w:date="2018-08-20T18:43:00Z">
          <w:pPr>
            <w:pStyle w:val="TOC4"/>
            <w:tabs>
              <w:tab w:val="right" w:leader="dot" w:pos="9350"/>
            </w:tabs>
            <w:ind w:left="1260"/>
          </w:pPr>
        </w:pPrChange>
      </w:pPr>
      <w:del w:id="360" w:author="Happy" w:date="2018-08-20T18:40:00Z">
        <w:r w:rsidRPr="009E1FA8" w:rsidDel="009E1FA8">
          <w:rPr>
            <w:rStyle w:val="a9"/>
            <w:iCs/>
            <w:noProof/>
            <w:rPrChange w:id="361" w:author="Happy" w:date="2018-08-20T18:40:00Z">
              <w:rPr>
                <w:rStyle w:val="a9"/>
                <w:iCs/>
                <w:noProof/>
              </w:rPr>
            </w:rPrChange>
          </w:rPr>
          <w:delText xml:space="preserve">1.9.4 </w:delText>
        </w:r>
        <w:r w:rsidRPr="009E1FA8" w:rsidDel="009E1FA8">
          <w:rPr>
            <w:rStyle w:val="a9"/>
            <w:rFonts w:hint="eastAsia"/>
            <w:iCs/>
            <w:noProof/>
            <w:rPrChange w:id="362" w:author="Happy" w:date="2018-08-20T18:40:00Z">
              <w:rPr>
                <w:rStyle w:val="a9"/>
                <w:rFonts w:hint="eastAsia"/>
                <w:iCs/>
                <w:noProof/>
              </w:rPr>
            </w:rPrChange>
          </w:rPr>
          <w:delText>输入项</w:delText>
        </w:r>
        <w:r w:rsidDel="009E1FA8">
          <w:rPr>
            <w:webHidden/>
          </w:rPr>
          <w:tab/>
          <w:delText>37</w:delText>
        </w:r>
      </w:del>
    </w:p>
    <w:p w14:paraId="6DFB438F" w14:textId="77777777" w:rsidR="007E7FAB" w:rsidDel="009E1FA8" w:rsidRDefault="007E7FAB">
      <w:pPr>
        <w:pStyle w:val="TOC1"/>
        <w:tabs>
          <w:tab w:val="left" w:pos="800"/>
          <w:tab w:val="right" w:leader="dot" w:pos="9350"/>
        </w:tabs>
        <w:spacing w:before="156" w:after="156"/>
        <w:rPr>
          <w:del w:id="363" w:author="Happy" w:date="2018-08-20T18:40:00Z"/>
          <w:rFonts w:eastAsiaTheme="minorEastAsia" w:cstheme="minorBidi"/>
        </w:rPr>
        <w:pPrChange w:id="364" w:author="Happy" w:date="2018-08-20T18:43:00Z">
          <w:pPr>
            <w:pStyle w:val="TOC4"/>
            <w:tabs>
              <w:tab w:val="right" w:leader="dot" w:pos="9350"/>
            </w:tabs>
            <w:ind w:left="1260"/>
          </w:pPr>
        </w:pPrChange>
      </w:pPr>
      <w:del w:id="365" w:author="Happy" w:date="2018-08-20T18:40:00Z">
        <w:r w:rsidRPr="009E1FA8" w:rsidDel="009E1FA8">
          <w:rPr>
            <w:rStyle w:val="a9"/>
            <w:iCs/>
            <w:noProof/>
            <w:rPrChange w:id="366" w:author="Happy" w:date="2018-08-20T18:40:00Z">
              <w:rPr>
                <w:rStyle w:val="a9"/>
                <w:iCs/>
                <w:noProof/>
              </w:rPr>
            </w:rPrChange>
          </w:rPr>
          <w:delText xml:space="preserve">1.9.5 </w:delText>
        </w:r>
        <w:r w:rsidRPr="009E1FA8" w:rsidDel="009E1FA8">
          <w:rPr>
            <w:rStyle w:val="a9"/>
            <w:rFonts w:hint="eastAsia"/>
            <w:iCs/>
            <w:noProof/>
            <w:rPrChange w:id="367" w:author="Happy" w:date="2018-08-20T18:40:00Z">
              <w:rPr>
                <w:rStyle w:val="a9"/>
                <w:rFonts w:hint="eastAsia"/>
                <w:iCs/>
                <w:noProof/>
              </w:rPr>
            </w:rPrChange>
          </w:rPr>
          <w:delText>操作规则</w:delText>
        </w:r>
        <w:r w:rsidDel="009E1FA8">
          <w:rPr>
            <w:webHidden/>
          </w:rPr>
          <w:tab/>
          <w:delText>37</w:delText>
        </w:r>
      </w:del>
    </w:p>
    <w:p w14:paraId="5B5BB890" w14:textId="77777777" w:rsidR="007E7FAB" w:rsidDel="009E1FA8" w:rsidRDefault="007E7FAB">
      <w:pPr>
        <w:pStyle w:val="TOC1"/>
        <w:tabs>
          <w:tab w:val="left" w:pos="800"/>
          <w:tab w:val="right" w:leader="dot" w:pos="9350"/>
        </w:tabs>
        <w:spacing w:before="156" w:after="156"/>
        <w:rPr>
          <w:del w:id="368" w:author="Happy" w:date="2018-08-20T18:40:00Z"/>
          <w:rFonts w:eastAsiaTheme="minorEastAsia" w:cstheme="minorBidi"/>
        </w:rPr>
        <w:pPrChange w:id="369" w:author="Happy" w:date="2018-08-20T18:43:00Z">
          <w:pPr>
            <w:pStyle w:val="TOC4"/>
            <w:tabs>
              <w:tab w:val="right" w:leader="dot" w:pos="9350"/>
            </w:tabs>
            <w:ind w:left="1260"/>
          </w:pPr>
        </w:pPrChange>
      </w:pPr>
      <w:del w:id="370" w:author="Happy" w:date="2018-08-20T18:40:00Z">
        <w:r w:rsidRPr="009E1FA8" w:rsidDel="009E1FA8">
          <w:rPr>
            <w:rStyle w:val="a9"/>
            <w:iCs/>
            <w:noProof/>
            <w:rPrChange w:id="371" w:author="Happy" w:date="2018-08-20T18:40:00Z">
              <w:rPr>
                <w:rStyle w:val="a9"/>
                <w:iCs/>
                <w:noProof/>
              </w:rPr>
            </w:rPrChange>
          </w:rPr>
          <w:delText xml:space="preserve">1.9.6 </w:delText>
        </w:r>
        <w:r w:rsidRPr="009E1FA8" w:rsidDel="009E1FA8">
          <w:rPr>
            <w:rStyle w:val="a9"/>
            <w:rFonts w:hint="eastAsia"/>
            <w:iCs/>
            <w:noProof/>
            <w:rPrChange w:id="372" w:author="Happy" w:date="2018-08-20T18:40:00Z">
              <w:rPr>
                <w:rStyle w:val="a9"/>
                <w:rFonts w:hint="eastAsia"/>
                <w:iCs/>
                <w:noProof/>
              </w:rPr>
            </w:rPrChange>
          </w:rPr>
          <w:delText>提示信息</w:delText>
        </w:r>
        <w:r w:rsidDel="009E1FA8">
          <w:rPr>
            <w:webHidden/>
          </w:rPr>
          <w:tab/>
          <w:delText>37</w:delText>
        </w:r>
      </w:del>
    </w:p>
    <w:p w14:paraId="68C450A4" w14:textId="77777777" w:rsidR="007E7FAB" w:rsidDel="009E1FA8" w:rsidRDefault="007E7FAB">
      <w:pPr>
        <w:pStyle w:val="TOC1"/>
        <w:tabs>
          <w:tab w:val="left" w:pos="800"/>
          <w:tab w:val="right" w:leader="dot" w:pos="9350"/>
        </w:tabs>
        <w:spacing w:before="156" w:after="156"/>
        <w:rPr>
          <w:del w:id="373" w:author="Happy" w:date="2018-08-20T18:40:00Z"/>
          <w:rFonts w:eastAsiaTheme="minorEastAsia" w:cstheme="minorBidi"/>
        </w:rPr>
        <w:pPrChange w:id="374" w:author="Happy" w:date="2018-08-20T18:43:00Z">
          <w:pPr>
            <w:pStyle w:val="TOC3"/>
            <w:tabs>
              <w:tab w:val="right" w:leader="dot" w:pos="9350"/>
            </w:tabs>
            <w:ind w:left="840"/>
          </w:pPr>
        </w:pPrChange>
      </w:pPr>
      <w:del w:id="375" w:author="Happy" w:date="2018-08-20T18:40:00Z">
        <w:r w:rsidRPr="009E1FA8" w:rsidDel="009E1FA8">
          <w:rPr>
            <w:rStyle w:val="a9"/>
            <w:noProof/>
            <w:rPrChange w:id="376" w:author="Happy" w:date="2018-08-20T18:40:00Z">
              <w:rPr>
                <w:rStyle w:val="a9"/>
                <w:noProof/>
              </w:rPr>
            </w:rPrChange>
          </w:rPr>
          <w:delText xml:space="preserve">1.10 </w:delText>
        </w:r>
        <w:r w:rsidRPr="009E1FA8" w:rsidDel="009E1FA8">
          <w:rPr>
            <w:rStyle w:val="a9"/>
            <w:rFonts w:hint="eastAsia"/>
            <w:noProof/>
            <w:rPrChange w:id="377" w:author="Happy" w:date="2018-08-20T18:40:00Z">
              <w:rPr>
                <w:rStyle w:val="a9"/>
                <w:rFonts w:hint="eastAsia"/>
                <w:noProof/>
              </w:rPr>
            </w:rPrChange>
          </w:rPr>
          <w:delText>换桌</w:delText>
        </w:r>
        <w:r w:rsidDel="009E1FA8">
          <w:rPr>
            <w:webHidden/>
          </w:rPr>
          <w:tab/>
          <w:delText>37</w:delText>
        </w:r>
      </w:del>
    </w:p>
    <w:p w14:paraId="4E5685BC" w14:textId="77777777" w:rsidR="007E7FAB" w:rsidDel="009E1FA8" w:rsidRDefault="007E7FAB">
      <w:pPr>
        <w:pStyle w:val="TOC1"/>
        <w:tabs>
          <w:tab w:val="left" w:pos="800"/>
          <w:tab w:val="right" w:leader="dot" w:pos="9350"/>
        </w:tabs>
        <w:spacing w:before="156" w:after="156"/>
        <w:rPr>
          <w:del w:id="378" w:author="Happy" w:date="2018-08-20T18:40:00Z"/>
          <w:rFonts w:eastAsiaTheme="minorEastAsia" w:cstheme="minorBidi"/>
        </w:rPr>
        <w:pPrChange w:id="379" w:author="Happy" w:date="2018-08-20T18:43:00Z">
          <w:pPr>
            <w:pStyle w:val="TOC4"/>
            <w:tabs>
              <w:tab w:val="right" w:leader="dot" w:pos="9350"/>
            </w:tabs>
            <w:ind w:left="1260"/>
          </w:pPr>
        </w:pPrChange>
      </w:pPr>
      <w:del w:id="380" w:author="Happy" w:date="2018-08-20T18:40:00Z">
        <w:r w:rsidRPr="009E1FA8" w:rsidDel="009E1FA8">
          <w:rPr>
            <w:rStyle w:val="a9"/>
            <w:iCs/>
            <w:noProof/>
            <w:rPrChange w:id="381" w:author="Happy" w:date="2018-08-20T18:40:00Z">
              <w:rPr>
                <w:rStyle w:val="a9"/>
                <w:iCs/>
                <w:noProof/>
              </w:rPr>
            </w:rPrChange>
          </w:rPr>
          <w:delText xml:space="preserve">1.10.1 </w:delText>
        </w:r>
        <w:r w:rsidRPr="009E1FA8" w:rsidDel="009E1FA8">
          <w:rPr>
            <w:rStyle w:val="a9"/>
            <w:rFonts w:hint="eastAsia"/>
            <w:iCs/>
            <w:noProof/>
            <w:rPrChange w:id="382" w:author="Happy" w:date="2018-08-20T18:40:00Z">
              <w:rPr>
                <w:rStyle w:val="a9"/>
                <w:rFonts w:hint="eastAsia"/>
                <w:iCs/>
                <w:noProof/>
              </w:rPr>
            </w:rPrChange>
          </w:rPr>
          <w:delText>显示内容</w:delText>
        </w:r>
        <w:r w:rsidDel="009E1FA8">
          <w:rPr>
            <w:webHidden/>
          </w:rPr>
          <w:tab/>
          <w:delText>38</w:delText>
        </w:r>
      </w:del>
    </w:p>
    <w:p w14:paraId="68555530" w14:textId="77777777" w:rsidR="007E7FAB" w:rsidDel="009E1FA8" w:rsidRDefault="007E7FAB">
      <w:pPr>
        <w:pStyle w:val="TOC1"/>
        <w:tabs>
          <w:tab w:val="left" w:pos="800"/>
          <w:tab w:val="right" w:leader="dot" w:pos="9350"/>
        </w:tabs>
        <w:spacing w:before="156" w:after="156"/>
        <w:rPr>
          <w:del w:id="383" w:author="Happy" w:date="2018-08-20T18:40:00Z"/>
          <w:rFonts w:eastAsiaTheme="minorEastAsia" w:cstheme="minorBidi"/>
        </w:rPr>
        <w:pPrChange w:id="384" w:author="Happy" w:date="2018-08-20T18:43:00Z">
          <w:pPr>
            <w:pStyle w:val="TOC4"/>
            <w:tabs>
              <w:tab w:val="right" w:leader="dot" w:pos="9350"/>
            </w:tabs>
            <w:ind w:left="1260"/>
          </w:pPr>
        </w:pPrChange>
      </w:pPr>
      <w:del w:id="385" w:author="Happy" w:date="2018-08-20T18:40:00Z">
        <w:r w:rsidRPr="009E1FA8" w:rsidDel="009E1FA8">
          <w:rPr>
            <w:rStyle w:val="a9"/>
            <w:iCs/>
            <w:noProof/>
            <w:rPrChange w:id="386" w:author="Happy" w:date="2018-08-20T18:40:00Z">
              <w:rPr>
                <w:rStyle w:val="a9"/>
                <w:iCs/>
                <w:noProof/>
              </w:rPr>
            </w:rPrChange>
          </w:rPr>
          <w:delText xml:space="preserve">1.10.2 </w:delText>
        </w:r>
        <w:r w:rsidRPr="009E1FA8" w:rsidDel="009E1FA8">
          <w:rPr>
            <w:rStyle w:val="a9"/>
            <w:rFonts w:hint="eastAsia"/>
            <w:iCs/>
            <w:noProof/>
            <w:rPrChange w:id="387" w:author="Happy" w:date="2018-08-20T18:40:00Z">
              <w:rPr>
                <w:rStyle w:val="a9"/>
                <w:rFonts w:hint="eastAsia"/>
                <w:iCs/>
                <w:noProof/>
              </w:rPr>
            </w:rPrChange>
          </w:rPr>
          <w:delText>出入口</w:delText>
        </w:r>
        <w:r w:rsidDel="009E1FA8">
          <w:rPr>
            <w:webHidden/>
          </w:rPr>
          <w:tab/>
          <w:delText>38</w:delText>
        </w:r>
      </w:del>
    </w:p>
    <w:p w14:paraId="2CB1EEC0" w14:textId="77777777" w:rsidR="007E7FAB" w:rsidDel="009E1FA8" w:rsidRDefault="007E7FAB">
      <w:pPr>
        <w:pStyle w:val="TOC1"/>
        <w:tabs>
          <w:tab w:val="left" w:pos="800"/>
          <w:tab w:val="right" w:leader="dot" w:pos="9350"/>
        </w:tabs>
        <w:spacing w:before="156" w:after="156"/>
        <w:rPr>
          <w:del w:id="388" w:author="Happy" w:date="2018-08-20T18:40:00Z"/>
          <w:rFonts w:eastAsiaTheme="minorEastAsia" w:cstheme="minorBidi"/>
        </w:rPr>
        <w:pPrChange w:id="389" w:author="Happy" w:date="2018-08-20T18:43:00Z">
          <w:pPr>
            <w:pStyle w:val="TOC4"/>
            <w:tabs>
              <w:tab w:val="right" w:leader="dot" w:pos="9350"/>
            </w:tabs>
            <w:ind w:left="1260"/>
          </w:pPr>
        </w:pPrChange>
      </w:pPr>
      <w:del w:id="390" w:author="Happy" w:date="2018-08-20T18:40:00Z">
        <w:r w:rsidRPr="009E1FA8" w:rsidDel="009E1FA8">
          <w:rPr>
            <w:rStyle w:val="a9"/>
            <w:iCs/>
            <w:noProof/>
            <w:rPrChange w:id="391" w:author="Happy" w:date="2018-08-20T18:40:00Z">
              <w:rPr>
                <w:rStyle w:val="a9"/>
                <w:iCs/>
                <w:noProof/>
              </w:rPr>
            </w:rPrChange>
          </w:rPr>
          <w:delText xml:space="preserve">1.10.3 </w:delText>
        </w:r>
        <w:r w:rsidRPr="009E1FA8" w:rsidDel="009E1FA8">
          <w:rPr>
            <w:rStyle w:val="a9"/>
            <w:rFonts w:hint="eastAsia"/>
            <w:iCs/>
            <w:noProof/>
            <w:rPrChange w:id="392" w:author="Happy" w:date="2018-08-20T18:40:00Z">
              <w:rPr>
                <w:rStyle w:val="a9"/>
                <w:rFonts w:hint="eastAsia"/>
                <w:iCs/>
                <w:noProof/>
              </w:rPr>
            </w:rPrChange>
          </w:rPr>
          <w:delText>数据来源</w:delText>
        </w:r>
        <w:r w:rsidDel="009E1FA8">
          <w:rPr>
            <w:webHidden/>
          </w:rPr>
          <w:tab/>
          <w:delText>38</w:delText>
        </w:r>
      </w:del>
    </w:p>
    <w:p w14:paraId="41210D33" w14:textId="77777777" w:rsidR="007E7FAB" w:rsidDel="009E1FA8" w:rsidRDefault="007E7FAB">
      <w:pPr>
        <w:pStyle w:val="TOC1"/>
        <w:tabs>
          <w:tab w:val="left" w:pos="800"/>
          <w:tab w:val="right" w:leader="dot" w:pos="9350"/>
        </w:tabs>
        <w:spacing w:before="156" w:after="156"/>
        <w:rPr>
          <w:del w:id="393" w:author="Happy" w:date="2018-08-20T18:40:00Z"/>
          <w:rFonts w:eastAsiaTheme="minorEastAsia" w:cstheme="minorBidi"/>
        </w:rPr>
        <w:pPrChange w:id="394" w:author="Happy" w:date="2018-08-20T18:43:00Z">
          <w:pPr>
            <w:pStyle w:val="TOC4"/>
            <w:tabs>
              <w:tab w:val="right" w:leader="dot" w:pos="9350"/>
            </w:tabs>
            <w:ind w:left="1260"/>
          </w:pPr>
        </w:pPrChange>
      </w:pPr>
      <w:del w:id="395" w:author="Happy" w:date="2018-08-20T18:40:00Z">
        <w:r w:rsidRPr="009E1FA8" w:rsidDel="009E1FA8">
          <w:rPr>
            <w:rStyle w:val="a9"/>
            <w:iCs/>
            <w:noProof/>
            <w:rPrChange w:id="396" w:author="Happy" w:date="2018-08-20T18:40:00Z">
              <w:rPr>
                <w:rStyle w:val="a9"/>
                <w:iCs/>
                <w:noProof/>
              </w:rPr>
            </w:rPrChange>
          </w:rPr>
          <w:delText xml:space="preserve">1.10.4 </w:delText>
        </w:r>
        <w:r w:rsidRPr="009E1FA8" w:rsidDel="009E1FA8">
          <w:rPr>
            <w:rStyle w:val="a9"/>
            <w:rFonts w:hint="eastAsia"/>
            <w:iCs/>
            <w:noProof/>
            <w:rPrChange w:id="397" w:author="Happy" w:date="2018-08-20T18:40:00Z">
              <w:rPr>
                <w:rStyle w:val="a9"/>
                <w:rFonts w:hint="eastAsia"/>
                <w:iCs/>
                <w:noProof/>
              </w:rPr>
            </w:rPrChange>
          </w:rPr>
          <w:delText>输入项</w:delText>
        </w:r>
        <w:r w:rsidDel="009E1FA8">
          <w:rPr>
            <w:webHidden/>
          </w:rPr>
          <w:tab/>
          <w:delText>38</w:delText>
        </w:r>
      </w:del>
    </w:p>
    <w:p w14:paraId="2C042203" w14:textId="77777777" w:rsidR="007E7FAB" w:rsidDel="009E1FA8" w:rsidRDefault="007E7FAB">
      <w:pPr>
        <w:pStyle w:val="TOC1"/>
        <w:tabs>
          <w:tab w:val="left" w:pos="800"/>
          <w:tab w:val="right" w:leader="dot" w:pos="9350"/>
        </w:tabs>
        <w:spacing w:before="156" w:after="156"/>
        <w:rPr>
          <w:del w:id="398" w:author="Happy" w:date="2018-08-20T18:40:00Z"/>
          <w:rFonts w:eastAsiaTheme="minorEastAsia" w:cstheme="minorBidi"/>
        </w:rPr>
        <w:pPrChange w:id="399" w:author="Happy" w:date="2018-08-20T18:43:00Z">
          <w:pPr>
            <w:pStyle w:val="TOC4"/>
            <w:tabs>
              <w:tab w:val="right" w:leader="dot" w:pos="9350"/>
            </w:tabs>
            <w:ind w:left="1260"/>
          </w:pPr>
        </w:pPrChange>
      </w:pPr>
      <w:del w:id="400" w:author="Happy" w:date="2018-08-20T18:40:00Z">
        <w:r w:rsidRPr="009E1FA8" w:rsidDel="009E1FA8">
          <w:rPr>
            <w:rStyle w:val="a9"/>
            <w:iCs/>
            <w:noProof/>
            <w:rPrChange w:id="401" w:author="Happy" w:date="2018-08-20T18:40:00Z">
              <w:rPr>
                <w:rStyle w:val="a9"/>
                <w:iCs/>
                <w:noProof/>
              </w:rPr>
            </w:rPrChange>
          </w:rPr>
          <w:delText xml:space="preserve">1.10.5 </w:delText>
        </w:r>
        <w:r w:rsidRPr="009E1FA8" w:rsidDel="009E1FA8">
          <w:rPr>
            <w:rStyle w:val="a9"/>
            <w:rFonts w:hint="eastAsia"/>
            <w:iCs/>
            <w:noProof/>
            <w:rPrChange w:id="402" w:author="Happy" w:date="2018-08-20T18:40:00Z">
              <w:rPr>
                <w:rStyle w:val="a9"/>
                <w:rFonts w:hint="eastAsia"/>
                <w:iCs/>
                <w:noProof/>
              </w:rPr>
            </w:rPrChange>
          </w:rPr>
          <w:delText>操作规则</w:delText>
        </w:r>
        <w:r w:rsidDel="009E1FA8">
          <w:rPr>
            <w:webHidden/>
          </w:rPr>
          <w:tab/>
          <w:delText>38</w:delText>
        </w:r>
      </w:del>
    </w:p>
    <w:p w14:paraId="3599A7AE" w14:textId="77777777" w:rsidR="007E7FAB" w:rsidDel="009E1FA8" w:rsidRDefault="007E7FAB">
      <w:pPr>
        <w:pStyle w:val="TOC1"/>
        <w:tabs>
          <w:tab w:val="left" w:pos="800"/>
          <w:tab w:val="right" w:leader="dot" w:pos="9350"/>
        </w:tabs>
        <w:spacing w:before="156" w:after="156"/>
        <w:rPr>
          <w:del w:id="403" w:author="Happy" w:date="2018-08-20T18:40:00Z"/>
          <w:rFonts w:eastAsiaTheme="minorEastAsia" w:cstheme="minorBidi"/>
        </w:rPr>
        <w:pPrChange w:id="404" w:author="Happy" w:date="2018-08-20T18:43:00Z">
          <w:pPr>
            <w:pStyle w:val="TOC3"/>
            <w:tabs>
              <w:tab w:val="right" w:leader="dot" w:pos="9350"/>
            </w:tabs>
            <w:ind w:left="840"/>
          </w:pPr>
        </w:pPrChange>
      </w:pPr>
      <w:del w:id="405" w:author="Happy" w:date="2018-08-20T18:40:00Z">
        <w:r w:rsidRPr="009E1FA8" w:rsidDel="009E1FA8">
          <w:rPr>
            <w:rStyle w:val="a9"/>
            <w:noProof/>
            <w:rPrChange w:id="406" w:author="Happy" w:date="2018-08-20T18:40:00Z">
              <w:rPr>
                <w:rStyle w:val="a9"/>
                <w:noProof/>
              </w:rPr>
            </w:rPrChange>
          </w:rPr>
          <w:delText xml:space="preserve">1.11 </w:delText>
        </w:r>
        <w:r w:rsidRPr="009E1FA8" w:rsidDel="009E1FA8">
          <w:rPr>
            <w:rStyle w:val="a9"/>
            <w:rFonts w:hint="eastAsia"/>
            <w:noProof/>
            <w:rPrChange w:id="407" w:author="Happy" w:date="2018-08-20T18:40:00Z">
              <w:rPr>
                <w:rStyle w:val="a9"/>
                <w:rFonts w:hint="eastAsia"/>
                <w:noProof/>
              </w:rPr>
            </w:rPrChange>
          </w:rPr>
          <w:delText>换桌弹框</w:delText>
        </w:r>
        <w:r w:rsidDel="009E1FA8">
          <w:rPr>
            <w:webHidden/>
          </w:rPr>
          <w:tab/>
          <w:delText>39</w:delText>
        </w:r>
      </w:del>
    </w:p>
    <w:p w14:paraId="62C288D6" w14:textId="77777777" w:rsidR="007E7FAB" w:rsidDel="009E1FA8" w:rsidRDefault="007E7FAB">
      <w:pPr>
        <w:pStyle w:val="TOC1"/>
        <w:tabs>
          <w:tab w:val="left" w:pos="800"/>
          <w:tab w:val="right" w:leader="dot" w:pos="9350"/>
        </w:tabs>
        <w:spacing w:before="156" w:after="156"/>
        <w:rPr>
          <w:del w:id="408" w:author="Happy" w:date="2018-08-20T18:40:00Z"/>
          <w:rFonts w:eastAsiaTheme="minorEastAsia" w:cstheme="minorBidi"/>
        </w:rPr>
        <w:pPrChange w:id="409" w:author="Happy" w:date="2018-08-20T18:43:00Z">
          <w:pPr>
            <w:pStyle w:val="TOC4"/>
            <w:tabs>
              <w:tab w:val="right" w:leader="dot" w:pos="9350"/>
            </w:tabs>
            <w:ind w:left="1260"/>
          </w:pPr>
        </w:pPrChange>
      </w:pPr>
      <w:del w:id="410" w:author="Happy" w:date="2018-08-20T18:40:00Z">
        <w:r w:rsidRPr="009E1FA8" w:rsidDel="009E1FA8">
          <w:rPr>
            <w:rStyle w:val="a9"/>
            <w:iCs/>
            <w:noProof/>
            <w:rPrChange w:id="411" w:author="Happy" w:date="2018-08-20T18:40:00Z">
              <w:rPr>
                <w:rStyle w:val="a9"/>
                <w:iCs/>
                <w:noProof/>
              </w:rPr>
            </w:rPrChange>
          </w:rPr>
          <w:delText xml:space="preserve">1.11.1 </w:delText>
        </w:r>
        <w:r w:rsidRPr="009E1FA8" w:rsidDel="009E1FA8">
          <w:rPr>
            <w:rStyle w:val="a9"/>
            <w:rFonts w:hint="eastAsia"/>
            <w:iCs/>
            <w:noProof/>
            <w:rPrChange w:id="412" w:author="Happy" w:date="2018-08-20T18:40:00Z">
              <w:rPr>
                <w:rStyle w:val="a9"/>
                <w:rFonts w:hint="eastAsia"/>
                <w:iCs/>
                <w:noProof/>
              </w:rPr>
            </w:rPrChange>
          </w:rPr>
          <w:delText>显示内容</w:delText>
        </w:r>
        <w:r w:rsidDel="009E1FA8">
          <w:rPr>
            <w:webHidden/>
          </w:rPr>
          <w:tab/>
          <w:delText>39</w:delText>
        </w:r>
      </w:del>
    </w:p>
    <w:p w14:paraId="5C0876A5" w14:textId="77777777" w:rsidR="007E7FAB" w:rsidDel="009E1FA8" w:rsidRDefault="007E7FAB">
      <w:pPr>
        <w:pStyle w:val="TOC1"/>
        <w:tabs>
          <w:tab w:val="left" w:pos="800"/>
          <w:tab w:val="right" w:leader="dot" w:pos="9350"/>
        </w:tabs>
        <w:spacing w:before="156" w:after="156"/>
        <w:rPr>
          <w:del w:id="413" w:author="Happy" w:date="2018-08-20T18:40:00Z"/>
          <w:rFonts w:eastAsiaTheme="minorEastAsia" w:cstheme="minorBidi"/>
        </w:rPr>
        <w:pPrChange w:id="414" w:author="Happy" w:date="2018-08-20T18:43:00Z">
          <w:pPr>
            <w:pStyle w:val="TOC4"/>
            <w:tabs>
              <w:tab w:val="right" w:leader="dot" w:pos="9350"/>
            </w:tabs>
            <w:ind w:left="1260"/>
          </w:pPr>
        </w:pPrChange>
      </w:pPr>
      <w:del w:id="415" w:author="Happy" w:date="2018-08-20T18:40:00Z">
        <w:r w:rsidRPr="009E1FA8" w:rsidDel="009E1FA8">
          <w:rPr>
            <w:rStyle w:val="a9"/>
            <w:iCs/>
            <w:noProof/>
            <w:rPrChange w:id="416" w:author="Happy" w:date="2018-08-20T18:40:00Z">
              <w:rPr>
                <w:rStyle w:val="a9"/>
                <w:iCs/>
                <w:noProof/>
              </w:rPr>
            </w:rPrChange>
          </w:rPr>
          <w:delText xml:space="preserve">1.11.2 </w:delText>
        </w:r>
        <w:r w:rsidRPr="009E1FA8" w:rsidDel="009E1FA8">
          <w:rPr>
            <w:rStyle w:val="a9"/>
            <w:rFonts w:hint="eastAsia"/>
            <w:iCs/>
            <w:noProof/>
            <w:rPrChange w:id="417" w:author="Happy" w:date="2018-08-20T18:40:00Z">
              <w:rPr>
                <w:rStyle w:val="a9"/>
                <w:rFonts w:hint="eastAsia"/>
                <w:iCs/>
                <w:noProof/>
              </w:rPr>
            </w:rPrChange>
          </w:rPr>
          <w:delText>出入口</w:delText>
        </w:r>
        <w:r w:rsidDel="009E1FA8">
          <w:rPr>
            <w:webHidden/>
          </w:rPr>
          <w:tab/>
          <w:delText>39</w:delText>
        </w:r>
      </w:del>
    </w:p>
    <w:p w14:paraId="4BBC9047" w14:textId="77777777" w:rsidR="007E7FAB" w:rsidDel="009E1FA8" w:rsidRDefault="007E7FAB">
      <w:pPr>
        <w:pStyle w:val="TOC1"/>
        <w:tabs>
          <w:tab w:val="left" w:pos="800"/>
          <w:tab w:val="right" w:leader="dot" w:pos="9350"/>
        </w:tabs>
        <w:spacing w:before="156" w:after="156"/>
        <w:rPr>
          <w:del w:id="418" w:author="Happy" w:date="2018-08-20T18:40:00Z"/>
          <w:rFonts w:eastAsiaTheme="minorEastAsia" w:cstheme="minorBidi"/>
        </w:rPr>
        <w:pPrChange w:id="419" w:author="Happy" w:date="2018-08-20T18:43:00Z">
          <w:pPr>
            <w:pStyle w:val="TOC4"/>
            <w:tabs>
              <w:tab w:val="right" w:leader="dot" w:pos="9350"/>
            </w:tabs>
            <w:ind w:left="1260"/>
          </w:pPr>
        </w:pPrChange>
      </w:pPr>
      <w:del w:id="420" w:author="Happy" w:date="2018-08-20T18:40:00Z">
        <w:r w:rsidRPr="009E1FA8" w:rsidDel="009E1FA8">
          <w:rPr>
            <w:rStyle w:val="a9"/>
            <w:iCs/>
            <w:noProof/>
            <w:rPrChange w:id="421" w:author="Happy" w:date="2018-08-20T18:40:00Z">
              <w:rPr>
                <w:rStyle w:val="a9"/>
                <w:iCs/>
                <w:noProof/>
              </w:rPr>
            </w:rPrChange>
          </w:rPr>
          <w:delText xml:space="preserve">1.11.3 </w:delText>
        </w:r>
        <w:r w:rsidRPr="009E1FA8" w:rsidDel="009E1FA8">
          <w:rPr>
            <w:rStyle w:val="a9"/>
            <w:rFonts w:hint="eastAsia"/>
            <w:iCs/>
            <w:noProof/>
            <w:rPrChange w:id="422" w:author="Happy" w:date="2018-08-20T18:40:00Z">
              <w:rPr>
                <w:rStyle w:val="a9"/>
                <w:rFonts w:hint="eastAsia"/>
                <w:iCs/>
                <w:noProof/>
              </w:rPr>
            </w:rPrChange>
          </w:rPr>
          <w:delText>数据来源</w:delText>
        </w:r>
        <w:r w:rsidDel="009E1FA8">
          <w:rPr>
            <w:webHidden/>
          </w:rPr>
          <w:tab/>
          <w:delText>39</w:delText>
        </w:r>
      </w:del>
    </w:p>
    <w:p w14:paraId="1BF7C2B2" w14:textId="77777777" w:rsidR="007E7FAB" w:rsidDel="009E1FA8" w:rsidRDefault="007E7FAB">
      <w:pPr>
        <w:pStyle w:val="TOC1"/>
        <w:tabs>
          <w:tab w:val="left" w:pos="800"/>
          <w:tab w:val="right" w:leader="dot" w:pos="9350"/>
        </w:tabs>
        <w:spacing w:before="156" w:after="156"/>
        <w:rPr>
          <w:del w:id="423" w:author="Happy" w:date="2018-08-20T18:40:00Z"/>
          <w:rFonts w:eastAsiaTheme="minorEastAsia" w:cstheme="minorBidi"/>
        </w:rPr>
        <w:pPrChange w:id="424" w:author="Happy" w:date="2018-08-20T18:43:00Z">
          <w:pPr>
            <w:pStyle w:val="TOC4"/>
            <w:tabs>
              <w:tab w:val="right" w:leader="dot" w:pos="9350"/>
            </w:tabs>
            <w:ind w:left="1260"/>
          </w:pPr>
        </w:pPrChange>
      </w:pPr>
      <w:del w:id="425" w:author="Happy" w:date="2018-08-20T18:40:00Z">
        <w:r w:rsidRPr="009E1FA8" w:rsidDel="009E1FA8">
          <w:rPr>
            <w:rStyle w:val="a9"/>
            <w:iCs/>
            <w:noProof/>
            <w:rPrChange w:id="426" w:author="Happy" w:date="2018-08-20T18:40:00Z">
              <w:rPr>
                <w:rStyle w:val="a9"/>
                <w:iCs/>
                <w:noProof/>
              </w:rPr>
            </w:rPrChange>
          </w:rPr>
          <w:delText xml:space="preserve">1.11.4 </w:delText>
        </w:r>
        <w:r w:rsidRPr="009E1FA8" w:rsidDel="009E1FA8">
          <w:rPr>
            <w:rStyle w:val="a9"/>
            <w:rFonts w:hint="eastAsia"/>
            <w:iCs/>
            <w:noProof/>
            <w:rPrChange w:id="427" w:author="Happy" w:date="2018-08-20T18:40:00Z">
              <w:rPr>
                <w:rStyle w:val="a9"/>
                <w:rFonts w:hint="eastAsia"/>
                <w:iCs/>
                <w:noProof/>
              </w:rPr>
            </w:rPrChange>
          </w:rPr>
          <w:delText>输入项</w:delText>
        </w:r>
        <w:r w:rsidDel="009E1FA8">
          <w:rPr>
            <w:webHidden/>
          </w:rPr>
          <w:tab/>
          <w:delText>40</w:delText>
        </w:r>
      </w:del>
    </w:p>
    <w:p w14:paraId="0AF4E469" w14:textId="77777777" w:rsidR="007E7FAB" w:rsidDel="009E1FA8" w:rsidRDefault="007E7FAB">
      <w:pPr>
        <w:pStyle w:val="TOC1"/>
        <w:tabs>
          <w:tab w:val="left" w:pos="800"/>
          <w:tab w:val="right" w:leader="dot" w:pos="9350"/>
        </w:tabs>
        <w:spacing w:before="156" w:after="156"/>
        <w:rPr>
          <w:del w:id="428" w:author="Happy" w:date="2018-08-20T18:40:00Z"/>
          <w:rFonts w:eastAsiaTheme="minorEastAsia" w:cstheme="minorBidi"/>
        </w:rPr>
        <w:pPrChange w:id="429" w:author="Happy" w:date="2018-08-20T18:43:00Z">
          <w:pPr>
            <w:pStyle w:val="TOC4"/>
            <w:tabs>
              <w:tab w:val="right" w:leader="dot" w:pos="9350"/>
            </w:tabs>
            <w:ind w:left="1260"/>
          </w:pPr>
        </w:pPrChange>
      </w:pPr>
      <w:del w:id="430" w:author="Happy" w:date="2018-08-20T18:40:00Z">
        <w:r w:rsidRPr="009E1FA8" w:rsidDel="009E1FA8">
          <w:rPr>
            <w:rStyle w:val="a9"/>
            <w:iCs/>
            <w:noProof/>
            <w:rPrChange w:id="431" w:author="Happy" w:date="2018-08-20T18:40:00Z">
              <w:rPr>
                <w:rStyle w:val="a9"/>
                <w:iCs/>
                <w:noProof/>
              </w:rPr>
            </w:rPrChange>
          </w:rPr>
          <w:delText xml:space="preserve">1.11.5 </w:delText>
        </w:r>
        <w:r w:rsidRPr="009E1FA8" w:rsidDel="009E1FA8">
          <w:rPr>
            <w:rStyle w:val="a9"/>
            <w:rFonts w:hint="eastAsia"/>
            <w:iCs/>
            <w:noProof/>
            <w:rPrChange w:id="432" w:author="Happy" w:date="2018-08-20T18:40:00Z">
              <w:rPr>
                <w:rStyle w:val="a9"/>
                <w:rFonts w:hint="eastAsia"/>
                <w:iCs/>
                <w:noProof/>
              </w:rPr>
            </w:rPrChange>
          </w:rPr>
          <w:delText>操作规则</w:delText>
        </w:r>
        <w:r w:rsidDel="009E1FA8">
          <w:rPr>
            <w:webHidden/>
          </w:rPr>
          <w:tab/>
          <w:delText>40</w:delText>
        </w:r>
      </w:del>
    </w:p>
    <w:p w14:paraId="6FEB3708" w14:textId="77777777" w:rsidR="007E7FAB" w:rsidDel="009E1FA8" w:rsidRDefault="007E7FAB">
      <w:pPr>
        <w:pStyle w:val="TOC1"/>
        <w:tabs>
          <w:tab w:val="left" w:pos="800"/>
          <w:tab w:val="right" w:leader="dot" w:pos="9350"/>
        </w:tabs>
        <w:spacing w:before="156" w:after="156"/>
        <w:rPr>
          <w:del w:id="433" w:author="Happy" w:date="2018-08-20T18:40:00Z"/>
          <w:rFonts w:eastAsiaTheme="minorEastAsia" w:cstheme="minorBidi"/>
        </w:rPr>
        <w:pPrChange w:id="434" w:author="Happy" w:date="2018-08-20T18:43:00Z">
          <w:pPr>
            <w:pStyle w:val="TOC4"/>
            <w:tabs>
              <w:tab w:val="right" w:leader="dot" w:pos="9350"/>
            </w:tabs>
            <w:ind w:left="1260"/>
          </w:pPr>
        </w:pPrChange>
      </w:pPr>
      <w:del w:id="435" w:author="Happy" w:date="2018-08-20T18:40:00Z">
        <w:r w:rsidRPr="009E1FA8" w:rsidDel="009E1FA8">
          <w:rPr>
            <w:rStyle w:val="a9"/>
            <w:iCs/>
            <w:noProof/>
            <w:rPrChange w:id="436" w:author="Happy" w:date="2018-08-20T18:40:00Z">
              <w:rPr>
                <w:rStyle w:val="a9"/>
                <w:iCs/>
                <w:noProof/>
              </w:rPr>
            </w:rPrChange>
          </w:rPr>
          <w:delText xml:space="preserve">1.11.6 </w:delText>
        </w:r>
        <w:r w:rsidRPr="009E1FA8" w:rsidDel="009E1FA8">
          <w:rPr>
            <w:rStyle w:val="a9"/>
            <w:rFonts w:hint="eastAsia"/>
            <w:iCs/>
            <w:noProof/>
            <w:rPrChange w:id="437" w:author="Happy" w:date="2018-08-20T18:40:00Z">
              <w:rPr>
                <w:rStyle w:val="a9"/>
                <w:rFonts w:hint="eastAsia"/>
                <w:iCs/>
                <w:noProof/>
              </w:rPr>
            </w:rPrChange>
          </w:rPr>
          <w:delText>提示信息</w:delText>
        </w:r>
        <w:r w:rsidDel="009E1FA8">
          <w:rPr>
            <w:webHidden/>
          </w:rPr>
          <w:tab/>
          <w:delText>40</w:delText>
        </w:r>
      </w:del>
    </w:p>
    <w:p w14:paraId="2DAB1229" w14:textId="77777777" w:rsidR="007E7FAB" w:rsidDel="009E1FA8" w:rsidRDefault="007E7FAB">
      <w:pPr>
        <w:pStyle w:val="TOC1"/>
        <w:tabs>
          <w:tab w:val="left" w:pos="800"/>
          <w:tab w:val="right" w:leader="dot" w:pos="9350"/>
        </w:tabs>
        <w:spacing w:before="156" w:after="156"/>
        <w:rPr>
          <w:del w:id="438" w:author="Happy" w:date="2018-08-20T18:40:00Z"/>
          <w:rFonts w:eastAsiaTheme="minorEastAsia" w:cstheme="minorBidi"/>
        </w:rPr>
        <w:pPrChange w:id="439" w:author="Happy" w:date="2018-08-20T18:43:00Z">
          <w:pPr>
            <w:pStyle w:val="TOC3"/>
            <w:tabs>
              <w:tab w:val="right" w:leader="dot" w:pos="9350"/>
            </w:tabs>
            <w:ind w:left="840"/>
          </w:pPr>
        </w:pPrChange>
      </w:pPr>
      <w:del w:id="440" w:author="Happy" w:date="2018-08-20T18:40:00Z">
        <w:r w:rsidRPr="009E1FA8" w:rsidDel="009E1FA8">
          <w:rPr>
            <w:rStyle w:val="a9"/>
            <w:noProof/>
            <w:rPrChange w:id="441" w:author="Happy" w:date="2018-08-20T18:40:00Z">
              <w:rPr>
                <w:rStyle w:val="a9"/>
                <w:noProof/>
              </w:rPr>
            </w:rPrChange>
          </w:rPr>
          <w:delText xml:space="preserve">1.12 </w:delText>
        </w:r>
        <w:r w:rsidRPr="009E1FA8" w:rsidDel="009E1FA8">
          <w:rPr>
            <w:rStyle w:val="a9"/>
            <w:rFonts w:hint="eastAsia"/>
            <w:noProof/>
            <w:rPrChange w:id="442" w:author="Happy" w:date="2018-08-20T18:40:00Z">
              <w:rPr>
                <w:rStyle w:val="a9"/>
                <w:rFonts w:hint="eastAsia"/>
                <w:noProof/>
              </w:rPr>
            </w:rPrChange>
          </w:rPr>
          <w:delText>清台</w:delText>
        </w:r>
        <w:r w:rsidDel="009E1FA8">
          <w:rPr>
            <w:webHidden/>
          </w:rPr>
          <w:tab/>
          <w:delText>40</w:delText>
        </w:r>
      </w:del>
    </w:p>
    <w:p w14:paraId="16E48A3C" w14:textId="77777777" w:rsidR="007E7FAB" w:rsidDel="009E1FA8" w:rsidRDefault="007E7FAB">
      <w:pPr>
        <w:pStyle w:val="TOC1"/>
        <w:tabs>
          <w:tab w:val="left" w:pos="800"/>
          <w:tab w:val="right" w:leader="dot" w:pos="9350"/>
        </w:tabs>
        <w:spacing w:before="156" w:after="156"/>
        <w:rPr>
          <w:del w:id="443" w:author="Happy" w:date="2018-08-20T18:40:00Z"/>
          <w:rFonts w:eastAsiaTheme="minorEastAsia" w:cstheme="minorBidi"/>
        </w:rPr>
        <w:pPrChange w:id="444" w:author="Happy" w:date="2018-08-20T18:43:00Z">
          <w:pPr>
            <w:pStyle w:val="TOC4"/>
            <w:tabs>
              <w:tab w:val="right" w:leader="dot" w:pos="9350"/>
            </w:tabs>
            <w:ind w:left="1260"/>
          </w:pPr>
        </w:pPrChange>
      </w:pPr>
      <w:del w:id="445" w:author="Happy" w:date="2018-08-20T18:40:00Z">
        <w:r w:rsidRPr="009E1FA8" w:rsidDel="009E1FA8">
          <w:rPr>
            <w:rStyle w:val="a9"/>
            <w:iCs/>
            <w:noProof/>
            <w:rPrChange w:id="446" w:author="Happy" w:date="2018-08-20T18:40:00Z">
              <w:rPr>
                <w:rStyle w:val="a9"/>
                <w:iCs/>
                <w:noProof/>
              </w:rPr>
            </w:rPrChange>
          </w:rPr>
          <w:delText xml:space="preserve">1.12.1 </w:delText>
        </w:r>
        <w:r w:rsidRPr="009E1FA8" w:rsidDel="009E1FA8">
          <w:rPr>
            <w:rStyle w:val="a9"/>
            <w:rFonts w:hint="eastAsia"/>
            <w:iCs/>
            <w:noProof/>
            <w:rPrChange w:id="447" w:author="Happy" w:date="2018-08-20T18:40:00Z">
              <w:rPr>
                <w:rStyle w:val="a9"/>
                <w:rFonts w:hint="eastAsia"/>
                <w:iCs/>
                <w:noProof/>
              </w:rPr>
            </w:rPrChange>
          </w:rPr>
          <w:delText>显示内容</w:delText>
        </w:r>
        <w:r w:rsidDel="009E1FA8">
          <w:rPr>
            <w:webHidden/>
          </w:rPr>
          <w:tab/>
          <w:delText>41</w:delText>
        </w:r>
      </w:del>
    </w:p>
    <w:p w14:paraId="5897E362" w14:textId="77777777" w:rsidR="007E7FAB" w:rsidDel="009E1FA8" w:rsidRDefault="007E7FAB">
      <w:pPr>
        <w:pStyle w:val="TOC1"/>
        <w:tabs>
          <w:tab w:val="left" w:pos="800"/>
          <w:tab w:val="right" w:leader="dot" w:pos="9350"/>
        </w:tabs>
        <w:spacing w:before="156" w:after="156"/>
        <w:rPr>
          <w:del w:id="448" w:author="Happy" w:date="2018-08-20T18:40:00Z"/>
          <w:rFonts w:eastAsiaTheme="minorEastAsia" w:cstheme="minorBidi"/>
        </w:rPr>
        <w:pPrChange w:id="449" w:author="Happy" w:date="2018-08-20T18:43:00Z">
          <w:pPr>
            <w:pStyle w:val="TOC4"/>
            <w:tabs>
              <w:tab w:val="right" w:leader="dot" w:pos="9350"/>
            </w:tabs>
            <w:ind w:left="1260"/>
          </w:pPr>
        </w:pPrChange>
      </w:pPr>
      <w:del w:id="450" w:author="Happy" w:date="2018-08-20T18:40:00Z">
        <w:r w:rsidRPr="009E1FA8" w:rsidDel="009E1FA8">
          <w:rPr>
            <w:rStyle w:val="a9"/>
            <w:iCs/>
            <w:noProof/>
            <w:rPrChange w:id="451" w:author="Happy" w:date="2018-08-20T18:40:00Z">
              <w:rPr>
                <w:rStyle w:val="a9"/>
                <w:iCs/>
                <w:noProof/>
              </w:rPr>
            </w:rPrChange>
          </w:rPr>
          <w:delText xml:space="preserve">1.12.2 </w:delText>
        </w:r>
        <w:r w:rsidRPr="009E1FA8" w:rsidDel="009E1FA8">
          <w:rPr>
            <w:rStyle w:val="a9"/>
            <w:rFonts w:hint="eastAsia"/>
            <w:iCs/>
            <w:noProof/>
            <w:rPrChange w:id="452" w:author="Happy" w:date="2018-08-20T18:40:00Z">
              <w:rPr>
                <w:rStyle w:val="a9"/>
                <w:rFonts w:hint="eastAsia"/>
                <w:iCs/>
                <w:noProof/>
              </w:rPr>
            </w:rPrChange>
          </w:rPr>
          <w:delText>出入口</w:delText>
        </w:r>
        <w:r w:rsidDel="009E1FA8">
          <w:rPr>
            <w:webHidden/>
          </w:rPr>
          <w:tab/>
          <w:delText>41</w:delText>
        </w:r>
      </w:del>
    </w:p>
    <w:p w14:paraId="55FAFA4C" w14:textId="77777777" w:rsidR="007E7FAB" w:rsidDel="009E1FA8" w:rsidRDefault="007E7FAB">
      <w:pPr>
        <w:pStyle w:val="TOC1"/>
        <w:tabs>
          <w:tab w:val="left" w:pos="800"/>
          <w:tab w:val="right" w:leader="dot" w:pos="9350"/>
        </w:tabs>
        <w:spacing w:before="156" w:after="156"/>
        <w:rPr>
          <w:del w:id="453" w:author="Happy" w:date="2018-08-20T18:40:00Z"/>
          <w:rFonts w:eastAsiaTheme="minorEastAsia" w:cstheme="minorBidi"/>
        </w:rPr>
        <w:pPrChange w:id="454" w:author="Happy" w:date="2018-08-20T18:43:00Z">
          <w:pPr>
            <w:pStyle w:val="TOC4"/>
            <w:tabs>
              <w:tab w:val="right" w:leader="dot" w:pos="9350"/>
            </w:tabs>
            <w:ind w:left="1260"/>
          </w:pPr>
        </w:pPrChange>
      </w:pPr>
      <w:del w:id="455" w:author="Happy" w:date="2018-08-20T18:40:00Z">
        <w:r w:rsidRPr="009E1FA8" w:rsidDel="009E1FA8">
          <w:rPr>
            <w:rStyle w:val="a9"/>
            <w:iCs/>
            <w:noProof/>
            <w:rPrChange w:id="456" w:author="Happy" w:date="2018-08-20T18:40:00Z">
              <w:rPr>
                <w:rStyle w:val="a9"/>
                <w:iCs/>
                <w:noProof/>
              </w:rPr>
            </w:rPrChange>
          </w:rPr>
          <w:delText xml:space="preserve">1.12.3 </w:delText>
        </w:r>
        <w:r w:rsidRPr="009E1FA8" w:rsidDel="009E1FA8">
          <w:rPr>
            <w:rStyle w:val="a9"/>
            <w:rFonts w:hint="eastAsia"/>
            <w:iCs/>
            <w:noProof/>
            <w:rPrChange w:id="457" w:author="Happy" w:date="2018-08-20T18:40:00Z">
              <w:rPr>
                <w:rStyle w:val="a9"/>
                <w:rFonts w:hint="eastAsia"/>
                <w:iCs/>
                <w:noProof/>
              </w:rPr>
            </w:rPrChange>
          </w:rPr>
          <w:delText>数据来源</w:delText>
        </w:r>
        <w:r w:rsidDel="009E1FA8">
          <w:rPr>
            <w:webHidden/>
          </w:rPr>
          <w:tab/>
          <w:delText>41</w:delText>
        </w:r>
      </w:del>
    </w:p>
    <w:p w14:paraId="18610B55" w14:textId="77777777" w:rsidR="007E7FAB" w:rsidDel="009E1FA8" w:rsidRDefault="007E7FAB">
      <w:pPr>
        <w:pStyle w:val="TOC1"/>
        <w:tabs>
          <w:tab w:val="left" w:pos="800"/>
          <w:tab w:val="right" w:leader="dot" w:pos="9350"/>
        </w:tabs>
        <w:spacing w:before="156" w:after="156"/>
        <w:rPr>
          <w:del w:id="458" w:author="Happy" w:date="2018-08-20T18:40:00Z"/>
          <w:rFonts w:eastAsiaTheme="minorEastAsia" w:cstheme="minorBidi"/>
        </w:rPr>
        <w:pPrChange w:id="459" w:author="Happy" w:date="2018-08-20T18:43:00Z">
          <w:pPr>
            <w:pStyle w:val="TOC4"/>
            <w:tabs>
              <w:tab w:val="right" w:leader="dot" w:pos="9350"/>
            </w:tabs>
            <w:ind w:left="1260"/>
          </w:pPr>
        </w:pPrChange>
      </w:pPr>
      <w:del w:id="460" w:author="Happy" w:date="2018-08-20T18:40:00Z">
        <w:r w:rsidRPr="009E1FA8" w:rsidDel="009E1FA8">
          <w:rPr>
            <w:rStyle w:val="a9"/>
            <w:iCs/>
            <w:noProof/>
            <w:rPrChange w:id="461" w:author="Happy" w:date="2018-08-20T18:40:00Z">
              <w:rPr>
                <w:rStyle w:val="a9"/>
                <w:iCs/>
                <w:noProof/>
              </w:rPr>
            </w:rPrChange>
          </w:rPr>
          <w:delText xml:space="preserve">1.12.4 </w:delText>
        </w:r>
        <w:r w:rsidRPr="009E1FA8" w:rsidDel="009E1FA8">
          <w:rPr>
            <w:rStyle w:val="a9"/>
            <w:rFonts w:hint="eastAsia"/>
            <w:iCs/>
            <w:noProof/>
            <w:rPrChange w:id="462" w:author="Happy" w:date="2018-08-20T18:40:00Z">
              <w:rPr>
                <w:rStyle w:val="a9"/>
                <w:rFonts w:hint="eastAsia"/>
                <w:iCs/>
                <w:noProof/>
              </w:rPr>
            </w:rPrChange>
          </w:rPr>
          <w:delText>输入项</w:delText>
        </w:r>
        <w:r w:rsidDel="009E1FA8">
          <w:rPr>
            <w:webHidden/>
          </w:rPr>
          <w:tab/>
          <w:delText>41</w:delText>
        </w:r>
      </w:del>
    </w:p>
    <w:p w14:paraId="5DFC6790" w14:textId="77777777" w:rsidR="007E7FAB" w:rsidDel="009E1FA8" w:rsidRDefault="007E7FAB">
      <w:pPr>
        <w:pStyle w:val="TOC1"/>
        <w:tabs>
          <w:tab w:val="left" w:pos="800"/>
          <w:tab w:val="right" w:leader="dot" w:pos="9350"/>
        </w:tabs>
        <w:spacing w:before="156" w:after="156"/>
        <w:rPr>
          <w:del w:id="463" w:author="Happy" w:date="2018-08-20T18:40:00Z"/>
          <w:rFonts w:eastAsiaTheme="minorEastAsia" w:cstheme="minorBidi"/>
        </w:rPr>
        <w:pPrChange w:id="464" w:author="Happy" w:date="2018-08-20T18:43:00Z">
          <w:pPr>
            <w:pStyle w:val="TOC4"/>
            <w:tabs>
              <w:tab w:val="right" w:leader="dot" w:pos="9350"/>
            </w:tabs>
            <w:ind w:left="1260"/>
          </w:pPr>
        </w:pPrChange>
      </w:pPr>
      <w:del w:id="465" w:author="Happy" w:date="2018-08-20T18:40:00Z">
        <w:r w:rsidRPr="009E1FA8" w:rsidDel="009E1FA8">
          <w:rPr>
            <w:rStyle w:val="a9"/>
            <w:iCs/>
            <w:noProof/>
            <w:rPrChange w:id="466" w:author="Happy" w:date="2018-08-20T18:40:00Z">
              <w:rPr>
                <w:rStyle w:val="a9"/>
                <w:iCs/>
                <w:noProof/>
              </w:rPr>
            </w:rPrChange>
          </w:rPr>
          <w:delText xml:space="preserve">1.12.5 </w:delText>
        </w:r>
        <w:r w:rsidRPr="009E1FA8" w:rsidDel="009E1FA8">
          <w:rPr>
            <w:rStyle w:val="a9"/>
            <w:rFonts w:hint="eastAsia"/>
            <w:iCs/>
            <w:noProof/>
            <w:rPrChange w:id="467" w:author="Happy" w:date="2018-08-20T18:40:00Z">
              <w:rPr>
                <w:rStyle w:val="a9"/>
                <w:rFonts w:hint="eastAsia"/>
                <w:iCs/>
                <w:noProof/>
              </w:rPr>
            </w:rPrChange>
          </w:rPr>
          <w:delText>操作规则</w:delText>
        </w:r>
        <w:r w:rsidDel="009E1FA8">
          <w:rPr>
            <w:webHidden/>
          </w:rPr>
          <w:tab/>
          <w:delText>41</w:delText>
        </w:r>
      </w:del>
    </w:p>
    <w:p w14:paraId="371DD52E" w14:textId="77777777" w:rsidR="007E7FAB" w:rsidDel="009E1FA8" w:rsidRDefault="007E7FAB">
      <w:pPr>
        <w:pStyle w:val="TOC1"/>
        <w:tabs>
          <w:tab w:val="left" w:pos="800"/>
          <w:tab w:val="right" w:leader="dot" w:pos="9350"/>
        </w:tabs>
        <w:spacing w:before="156" w:after="156"/>
        <w:rPr>
          <w:del w:id="468" w:author="Happy" w:date="2018-08-20T18:40:00Z"/>
          <w:rFonts w:eastAsiaTheme="minorEastAsia" w:cstheme="minorBidi"/>
        </w:rPr>
        <w:pPrChange w:id="469" w:author="Happy" w:date="2018-08-20T18:43:00Z">
          <w:pPr>
            <w:pStyle w:val="TOC4"/>
            <w:tabs>
              <w:tab w:val="right" w:leader="dot" w:pos="9350"/>
            </w:tabs>
            <w:ind w:left="1260"/>
          </w:pPr>
        </w:pPrChange>
      </w:pPr>
      <w:del w:id="470" w:author="Happy" w:date="2018-08-20T18:40:00Z">
        <w:r w:rsidRPr="009E1FA8" w:rsidDel="009E1FA8">
          <w:rPr>
            <w:rStyle w:val="a9"/>
            <w:iCs/>
            <w:noProof/>
            <w:rPrChange w:id="471" w:author="Happy" w:date="2018-08-20T18:40:00Z">
              <w:rPr>
                <w:rStyle w:val="a9"/>
                <w:iCs/>
                <w:noProof/>
              </w:rPr>
            </w:rPrChange>
          </w:rPr>
          <w:delText xml:space="preserve">1.12.6 </w:delText>
        </w:r>
        <w:r w:rsidRPr="009E1FA8" w:rsidDel="009E1FA8">
          <w:rPr>
            <w:rStyle w:val="a9"/>
            <w:rFonts w:hint="eastAsia"/>
            <w:iCs/>
            <w:noProof/>
            <w:rPrChange w:id="472" w:author="Happy" w:date="2018-08-20T18:40:00Z">
              <w:rPr>
                <w:rStyle w:val="a9"/>
                <w:rFonts w:hint="eastAsia"/>
                <w:iCs/>
                <w:noProof/>
              </w:rPr>
            </w:rPrChange>
          </w:rPr>
          <w:delText>提示信息</w:delText>
        </w:r>
        <w:r w:rsidDel="009E1FA8">
          <w:rPr>
            <w:webHidden/>
          </w:rPr>
          <w:tab/>
          <w:delText>41</w:delText>
        </w:r>
      </w:del>
    </w:p>
    <w:p w14:paraId="0E8825B3" w14:textId="77777777" w:rsidR="007E7FAB" w:rsidDel="009E1FA8" w:rsidRDefault="007E7FAB">
      <w:pPr>
        <w:pStyle w:val="TOC1"/>
        <w:tabs>
          <w:tab w:val="left" w:pos="800"/>
          <w:tab w:val="right" w:leader="dot" w:pos="9350"/>
        </w:tabs>
        <w:spacing w:before="156" w:after="156"/>
        <w:rPr>
          <w:del w:id="473" w:author="Happy" w:date="2018-08-20T18:40:00Z"/>
          <w:rFonts w:eastAsiaTheme="minorEastAsia" w:cstheme="minorBidi"/>
        </w:rPr>
        <w:pPrChange w:id="474" w:author="Happy" w:date="2018-08-20T18:43:00Z">
          <w:pPr>
            <w:pStyle w:val="TOC3"/>
            <w:tabs>
              <w:tab w:val="right" w:leader="dot" w:pos="9350"/>
            </w:tabs>
            <w:ind w:left="840"/>
          </w:pPr>
        </w:pPrChange>
      </w:pPr>
      <w:del w:id="475" w:author="Happy" w:date="2018-08-20T18:40:00Z">
        <w:r w:rsidRPr="009E1FA8" w:rsidDel="009E1FA8">
          <w:rPr>
            <w:rStyle w:val="a9"/>
            <w:noProof/>
            <w:rPrChange w:id="476" w:author="Happy" w:date="2018-08-20T18:40:00Z">
              <w:rPr>
                <w:rStyle w:val="a9"/>
                <w:noProof/>
              </w:rPr>
            </w:rPrChange>
          </w:rPr>
          <w:delText xml:space="preserve">1.13 </w:delText>
        </w:r>
        <w:r w:rsidRPr="009E1FA8" w:rsidDel="009E1FA8">
          <w:rPr>
            <w:rStyle w:val="a9"/>
            <w:rFonts w:hint="eastAsia"/>
            <w:noProof/>
            <w:rPrChange w:id="477" w:author="Happy" w:date="2018-08-20T18:40:00Z">
              <w:rPr>
                <w:rStyle w:val="a9"/>
                <w:rFonts w:hint="eastAsia"/>
                <w:noProof/>
              </w:rPr>
            </w:rPrChange>
          </w:rPr>
          <w:delText>查单</w:delText>
        </w:r>
        <w:r w:rsidDel="009E1FA8">
          <w:rPr>
            <w:webHidden/>
          </w:rPr>
          <w:tab/>
          <w:delText>42</w:delText>
        </w:r>
      </w:del>
    </w:p>
    <w:p w14:paraId="181AEB4B" w14:textId="77777777" w:rsidR="007E7FAB" w:rsidDel="009E1FA8" w:rsidRDefault="007E7FAB">
      <w:pPr>
        <w:pStyle w:val="TOC1"/>
        <w:tabs>
          <w:tab w:val="left" w:pos="800"/>
          <w:tab w:val="right" w:leader="dot" w:pos="9350"/>
        </w:tabs>
        <w:spacing w:before="156" w:after="156"/>
        <w:rPr>
          <w:del w:id="478" w:author="Happy" w:date="2018-08-20T18:40:00Z"/>
          <w:rFonts w:eastAsiaTheme="minorEastAsia" w:cstheme="minorBidi"/>
        </w:rPr>
        <w:pPrChange w:id="479" w:author="Happy" w:date="2018-08-20T18:43:00Z">
          <w:pPr>
            <w:pStyle w:val="TOC4"/>
            <w:tabs>
              <w:tab w:val="right" w:leader="dot" w:pos="9350"/>
            </w:tabs>
            <w:ind w:left="1260"/>
          </w:pPr>
        </w:pPrChange>
      </w:pPr>
      <w:del w:id="480" w:author="Happy" w:date="2018-08-20T18:40:00Z">
        <w:r w:rsidRPr="009E1FA8" w:rsidDel="009E1FA8">
          <w:rPr>
            <w:rStyle w:val="a9"/>
            <w:iCs/>
            <w:noProof/>
            <w:rPrChange w:id="481" w:author="Happy" w:date="2018-08-20T18:40:00Z">
              <w:rPr>
                <w:rStyle w:val="a9"/>
                <w:iCs/>
                <w:noProof/>
              </w:rPr>
            </w:rPrChange>
          </w:rPr>
          <w:delText xml:space="preserve">1.13.1 </w:delText>
        </w:r>
        <w:r w:rsidRPr="009E1FA8" w:rsidDel="009E1FA8">
          <w:rPr>
            <w:rStyle w:val="a9"/>
            <w:rFonts w:hint="eastAsia"/>
            <w:iCs/>
            <w:noProof/>
            <w:rPrChange w:id="482" w:author="Happy" w:date="2018-08-20T18:40:00Z">
              <w:rPr>
                <w:rStyle w:val="a9"/>
                <w:rFonts w:hint="eastAsia"/>
                <w:iCs/>
                <w:noProof/>
              </w:rPr>
            </w:rPrChange>
          </w:rPr>
          <w:delText>显示内容</w:delText>
        </w:r>
        <w:r w:rsidDel="009E1FA8">
          <w:rPr>
            <w:webHidden/>
          </w:rPr>
          <w:tab/>
          <w:delText>42</w:delText>
        </w:r>
      </w:del>
    </w:p>
    <w:p w14:paraId="5BC1569D" w14:textId="77777777" w:rsidR="007E7FAB" w:rsidDel="009E1FA8" w:rsidRDefault="007E7FAB">
      <w:pPr>
        <w:pStyle w:val="TOC1"/>
        <w:tabs>
          <w:tab w:val="left" w:pos="800"/>
          <w:tab w:val="right" w:leader="dot" w:pos="9350"/>
        </w:tabs>
        <w:spacing w:before="156" w:after="156"/>
        <w:rPr>
          <w:del w:id="483" w:author="Happy" w:date="2018-08-20T18:40:00Z"/>
          <w:rFonts w:eastAsiaTheme="minorEastAsia" w:cstheme="minorBidi"/>
        </w:rPr>
        <w:pPrChange w:id="484" w:author="Happy" w:date="2018-08-20T18:43:00Z">
          <w:pPr>
            <w:pStyle w:val="TOC4"/>
            <w:tabs>
              <w:tab w:val="right" w:leader="dot" w:pos="9350"/>
            </w:tabs>
            <w:ind w:left="1260"/>
          </w:pPr>
        </w:pPrChange>
      </w:pPr>
      <w:del w:id="485" w:author="Happy" w:date="2018-08-20T18:40:00Z">
        <w:r w:rsidRPr="009E1FA8" w:rsidDel="009E1FA8">
          <w:rPr>
            <w:rStyle w:val="a9"/>
            <w:iCs/>
            <w:noProof/>
            <w:rPrChange w:id="486" w:author="Happy" w:date="2018-08-20T18:40:00Z">
              <w:rPr>
                <w:rStyle w:val="a9"/>
                <w:iCs/>
                <w:noProof/>
              </w:rPr>
            </w:rPrChange>
          </w:rPr>
          <w:delText xml:space="preserve">1.13.2 </w:delText>
        </w:r>
        <w:r w:rsidRPr="009E1FA8" w:rsidDel="009E1FA8">
          <w:rPr>
            <w:rStyle w:val="a9"/>
            <w:rFonts w:hint="eastAsia"/>
            <w:iCs/>
            <w:noProof/>
            <w:rPrChange w:id="487" w:author="Happy" w:date="2018-08-20T18:40:00Z">
              <w:rPr>
                <w:rStyle w:val="a9"/>
                <w:rFonts w:hint="eastAsia"/>
                <w:iCs/>
                <w:noProof/>
              </w:rPr>
            </w:rPrChange>
          </w:rPr>
          <w:delText>出入口</w:delText>
        </w:r>
        <w:r w:rsidDel="009E1FA8">
          <w:rPr>
            <w:webHidden/>
          </w:rPr>
          <w:tab/>
          <w:delText>42</w:delText>
        </w:r>
      </w:del>
    </w:p>
    <w:p w14:paraId="2324B1FC" w14:textId="77777777" w:rsidR="007E7FAB" w:rsidDel="009E1FA8" w:rsidRDefault="007E7FAB">
      <w:pPr>
        <w:pStyle w:val="TOC1"/>
        <w:tabs>
          <w:tab w:val="left" w:pos="800"/>
          <w:tab w:val="right" w:leader="dot" w:pos="9350"/>
        </w:tabs>
        <w:spacing w:before="156" w:after="156"/>
        <w:rPr>
          <w:del w:id="488" w:author="Happy" w:date="2018-08-20T18:40:00Z"/>
          <w:rFonts w:eastAsiaTheme="minorEastAsia" w:cstheme="minorBidi"/>
        </w:rPr>
        <w:pPrChange w:id="489" w:author="Happy" w:date="2018-08-20T18:43:00Z">
          <w:pPr>
            <w:pStyle w:val="TOC4"/>
            <w:tabs>
              <w:tab w:val="right" w:leader="dot" w:pos="9350"/>
            </w:tabs>
            <w:ind w:left="1260"/>
          </w:pPr>
        </w:pPrChange>
      </w:pPr>
      <w:del w:id="490" w:author="Happy" w:date="2018-08-20T18:40:00Z">
        <w:r w:rsidRPr="009E1FA8" w:rsidDel="009E1FA8">
          <w:rPr>
            <w:rStyle w:val="a9"/>
            <w:iCs/>
            <w:noProof/>
            <w:rPrChange w:id="491" w:author="Happy" w:date="2018-08-20T18:40:00Z">
              <w:rPr>
                <w:rStyle w:val="a9"/>
                <w:iCs/>
                <w:noProof/>
              </w:rPr>
            </w:rPrChange>
          </w:rPr>
          <w:delText xml:space="preserve">1.13.3 </w:delText>
        </w:r>
        <w:r w:rsidRPr="009E1FA8" w:rsidDel="009E1FA8">
          <w:rPr>
            <w:rStyle w:val="a9"/>
            <w:rFonts w:hint="eastAsia"/>
            <w:iCs/>
            <w:noProof/>
            <w:rPrChange w:id="492" w:author="Happy" w:date="2018-08-20T18:40:00Z">
              <w:rPr>
                <w:rStyle w:val="a9"/>
                <w:rFonts w:hint="eastAsia"/>
                <w:iCs/>
                <w:noProof/>
              </w:rPr>
            </w:rPrChange>
          </w:rPr>
          <w:delText>数据来源</w:delText>
        </w:r>
        <w:r w:rsidDel="009E1FA8">
          <w:rPr>
            <w:webHidden/>
          </w:rPr>
          <w:tab/>
          <w:delText>43</w:delText>
        </w:r>
      </w:del>
    </w:p>
    <w:p w14:paraId="51CCC811" w14:textId="77777777" w:rsidR="007E7FAB" w:rsidDel="009E1FA8" w:rsidRDefault="007E7FAB">
      <w:pPr>
        <w:pStyle w:val="TOC1"/>
        <w:tabs>
          <w:tab w:val="left" w:pos="800"/>
          <w:tab w:val="right" w:leader="dot" w:pos="9350"/>
        </w:tabs>
        <w:spacing w:before="156" w:after="156"/>
        <w:rPr>
          <w:del w:id="493" w:author="Happy" w:date="2018-08-20T18:40:00Z"/>
          <w:rFonts w:eastAsiaTheme="minorEastAsia" w:cstheme="minorBidi"/>
        </w:rPr>
        <w:pPrChange w:id="494" w:author="Happy" w:date="2018-08-20T18:43:00Z">
          <w:pPr>
            <w:pStyle w:val="TOC4"/>
            <w:tabs>
              <w:tab w:val="right" w:leader="dot" w:pos="9350"/>
            </w:tabs>
            <w:ind w:left="1260"/>
          </w:pPr>
        </w:pPrChange>
      </w:pPr>
      <w:del w:id="495" w:author="Happy" w:date="2018-08-20T18:40:00Z">
        <w:r w:rsidRPr="009E1FA8" w:rsidDel="009E1FA8">
          <w:rPr>
            <w:rStyle w:val="a9"/>
            <w:iCs/>
            <w:noProof/>
            <w:rPrChange w:id="496" w:author="Happy" w:date="2018-08-20T18:40:00Z">
              <w:rPr>
                <w:rStyle w:val="a9"/>
                <w:iCs/>
                <w:noProof/>
              </w:rPr>
            </w:rPrChange>
          </w:rPr>
          <w:delText xml:space="preserve">1.13.4 </w:delText>
        </w:r>
        <w:r w:rsidRPr="009E1FA8" w:rsidDel="009E1FA8">
          <w:rPr>
            <w:rStyle w:val="a9"/>
            <w:rFonts w:hint="eastAsia"/>
            <w:iCs/>
            <w:noProof/>
            <w:rPrChange w:id="497" w:author="Happy" w:date="2018-08-20T18:40:00Z">
              <w:rPr>
                <w:rStyle w:val="a9"/>
                <w:rFonts w:hint="eastAsia"/>
                <w:iCs/>
                <w:noProof/>
              </w:rPr>
            </w:rPrChange>
          </w:rPr>
          <w:delText>输入项</w:delText>
        </w:r>
        <w:r w:rsidDel="009E1FA8">
          <w:rPr>
            <w:webHidden/>
          </w:rPr>
          <w:tab/>
          <w:delText>43</w:delText>
        </w:r>
      </w:del>
    </w:p>
    <w:p w14:paraId="382424DE" w14:textId="77777777" w:rsidR="007E7FAB" w:rsidDel="009E1FA8" w:rsidRDefault="007E7FAB">
      <w:pPr>
        <w:pStyle w:val="TOC1"/>
        <w:tabs>
          <w:tab w:val="left" w:pos="800"/>
          <w:tab w:val="right" w:leader="dot" w:pos="9350"/>
        </w:tabs>
        <w:spacing w:before="156" w:after="156"/>
        <w:rPr>
          <w:del w:id="498" w:author="Happy" w:date="2018-08-20T18:40:00Z"/>
          <w:rFonts w:eastAsiaTheme="minorEastAsia" w:cstheme="minorBidi"/>
        </w:rPr>
        <w:pPrChange w:id="499" w:author="Happy" w:date="2018-08-20T18:43:00Z">
          <w:pPr>
            <w:pStyle w:val="TOC4"/>
            <w:tabs>
              <w:tab w:val="right" w:leader="dot" w:pos="9350"/>
            </w:tabs>
            <w:ind w:left="1260"/>
          </w:pPr>
        </w:pPrChange>
      </w:pPr>
      <w:del w:id="500" w:author="Happy" w:date="2018-08-20T18:40:00Z">
        <w:r w:rsidRPr="009E1FA8" w:rsidDel="009E1FA8">
          <w:rPr>
            <w:rStyle w:val="a9"/>
            <w:iCs/>
            <w:noProof/>
            <w:rPrChange w:id="501" w:author="Happy" w:date="2018-08-20T18:40:00Z">
              <w:rPr>
                <w:rStyle w:val="a9"/>
                <w:iCs/>
                <w:noProof/>
              </w:rPr>
            </w:rPrChange>
          </w:rPr>
          <w:delText xml:space="preserve">1.13.5 </w:delText>
        </w:r>
        <w:r w:rsidRPr="009E1FA8" w:rsidDel="009E1FA8">
          <w:rPr>
            <w:rStyle w:val="a9"/>
            <w:rFonts w:hint="eastAsia"/>
            <w:iCs/>
            <w:noProof/>
            <w:rPrChange w:id="502" w:author="Happy" w:date="2018-08-20T18:40:00Z">
              <w:rPr>
                <w:rStyle w:val="a9"/>
                <w:rFonts w:hint="eastAsia"/>
                <w:iCs/>
                <w:noProof/>
              </w:rPr>
            </w:rPrChange>
          </w:rPr>
          <w:delText>操作规则</w:delText>
        </w:r>
        <w:r w:rsidDel="009E1FA8">
          <w:rPr>
            <w:webHidden/>
          </w:rPr>
          <w:tab/>
          <w:delText>43</w:delText>
        </w:r>
      </w:del>
    </w:p>
    <w:p w14:paraId="5DA739AE" w14:textId="77777777" w:rsidR="007E7FAB" w:rsidDel="009E1FA8" w:rsidRDefault="007E7FAB">
      <w:pPr>
        <w:pStyle w:val="TOC1"/>
        <w:tabs>
          <w:tab w:val="left" w:pos="800"/>
          <w:tab w:val="right" w:leader="dot" w:pos="9350"/>
        </w:tabs>
        <w:spacing w:before="156" w:after="156"/>
        <w:rPr>
          <w:del w:id="503" w:author="Happy" w:date="2018-08-20T18:40:00Z"/>
          <w:rFonts w:eastAsiaTheme="minorEastAsia" w:cstheme="minorBidi"/>
        </w:rPr>
        <w:pPrChange w:id="504" w:author="Happy" w:date="2018-08-20T18:43:00Z">
          <w:pPr>
            <w:pStyle w:val="TOC4"/>
            <w:tabs>
              <w:tab w:val="right" w:leader="dot" w:pos="9350"/>
            </w:tabs>
            <w:ind w:left="1260"/>
          </w:pPr>
        </w:pPrChange>
      </w:pPr>
      <w:del w:id="505" w:author="Happy" w:date="2018-08-20T18:40:00Z">
        <w:r w:rsidRPr="009E1FA8" w:rsidDel="009E1FA8">
          <w:rPr>
            <w:rStyle w:val="a9"/>
            <w:iCs/>
            <w:noProof/>
            <w:rPrChange w:id="506" w:author="Happy" w:date="2018-08-20T18:40:00Z">
              <w:rPr>
                <w:rStyle w:val="a9"/>
                <w:iCs/>
                <w:noProof/>
              </w:rPr>
            </w:rPrChange>
          </w:rPr>
          <w:delText xml:space="preserve">1.13.6 </w:delText>
        </w:r>
        <w:r w:rsidRPr="009E1FA8" w:rsidDel="009E1FA8">
          <w:rPr>
            <w:rStyle w:val="a9"/>
            <w:rFonts w:hint="eastAsia"/>
            <w:iCs/>
            <w:noProof/>
            <w:rPrChange w:id="507" w:author="Happy" w:date="2018-08-20T18:40:00Z">
              <w:rPr>
                <w:rStyle w:val="a9"/>
                <w:rFonts w:hint="eastAsia"/>
                <w:iCs/>
                <w:noProof/>
              </w:rPr>
            </w:rPrChange>
          </w:rPr>
          <w:delText>提示信息</w:delText>
        </w:r>
        <w:r w:rsidDel="009E1FA8">
          <w:rPr>
            <w:webHidden/>
          </w:rPr>
          <w:tab/>
          <w:delText>43</w:delText>
        </w:r>
      </w:del>
    </w:p>
    <w:p w14:paraId="735CAAAA" w14:textId="77777777" w:rsidR="007E7FAB" w:rsidDel="009E1FA8" w:rsidRDefault="007E7FAB">
      <w:pPr>
        <w:pStyle w:val="TOC1"/>
        <w:tabs>
          <w:tab w:val="left" w:pos="800"/>
          <w:tab w:val="right" w:leader="dot" w:pos="9350"/>
        </w:tabs>
        <w:spacing w:before="156" w:after="156"/>
        <w:rPr>
          <w:del w:id="508" w:author="Happy" w:date="2018-08-20T18:40:00Z"/>
          <w:rFonts w:eastAsiaTheme="minorEastAsia" w:cstheme="minorBidi"/>
        </w:rPr>
        <w:pPrChange w:id="509" w:author="Happy" w:date="2018-08-20T18:43:00Z">
          <w:pPr>
            <w:pStyle w:val="TOC4"/>
            <w:tabs>
              <w:tab w:val="right" w:leader="dot" w:pos="9350"/>
            </w:tabs>
            <w:ind w:left="1260"/>
          </w:pPr>
        </w:pPrChange>
      </w:pPr>
      <w:del w:id="510" w:author="Happy" w:date="2018-08-20T18:40:00Z">
        <w:r w:rsidRPr="009E1FA8" w:rsidDel="009E1FA8">
          <w:rPr>
            <w:rStyle w:val="a9"/>
            <w:iCs/>
            <w:noProof/>
            <w:rPrChange w:id="511" w:author="Happy" w:date="2018-08-20T18:40:00Z">
              <w:rPr>
                <w:rStyle w:val="a9"/>
                <w:iCs/>
                <w:noProof/>
              </w:rPr>
            </w:rPrChange>
          </w:rPr>
          <w:delText xml:space="preserve">1.13.7 </w:delText>
        </w:r>
        <w:r w:rsidRPr="009E1FA8" w:rsidDel="009E1FA8">
          <w:rPr>
            <w:rStyle w:val="a9"/>
            <w:rFonts w:hint="eastAsia"/>
            <w:iCs/>
            <w:noProof/>
            <w:rPrChange w:id="512" w:author="Happy" w:date="2018-08-20T18:40:00Z">
              <w:rPr>
                <w:rStyle w:val="a9"/>
                <w:rFonts w:hint="eastAsia"/>
                <w:iCs/>
                <w:noProof/>
              </w:rPr>
            </w:rPrChange>
          </w:rPr>
          <w:delText>查询条件</w:delText>
        </w:r>
        <w:r w:rsidDel="009E1FA8">
          <w:rPr>
            <w:webHidden/>
          </w:rPr>
          <w:tab/>
          <w:delText>43</w:delText>
        </w:r>
      </w:del>
    </w:p>
    <w:p w14:paraId="450C2F86" w14:textId="77777777" w:rsidR="007E7FAB" w:rsidDel="009E1FA8" w:rsidRDefault="007E7FAB">
      <w:pPr>
        <w:pStyle w:val="TOC1"/>
        <w:tabs>
          <w:tab w:val="left" w:pos="800"/>
          <w:tab w:val="right" w:leader="dot" w:pos="9350"/>
        </w:tabs>
        <w:spacing w:before="156" w:after="156"/>
        <w:rPr>
          <w:del w:id="513" w:author="Happy" w:date="2018-08-20T18:40:00Z"/>
          <w:rFonts w:eastAsiaTheme="minorEastAsia" w:cstheme="minorBidi"/>
        </w:rPr>
        <w:pPrChange w:id="514" w:author="Happy" w:date="2018-08-20T18:43:00Z">
          <w:pPr>
            <w:pStyle w:val="TOC4"/>
            <w:tabs>
              <w:tab w:val="right" w:leader="dot" w:pos="9350"/>
            </w:tabs>
            <w:ind w:left="1260"/>
          </w:pPr>
        </w:pPrChange>
      </w:pPr>
      <w:del w:id="515" w:author="Happy" w:date="2018-08-20T18:40:00Z">
        <w:r w:rsidRPr="009E1FA8" w:rsidDel="009E1FA8">
          <w:rPr>
            <w:rStyle w:val="a9"/>
            <w:iCs/>
            <w:noProof/>
            <w:rPrChange w:id="516" w:author="Happy" w:date="2018-08-20T18:40:00Z">
              <w:rPr>
                <w:rStyle w:val="a9"/>
                <w:iCs/>
                <w:noProof/>
              </w:rPr>
            </w:rPrChange>
          </w:rPr>
          <w:delText xml:space="preserve">1.13.8 </w:delText>
        </w:r>
        <w:r w:rsidRPr="009E1FA8" w:rsidDel="009E1FA8">
          <w:rPr>
            <w:rStyle w:val="a9"/>
            <w:rFonts w:hint="eastAsia"/>
            <w:iCs/>
            <w:noProof/>
            <w:rPrChange w:id="517" w:author="Happy" w:date="2018-08-20T18:40:00Z">
              <w:rPr>
                <w:rStyle w:val="a9"/>
                <w:rFonts w:hint="eastAsia"/>
                <w:iCs/>
                <w:noProof/>
              </w:rPr>
            </w:rPrChange>
          </w:rPr>
          <w:delText>搜索无结果</w:delText>
        </w:r>
        <w:r w:rsidDel="009E1FA8">
          <w:rPr>
            <w:webHidden/>
          </w:rPr>
          <w:tab/>
          <w:delText>44</w:delText>
        </w:r>
      </w:del>
    </w:p>
    <w:p w14:paraId="7F87F394" w14:textId="77777777" w:rsidR="007E7FAB" w:rsidDel="009E1FA8" w:rsidRDefault="007E7FAB">
      <w:pPr>
        <w:pStyle w:val="TOC1"/>
        <w:tabs>
          <w:tab w:val="left" w:pos="800"/>
          <w:tab w:val="right" w:leader="dot" w:pos="9350"/>
        </w:tabs>
        <w:spacing w:before="156" w:after="156"/>
        <w:rPr>
          <w:del w:id="518" w:author="Happy" w:date="2018-08-20T18:40:00Z"/>
          <w:rFonts w:eastAsiaTheme="minorEastAsia" w:cstheme="minorBidi"/>
        </w:rPr>
        <w:pPrChange w:id="519" w:author="Happy" w:date="2018-08-20T18:43:00Z">
          <w:pPr>
            <w:pStyle w:val="TOC2"/>
            <w:tabs>
              <w:tab w:val="left" w:pos="800"/>
              <w:tab w:val="right" w:leader="dot" w:pos="9350"/>
            </w:tabs>
            <w:ind w:left="420"/>
          </w:pPr>
        </w:pPrChange>
      </w:pPr>
      <w:del w:id="520" w:author="Happy" w:date="2018-08-20T18:40:00Z">
        <w:r w:rsidRPr="009E1FA8" w:rsidDel="009E1FA8">
          <w:rPr>
            <w:rStyle w:val="a9"/>
            <w:noProof/>
            <w:snapToGrid w:val="0"/>
            <w:w w:val="0"/>
            <w:kern w:val="0"/>
            <w:rPrChange w:id="521" w:author="Happy" w:date="2018-08-20T18:40:00Z">
              <w:rPr>
                <w:rStyle w:val="a9"/>
                <w:noProof/>
                <w:snapToGrid w:val="0"/>
                <w:w w:val="0"/>
                <w:kern w:val="0"/>
              </w:rPr>
            </w:rPrChange>
          </w:rPr>
          <w:delText>2.</w:delText>
        </w:r>
        <w:r w:rsidDel="009E1FA8">
          <w:rPr>
            <w:rFonts w:eastAsiaTheme="minorEastAsia" w:cstheme="minorBidi"/>
          </w:rPr>
          <w:tab/>
        </w:r>
        <w:r w:rsidRPr="009E1FA8" w:rsidDel="009E1FA8">
          <w:rPr>
            <w:rStyle w:val="a9"/>
            <w:rFonts w:hint="eastAsia"/>
            <w:noProof/>
            <w:rPrChange w:id="522" w:author="Happy" w:date="2018-08-20T18:40:00Z">
              <w:rPr>
                <w:rStyle w:val="a9"/>
                <w:rFonts w:hint="eastAsia"/>
                <w:noProof/>
              </w:rPr>
            </w:rPrChange>
          </w:rPr>
          <w:delText>开桌</w:delText>
        </w:r>
        <w:r w:rsidDel="009E1FA8">
          <w:rPr>
            <w:webHidden/>
          </w:rPr>
          <w:tab/>
          <w:delText>44</w:delText>
        </w:r>
      </w:del>
    </w:p>
    <w:p w14:paraId="1D98750C" w14:textId="77777777" w:rsidR="007E7FAB" w:rsidDel="009E1FA8" w:rsidRDefault="007E7FAB">
      <w:pPr>
        <w:pStyle w:val="TOC1"/>
        <w:tabs>
          <w:tab w:val="left" w:pos="800"/>
          <w:tab w:val="right" w:leader="dot" w:pos="9350"/>
        </w:tabs>
        <w:spacing w:before="156" w:after="156"/>
        <w:rPr>
          <w:del w:id="523" w:author="Happy" w:date="2018-08-20T18:40:00Z"/>
          <w:rFonts w:eastAsiaTheme="minorEastAsia" w:cstheme="minorBidi"/>
        </w:rPr>
        <w:pPrChange w:id="524" w:author="Happy" w:date="2018-08-20T18:43:00Z">
          <w:pPr>
            <w:pStyle w:val="TOC3"/>
            <w:tabs>
              <w:tab w:val="right" w:leader="dot" w:pos="9350"/>
            </w:tabs>
            <w:ind w:left="840"/>
          </w:pPr>
        </w:pPrChange>
      </w:pPr>
      <w:del w:id="525" w:author="Happy" w:date="2018-08-20T18:40:00Z">
        <w:r w:rsidRPr="009E1FA8" w:rsidDel="009E1FA8">
          <w:rPr>
            <w:rStyle w:val="a9"/>
            <w:noProof/>
            <w:rPrChange w:id="526" w:author="Happy" w:date="2018-08-20T18:40:00Z">
              <w:rPr>
                <w:rStyle w:val="a9"/>
                <w:noProof/>
              </w:rPr>
            </w:rPrChange>
          </w:rPr>
          <w:delText xml:space="preserve">2.1 </w:delText>
        </w:r>
        <w:r w:rsidRPr="009E1FA8" w:rsidDel="009E1FA8">
          <w:rPr>
            <w:rStyle w:val="a9"/>
            <w:rFonts w:hint="eastAsia"/>
            <w:noProof/>
            <w:rPrChange w:id="527" w:author="Happy" w:date="2018-08-20T18:40:00Z">
              <w:rPr>
                <w:rStyle w:val="a9"/>
                <w:rFonts w:hint="eastAsia"/>
                <w:noProof/>
              </w:rPr>
            </w:rPrChange>
          </w:rPr>
          <w:delText>开桌页面</w:delText>
        </w:r>
        <w:r w:rsidDel="009E1FA8">
          <w:rPr>
            <w:webHidden/>
          </w:rPr>
          <w:tab/>
          <w:delText>45</w:delText>
        </w:r>
      </w:del>
    </w:p>
    <w:p w14:paraId="7CCEFFA2" w14:textId="77777777" w:rsidR="007E7FAB" w:rsidDel="009E1FA8" w:rsidRDefault="007E7FAB">
      <w:pPr>
        <w:pStyle w:val="TOC1"/>
        <w:tabs>
          <w:tab w:val="left" w:pos="800"/>
          <w:tab w:val="right" w:leader="dot" w:pos="9350"/>
        </w:tabs>
        <w:spacing w:before="156" w:after="156"/>
        <w:rPr>
          <w:del w:id="528" w:author="Happy" w:date="2018-08-20T18:40:00Z"/>
          <w:rFonts w:eastAsiaTheme="minorEastAsia" w:cstheme="minorBidi"/>
        </w:rPr>
        <w:pPrChange w:id="529" w:author="Happy" w:date="2018-08-20T18:43:00Z">
          <w:pPr>
            <w:pStyle w:val="TOC4"/>
            <w:tabs>
              <w:tab w:val="right" w:leader="dot" w:pos="9350"/>
            </w:tabs>
            <w:ind w:left="1260"/>
          </w:pPr>
        </w:pPrChange>
      </w:pPr>
      <w:del w:id="530" w:author="Happy" w:date="2018-08-20T18:40:00Z">
        <w:r w:rsidRPr="009E1FA8" w:rsidDel="009E1FA8">
          <w:rPr>
            <w:rStyle w:val="a9"/>
            <w:iCs/>
            <w:noProof/>
            <w:rPrChange w:id="531" w:author="Happy" w:date="2018-08-20T18:40:00Z">
              <w:rPr>
                <w:rStyle w:val="a9"/>
                <w:iCs/>
                <w:noProof/>
              </w:rPr>
            </w:rPrChange>
          </w:rPr>
          <w:delText xml:space="preserve">2.1.1 </w:delText>
        </w:r>
        <w:r w:rsidRPr="009E1FA8" w:rsidDel="009E1FA8">
          <w:rPr>
            <w:rStyle w:val="a9"/>
            <w:rFonts w:hint="eastAsia"/>
            <w:iCs/>
            <w:noProof/>
            <w:rPrChange w:id="532" w:author="Happy" w:date="2018-08-20T18:40:00Z">
              <w:rPr>
                <w:rStyle w:val="a9"/>
                <w:rFonts w:hint="eastAsia"/>
                <w:iCs/>
                <w:noProof/>
              </w:rPr>
            </w:rPrChange>
          </w:rPr>
          <w:delText>显示内容</w:delText>
        </w:r>
        <w:r w:rsidDel="009E1FA8">
          <w:rPr>
            <w:webHidden/>
          </w:rPr>
          <w:tab/>
          <w:delText>45</w:delText>
        </w:r>
      </w:del>
    </w:p>
    <w:p w14:paraId="2C31E57C" w14:textId="77777777" w:rsidR="007E7FAB" w:rsidDel="009E1FA8" w:rsidRDefault="007E7FAB">
      <w:pPr>
        <w:pStyle w:val="TOC1"/>
        <w:tabs>
          <w:tab w:val="left" w:pos="800"/>
          <w:tab w:val="right" w:leader="dot" w:pos="9350"/>
        </w:tabs>
        <w:spacing w:before="156" w:after="156"/>
        <w:rPr>
          <w:del w:id="533" w:author="Happy" w:date="2018-08-20T18:40:00Z"/>
          <w:rFonts w:eastAsiaTheme="minorEastAsia" w:cstheme="minorBidi"/>
        </w:rPr>
        <w:pPrChange w:id="534" w:author="Happy" w:date="2018-08-20T18:43:00Z">
          <w:pPr>
            <w:pStyle w:val="TOC4"/>
            <w:tabs>
              <w:tab w:val="right" w:leader="dot" w:pos="9350"/>
            </w:tabs>
            <w:ind w:left="1260"/>
          </w:pPr>
        </w:pPrChange>
      </w:pPr>
      <w:del w:id="535" w:author="Happy" w:date="2018-08-20T18:40:00Z">
        <w:r w:rsidRPr="009E1FA8" w:rsidDel="009E1FA8">
          <w:rPr>
            <w:rStyle w:val="a9"/>
            <w:iCs/>
            <w:noProof/>
            <w:rPrChange w:id="536" w:author="Happy" w:date="2018-08-20T18:40:00Z">
              <w:rPr>
                <w:rStyle w:val="a9"/>
                <w:iCs/>
                <w:noProof/>
              </w:rPr>
            </w:rPrChange>
          </w:rPr>
          <w:delText xml:space="preserve">2.1.2 </w:delText>
        </w:r>
        <w:r w:rsidRPr="009E1FA8" w:rsidDel="009E1FA8">
          <w:rPr>
            <w:rStyle w:val="a9"/>
            <w:rFonts w:hint="eastAsia"/>
            <w:iCs/>
            <w:noProof/>
            <w:rPrChange w:id="537" w:author="Happy" w:date="2018-08-20T18:40:00Z">
              <w:rPr>
                <w:rStyle w:val="a9"/>
                <w:rFonts w:hint="eastAsia"/>
                <w:iCs/>
                <w:noProof/>
              </w:rPr>
            </w:rPrChange>
          </w:rPr>
          <w:delText>出入口</w:delText>
        </w:r>
        <w:r w:rsidDel="009E1FA8">
          <w:rPr>
            <w:webHidden/>
          </w:rPr>
          <w:tab/>
          <w:delText>45</w:delText>
        </w:r>
      </w:del>
    </w:p>
    <w:p w14:paraId="113D94CD" w14:textId="77777777" w:rsidR="007E7FAB" w:rsidDel="009E1FA8" w:rsidRDefault="007E7FAB">
      <w:pPr>
        <w:pStyle w:val="TOC1"/>
        <w:tabs>
          <w:tab w:val="left" w:pos="800"/>
          <w:tab w:val="right" w:leader="dot" w:pos="9350"/>
        </w:tabs>
        <w:spacing w:before="156" w:after="156"/>
        <w:rPr>
          <w:del w:id="538" w:author="Happy" w:date="2018-08-20T18:40:00Z"/>
          <w:rFonts w:eastAsiaTheme="minorEastAsia" w:cstheme="minorBidi"/>
        </w:rPr>
        <w:pPrChange w:id="539" w:author="Happy" w:date="2018-08-20T18:43:00Z">
          <w:pPr>
            <w:pStyle w:val="TOC4"/>
            <w:tabs>
              <w:tab w:val="right" w:leader="dot" w:pos="9350"/>
            </w:tabs>
            <w:ind w:left="1260"/>
          </w:pPr>
        </w:pPrChange>
      </w:pPr>
      <w:del w:id="540" w:author="Happy" w:date="2018-08-20T18:40:00Z">
        <w:r w:rsidRPr="009E1FA8" w:rsidDel="009E1FA8">
          <w:rPr>
            <w:rStyle w:val="a9"/>
            <w:iCs/>
            <w:noProof/>
            <w:rPrChange w:id="541" w:author="Happy" w:date="2018-08-20T18:40:00Z">
              <w:rPr>
                <w:rStyle w:val="a9"/>
                <w:iCs/>
                <w:noProof/>
              </w:rPr>
            </w:rPrChange>
          </w:rPr>
          <w:delText xml:space="preserve">2.1.3 </w:delText>
        </w:r>
        <w:r w:rsidRPr="009E1FA8" w:rsidDel="009E1FA8">
          <w:rPr>
            <w:rStyle w:val="a9"/>
            <w:rFonts w:hint="eastAsia"/>
            <w:iCs/>
            <w:noProof/>
            <w:rPrChange w:id="542" w:author="Happy" w:date="2018-08-20T18:40:00Z">
              <w:rPr>
                <w:rStyle w:val="a9"/>
                <w:rFonts w:hint="eastAsia"/>
                <w:iCs/>
                <w:noProof/>
              </w:rPr>
            </w:rPrChange>
          </w:rPr>
          <w:delText>数据来源</w:delText>
        </w:r>
        <w:r w:rsidDel="009E1FA8">
          <w:rPr>
            <w:webHidden/>
          </w:rPr>
          <w:tab/>
          <w:delText>46</w:delText>
        </w:r>
      </w:del>
    </w:p>
    <w:p w14:paraId="02822C48" w14:textId="77777777" w:rsidR="007E7FAB" w:rsidDel="009E1FA8" w:rsidRDefault="007E7FAB">
      <w:pPr>
        <w:pStyle w:val="TOC1"/>
        <w:tabs>
          <w:tab w:val="left" w:pos="800"/>
          <w:tab w:val="right" w:leader="dot" w:pos="9350"/>
        </w:tabs>
        <w:spacing w:before="156" w:after="156"/>
        <w:rPr>
          <w:del w:id="543" w:author="Happy" w:date="2018-08-20T18:40:00Z"/>
          <w:rFonts w:eastAsiaTheme="minorEastAsia" w:cstheme="minorBidi"/>
        </w:rPr>
        <w:pPrChange w:id="544" w:author="Happy" w:date="2018-08-20T18:43:00Z">
          <w:pPr>
            <w:pStyle w:val="TOC4"/>
            <w:tabs>
              <w:tab w:val="right" w:leader="dot" w:pos="9350"/>
            </w:tabs>
            <w:ind w:left="1260"/>
          </w:pPr>
        </w:pPrChange>
      </w:pPr>
      <w:del w:id="545" w:author="Happy" w:date="2018-08-20T18:40:00Z">
        <w:r w:rsidRPr="009E1FA8" w:rsidDel="009E1FA8">
          <w:rPr>
            <w:rStyle w:val="a9"/>
            <w:iCs/>
            <w:noProof/>
            <w:rPrChange w:id="546" w:author="Happy" w:date="2018-08-20T18:40:00Z">
              <w:rPr>
                <w:rStyle w:val="a9"/>
                <w:iCs/>
                <w:noProof/>
              </w:rPr>
            </w:rPrChange>
          </w:rPr>
          <w:delText xml:space="preserve">2.1.4 </w:delText>
        </w:r>
        <w:r w:rsidRPr="009E1FA8" w:rsidDel="009E1FA8">
          <w:rPr>
            <w:rStyle w:val="a9"/>
            <w:rFonts w:hint="eastAsia"/>
            <w:iCs/>
            <w:noProof/>
            <w:rPrChange w:id="547" w:author="Happy" w:date="2018-08-20T18:40:00Z">
              <w:rPr>
                <w:rStyle w:val="a9"/>
                <w:rFonts w:hint="eastAsia"/>
                <w:iCs/>
                <w:noProof/>
              </w:rPr>
            </w:rPrChange>
          </w:rPr>
          <w:delText>输入项</w:delText>
        </w:r>
        <w:r w:rsidDel="009E1FA8">
          <w:rPr>
            <w:webHidden/>
          </w:rPr>
          <w:tab/>
          <w:delText>46</w:delText>
        </w:r>
      </w:del>
    </w:p>
    <w:p w14:paraId="56E97549" w14:textId="77777777" w:rsidR="007E7FAB" w:rsidDel="009E1FA8" w:rsidRDefault="007E7FAB">
      <w:pPr>
        <w:pStyle w:val="TOC1"/>
        <w:tabs>
          <w:tab w:val="left" w:pos="800"/>
          <w:tab w:val="right" w:leader="dot" w:pos="9350"/>
        </w:tabs>
        <w:spacing w:before="156" w:after="156"/>
        <w:rPr>
          <w:del w:id="548" w:author="Happy" w:date="2018-08-20T18:40:00Z"/>
          <w:rFonts w:eastAsiaTheme="minorEastAsia" w:cstheme="minorBidi"/>
        </w:rPr>
        <w:pPrChange w:id="549" w:author="Happy" w:date="2018-08-20T18:43:00Z">
          <w:pPr>
            <w:pStyle w:val="TOC4"/>
            <w:tabs>
              <w:tab w:val="right" w:leader="dot" w:pos="9350"/>
            </w:tabs>
            <w:ind w:left="1260"/>
          </w:pPr>
        </w:pPrChange>
      </w:pPr>
      <w:del w:id="550" w:author="Happy" w:date="2018-08-20T18:40:00Z">
        <w:r w:rsidRPr="009E1FA8" w:rsidDel="009E1FA8">
          <w:rPr>
            <w:rStyle w:val="a9"/>
            <w:iCs/>
            <w:noProof/>
            <w:rPrChange w:id="551" w:author="Happy" w:date="2018-08-20T18:40:00Z">
              <w:rPr>
                <w:rStyle w:val="a9"/>
                <w:iCs/>
                <w:noProof/>
              </w:rPr>
            </w:rPrChange>
          </w:rPr>
          <w:delText xml:space="preserve">2.1.5 </w:delText>
        </w:r>
        <w:r w:rsidRPr="009E1FA8" w:rsidDel="009E1FA8">
          <w:rPr>
            <w:rStyle w:val="a9"/>
            <w:rFonts w:hint="eastAsia"/>
            <w:iCs/>
            <w:noProof/>
            <w:rPrChange w:id="552" w:author="Happy" w:date="2018-08-20T18:40:00Z">
              <w:rPr>
                <w:rStyle w:val="a9"/>
                <w:rFonts w:hint="eastAsia"/>
                <w:iCs/>
                <w:noProof/>
              </w:rPr>
            </w:rPrChange>
          </w:rPr>
          <w:delText>操作规则</w:delText>
        </w:r>
        <w:r w:rsidDel="009E1FA8">
          <w:rPr>
            <w:webHidden/>
          </w:rPr>
          <w:tab/>
          <w:delText>46</w:delText>
        </w:r>
      </w:del>
    </w:p>
    <w:p w14:paraId="55455507" w14:textId="77777777" w:rsidR="007E7FAB" w:rsidDel="009E1FA8" w:rsidRDefault="007E7FAB">
      <w:pPr>
        <w:pStyle w:val="TOC1"/>
        <w:tabs>
          <w:tab w:val="left" w:pos="800"/>
          <w:tab w:val="right" w:leader="dot" w:pos="9350"/>
        </w:tabs>
        <w:spacing w:before="156" w:after="156"/>
        <w:rPr>
          <w:del w:id="553" w:author="Happy" w:date="2018-08-20T18:40:00Z"/>
          <w:rFonts w:eastAsiaTheme="minorEastAsia" w:cstheme="minorBidi"/>
        </w:rPr>
        <w:pPrChange w:id="554" w:author="Happy" w:date="2018-08-20T18:43:00Z">
          <w:pPr>
            <w:pStyle w:val="TOC4"/>
            <w:tabs>
              <w:tab w:val="right" w:leader="dot" w:pos="9350"/>
            </w:tabs>
            <w:ind w:left="1260"/>
          </w:pPr>
        </w:pPrChange>
      </w:pPr>
      <w:del w:id="555" w:author="Happy" w:date="2018-08-20T18:40:00Z">
        <w:r w:rsidRPr="009E1FA8" w:rsidDel="009E1FA8">
          <w:rPr>
            <w:rStyle w:val="a9"/>
            <w:iCs/>
            <w:noProof/>
            <w:rPrChange w:id="556" w:author="Happy" w:date="2018-08-20T18:40:00Z">
              <w:rPr>
                <w:rStyle w:val="a9"/>
                <w:iCs/>
                <w:noProof/>
              </w:rPr>
            </w:rPrChange>
          </w:rPr>
          <w:delText xml:space="preserve">2.1.6 </w:delText>
        </w:r>
        <w:r w:rsidRPr="009E1FA8" w:rsidDel="009E1FA8">
          <w:rPr>
            <w:rStyle w:val="a9"/>
            <w:rFonts w:hint="eastAsia"/>
            <w:iCs/>
            <w:noProof/>
            <w:rPrChange w:id="557" w:author="Happy" w:date="2018-08-20T18:40:00Z">
              <w:rPr>
                <w:rStyle w:val="a9"/>
                <w:rFonts w:hint="eastAsia"/>
                <w:iCs/>
                <w:noProof/>
              </w:rPr>
            </w:rPrChange>
          </w:rPr>
          <w:delText>提示信息</w:delText>
        </w:r>
        <w:r w:rsidDel="009E1FA8">
          <w:rPr>
            <w:webHidden/>
          </w:rPr>
          <w:tab/>
          <w:delText>46</w:delText>
        </w:r>
      </w:del>
    </w:p>
    <w:p w14:paraId="5FDBC069" w14:textId="77777777" w:rsidR="007E7FAB" w:rsidDel="009E1FA8" w:rsidRDefault="007E7FAB">
      <w:pPr>
        <w:pStyle w:val="TOC1"/>
        <w:tabs>
          <w:tab w:val="left" w:pos="800"/>
          <w:tab w:val="right" w:leader="dot" w:pos="9350"/>
        </w:tabs>
        <w:spacing w:before="156" w:after="156"/>
        <w:rPr>
          <w:del w:id="558" w:author="Happy" w:date="2018-08-20T18:40:00Z"/>
          <w:rFonts w:eastAsiaTheme="minorEastAsia" w:cstheme="minorBidi"/>
        </w:rPr>
        <w:pPrChange w:id="559" w:author="Happy" w:date="2018-08-20T18:43:00Z">
          <w:pPr>
            <w:pStyle w:val="TOC4"/>
            <w:tabs>
              <w:tab w:val="right" w:leader="dot" w:pos="9350"/>
            </w:tabs>
            <w:ind w:left="1260"/>
          </w:pPr>
        </w:pPrChange>
      </w:pPr>
      <w:del w:id="560" w:author="Happy" w:date="2018-08-20T18:40:00Z">
        <w:r w:rsidRPr="009E1FA8" w:rsidDel="009E1FA8">
          <w:rPr>
            <w:rStyle w:val="a9"/>
            <w:noProof/>
            <w:rPrChange w:id="561" w:author="Happy" w:date="2018-08-20T18:40:00Z">
              <w:rPr>
                <w:rStyle w:val="a9"/>
                <w:noProof/>
              </w:rPr>
            </w:rPrChange>
          </w:rPr>
          <w:delText xml:space="preserve">2.1.7 </w:delText>
        </w:r>
        <w:r w:rsidRPr="009E1FA8" w:rsidDel="009E1FA8">
          <w:rPr>
            <w:rStyle w:val="a9"/>
            <w:rFonts w:hint="eastAsia"/>
            <w:noProof/>
            <w:rPrChange w:id="562" w:author="Happy" w:date="2018-08-20T18:40:00Z">
              <w:rPr>
                <w:rStyle w:val="a9"/>
                <w:rFonts w:hint="eastAsia"/>
                <w:noProof/>
              </w:rPr>
            </w:rPrChange>
          </w:rPr>
          <w:delText>改市别弹框</w:delText>
        </w:r>
        <w:r w:rsidDel="009E1FA8">
          <w:rPr>
            <w:webHidden/>
          </w:rPr>
          <w:tab/>
          <w:delText>47</w:delText>
        </w:r>
      </w:del>
    </w:p>
    <w:p w14:paraId="0C71784E" w14:textId="77777777" w:rsidR="007E7FAB" w:rsidDel="009E1FA8" w:rsidRDefault="007E7FAB">
      <w:pPr>
        <w:pStyle w:val="TOC1"/>
        <w:tabs>
          <w:tab w:val="left" w:pos="800"/>
          <w:tab w:val="right" w:leader="dot" w:pos="9350"/>
        </w:tabs>
        <w:spacing w:before="156" w:after="156"/>
        <w:rPr>
          <w:del w:id="563" w:author="Happy" w:date="2018-08-20T18:40:00Z"/>
          <w:rFonts w:eastAsiaTheme="minorEastAsia" w:cstheme="minorBidi"/>
        </w:rPr>
        <w:pPrChange w:id="564" w:author="Happy" w:date="2018-08-20T18:43:00Z">
          <w:pPr>
            <w:pStyle w:val="TOC3"/>
            <w:tabs>
              <w:tab w:val="right" w:leader="dot" w:pos="9350"/>
            </w:tabs>
            <w:ind w:left="840"/>
          </w:pPr>
        </w:pPrChange>
      </w:pPr>
      <w:del w:id="565" w:author="Happy" w:date="2018-08-20T18:40:00Z">
        <w:r w:rsidRPr="009E1FA8" w:rsidDel="009E1FA8">
          <w:rPr>
            <w:rStyle w:val="a9"/>
            <w:noProof/>
            <w:rPrChange w:id="566" w:author="Happy" w:date="2018-08-20T18:40:00Z">
              <w:rPr>
                <w:rStyle w:val="a9"/>
                <w:noProof/>
              </w:rPr>
            </w:rPrChange>
          </w:rPr>
          <w:delText xml:space="preserve">2.2 </w:delText>
        </w:r>
        <w:r w:rsidRPr="009E1FA8" w:rsidDel="009E1FA8">
          <w:rPr>
            <w:rStyle w:val="a9"/>
            <w:rFonts w:hint="eastAsia"/>
            <w:noProof/>
            <w:rPrChange w:id="567" w:author="Happy" w:date="2018-08-20T18:40:00Z">
              <w:rPr>
                <w:rStyle w:val="a9"/>
                <w:rFonts w:hint="eastAsia"/>
                <w:noProof/>
              </w:rPr>
            </w:rPrChange>
          </w:rPr>
          <w:delText>开桌成功提示</w:delText>
        </w:r>
        <w:r w:rsidDel="009E1FA8">
          <w:rPr>
            <w:webHidden/>
          </w:rPr>
          <w:tab/>
          <w:delText>48</w:delText>
        </w:r>
      </w:del>
    </w:p>
    <w:p w14:paraId="7820FAFC" w14:textId="77777777" w:rsidR="007E7FAB" w:rsidDel="009E1FA8" w:rsidRDefault="007E7FAB">
      <w:pPr>
        <w:pStyle w:val="TOC1"/>
        <w:tabs>
          <w:tab w:val="left" w:pos="800"/>
          <w:tab w:val="right" w:leader="dot" w:pos="9350"/>
        </w:tabs>
        <w:spacing w:before="156" w:after="156"/>
        <w:rPr>
          <w:del w:id="568" w:author="Happy" w:date="2018-08-20T18:40:00Z"/>
          <w:rFonts w:eastAsiaTheme="minorEastAsia" w:cstheme="minorBidi"/>
        </w:rPr>
        <w:pPrChange w:id="569" w:author="Happy" w:date="2018-08-20T18:43:00Z">
          <w:pPr>
            <w:pStyle w:val="TOC4"/>
            <w:tabs>
              <w:tab w:val="right" w:leader="dot" w:pos="9350"/>
            </w:tabs>
            <w:ind w:left="1260"/>
          </w:pPr>
        </w:pPrChange>
      </w:pPr>
      <w:del w:id="570" w:author="Happy" w:date="2018-08-20T18:40:00Z">
        <w:r w:rsidRPr="009E1FA8" w:rsidDel="009E1FA8">
          <w:rPr>
            <w:rStyle w:val="a9"/>
            <w:iCs/>
            <w:noProof/>
            <w:rPrChange w:id="571" w:author="Happy" w:date="2018-08-20T18:40:00Z">
              <w:rPr>
                <w:rStyle w:val="a9"/>
                <w:iCs/>
                <w:noProof/>
              </w:rPr>
            </w:rPrChange>
          </w:rPr>
          <w:delText xml:space="preserve">2.2.1 </w:delText>
        </w:r>
        <w:r w:rsidRPr="009E1FA8" w:rsidDel="009E1FA8">
          <w:rPr>
            <w:rStyle w:val="a9"/>
            <w:rFonts w:hint="eastAsia"/>
            <w:iCs/>
            <w:noProof/>
            <w:rPrChange w:id="572" w:author="Happy" w:date="2018-08-20T18:40:00Z">
              <w:rPr>
                <w:rStyle w:val="a9"/>
                <w:rFonts w:hint="eastAsia"/>
                <w:iCs/>
                <w:noProof/>
              </w:rPr>
            </w:rPrChange>
          </w:rPr>
          <w:delText>显示内容</w:delText>
        </w:r>
        <w:r w:rsidDel="009E1FA8">
          <w:rPr>
            <w:webHidden/>
          </w:rPr>
          <w:tab/>
          <w:delText>48</w:delText>
        </w:r>
      </w:del>
    </w:p>
    <w:p w14:paraId="24498DA9" w14:textId="77777777" w:rsidR="007E7FAB" w:rsidDel="009E1FA8" w:rsidRDefault="007E7FAB">
      <w:pPr>
        <w:pStyle w:val="TOC1"/>
        <w:tabs>
          <w:tab w:val="left" w:pos="800"/>
          <w:tab w:val="right" w:leader="dot" w:pos="9350"/>
        </w:tabs>
        <w:spacing w:before="156" w:after="156"/>
        <w:rPr>
          <w:del w:id="573" w:author="Happy" w:date="2018-08-20T18:40:00Z"/>
          <w:rFonts w:eastAsiaTheme="minorEastAsia" w:cstheme="minorBidi"/>
        </w:rPr>
        <w:pPrChange w:id="574" w:author="Happy" w:date="2018-08-20T18:43:00Z">
          <w:pPr>
            <w:pStyle w:val="TOC4"/>
            <w:tabs>
              <w:tab w:val="right" w:leader="dot" w:pos="9350"/>
            </w:tabs>
            <w:ind w:left="1260"/>
          </w:pPr>
        </w:pPrChange>
      </w:pPr>
      <w:del w:id="575" w:author="Happy" w:date="2018-08-20T18:40:00Z">
        <w:r w:rsidRPr="009E1FA8" w:rsidDel="009E1FA8">
          <w:rPr>
            <w:rStyle w:val="a9"/>
            <w:iCs/>
            <w:noProof/>
            <w:rPrChange w:id="576" w:author="Happy" w:date="2018-08-20T18:40:00Z">
              <w:rPr>
                <w:rStyle w:val="a9"/>
                <w:iCs/>
                <w:noProof/>
              </w:rPr>
            </w:rPrChange>
          </w:rPr>
          <w:delText xml:space="preserve">2.2.2 </w:delText>
        </w:r>
        <w:r w:rsidRPr="009E1FA8" w:rsidDel="009E1FA8">
          <w:rPr>
            <w:rStyle w:val="a9"/>
            <w:rFonts w:hint="eastAsia"/>
            <w:iCs/>
            <w:noProof/>
            <w:rPrChange w:id="577" w:author="Happy" w:date="2018-08-20T18:40:00Z">
              <w:rPr>
                <w:rStyle w:val="a9"/>
                <w:rFonts w:hint="eastAsia"/>
                <w:iCs/>
                <w:noProof/>
              </w:rPr>
            </w:rPrChange>
          </w:rPr>
          <w:delText>出入口</w:delText>
        </w:r>
        <w:r w:rsidDel="009E1FA8">
          <w:rPr>
            <w:webHidden/>
          </w:rPr>
          <w:tab/>
          <w:delText>48</w:delText>
        </w:r>
      </w:del>
    </w:p>
    <w:p w14:paraId="34CC4677" w14:textId="77777777" w:rsidR="007E7FAB" w:rsidDel="009E1FA8" w:rsidRDefault="007E7FAB">
      <w:pPr>
        <w:pStyle w:val="TOC1"/>
        <w:tabs>
          <w:tab w:val="left" w:pos="800"/>
          <w:tab w:val="right" w:leader="dot" w:pos="9350"/>
        </w:tabs>
        <w:spacing w:before="156" w:after="156"/>
        <w:rPr>
          <w:del w:id="578" w:author="Happy" w:date="2018-08-20T18:40:00Z"/>
          <w:rFonts w:eastAsiaTheme="minorEastAsia" w:cstheme="minorBidi"/>
        </w:rPr>
        <w:pPrChange w:id="579" w:author="Happy" w:date="2018-08-20T18:43:00Z">
          <w:pPr>
            <w:pStyle w:val="TOC4"/>
            <w:tabs>
              <w:tab w:val="right" w:leader="dot" w:pos="9350"/>
            </w:tabs>
            <w:ind w:left="1260"/>
          </w:pPr>
        </w:pPrChange>
      </w:pPr>
      <w:del w:id="580" w:author="Happy" w:date="2018-08-20T18:40:00Z">
        <w:r w:rsidRPr="009E1FA8" w:rsidDel="009E1FA8">
          <w:rPr>
            <w:rStyle w:val="a9"/>
            <w:iCs/>
            <w:noProof/>
            <w:rPrChange w:id="581" w:author="Happy" w:date="2018-08-20T18:40:00Z">
              <w:rPr>
                <w:rStyle w:val="a9"/>
                <w:iCs/>
                <w:noProof/>
              </w:rPr>
            </w:rPrChange>
          </w:rPr>
          <w:delText xml:space="preserve">2.2.3 </w:delText>
        </w:r>
        <w:r w:rsidRPr="009E1FA8" w:rsidDel="009E1FA8">
          <w:rPr>
            <w:rStyle w:val="a9"/>
            <w:rFonts w:hint="eastAsia"/>
            <w:iCs/>
            <w:noProof/>
            <w:rPrChange w:id="582" w:author="Happy" w:date="2018-08-20T18:40:00Z">
              <w:rPr>
                <w:rStyle w:val="a9"/>
                <w:rFonts w:hint="eastAsia"/>
                <w:iCs/>
                <w:noProof/>
              </w:rPr>
            </w:rPrChange>
          </w:rPr>
          <w:delText>操作规则</w:delText>
        </w:r>
        <w:r w:rsidDel="009E1FA8">
          <w:rPr>
            <w:webHidden/>
          </w:rPr>
          <w:tab/>
          <w:delText>48</w:delText>
        </w:r>
      </w:del>
    </w:p>
    <w:p w14:paraId="1BB8144E" w14:textId="77777777" w:rsidR="007E7FAB" w:rsidDel="009E1FA8" w:rsidRDefault="007E7FAB">
      <w:pPr>
        <w:pStyle w:val="TOC1"/>
        <w:tabs>
          <w:tab w:val="left" w:pos="800"/>
          <w:tab w:val="right" w:leader="dot" w:pos="9350"/>
        </w:tabs>
        <w:spacing w:before="156" w:after="156"/>
        <w:rPr>
          <w:del w:id="583" w:author="Happy" w:date="2018-08-20T18:40:00Z"/>
          <w:rFonts w:eastAsiaTheme="minorEastAsia" w:cstheme="minorBidi"/>
        </w:rPr>
        <w:pPrChange w:id="584" w:author="Happy" w:date="2018-08-20T18:43:00Z">
          <w:pPr>
            <w:pStyle w:val="TOC4"/>
            <w:tabs>
              <w:tab w:val="right" w:leader="dot" w:pos="9350"/>
            </w:tabs>
            <w:ind w:left="1260"/>
          </w:pPr>
        </w:pPrChange>
      </w:pPr>
      <w:del w:id="585" w:author="Happy" w:date="2018-08-20T18:40:00Z">
        <w:r w:rsidRPr="009E1FA8" w:rsidDel="009E1FA8">
          <w:rPr>
            <w:rStyle w:val="a9"/>
            <w:noProof/>
            <w:rPrChange w:id="586" w:author="Happy" w:date="2018-08-20T18:40:00Z">
              <w:rPr>
                <w:rStyle w:val="a9"/>
                <w:noProof/>
              </w:rPr>
            </w:rPrChange>
          </w:rPr>
          <w:delText xml:space="preserve">2.2.4 </w:delText>
        </w:r>
        <w:r w:rsidRPr="009E1FA8" w:rsidDel="009E1FA8">
          <w:rPr>
            <w:rStyle w:val="a9"/>
            <w:rFonts w:hint="eastAsia"/>
            <w:noProof/>
            <w:rPrChange w:id="587" w:author="Happy" w:date="2018-08-20T18:40:00Z">
              <w:rPr>
                <w:rStyle w:val="a9"/>
                <w:rFonts w:hint="eastAsia"/>
                <w:noProof/>
              </w:rPr>
            </w:rPrChange>
          </w:rPr>
          <w:delText>开桌返回弹框</w:delText>
        </w:r>
        <w:r w:rsidDel="009E1FA8">
          <w:rPr>
            <w:webHidden/>
          </w:rPr>
          <w:tab/>
          <w:delText>49</w:delText>
        </w:r>
      </w:del>
    </w:p>
    <w:p w14:paraId="7FEFBC57" w14:textId="77777777" w:rsidR="007E7FAB" w:rsidDel="009E1FA8" w:rsidRDefault="007E7FAB">
      <w:pPr>
        <w:pStyle w:val="TOC1"/>
        <w:tabs>
          <w:tab w:val="left" w:pos="800"/>
          <w:tab w:val="right" w:leader="dot" w:pos="9350"/>
        </w:tabs>
        <w:spacing w:before="156" w:after="156"/>
        <w:rPr>
          <w:del w:id="588" w:author="Happy" w:date="2018-08-20T18:40:00Z"/>
          <w:rFonts w:eastAsiaTheme="minorEastAsia" w:cstheme="minorBidi"/>
        </w:rPr>
        <w:pPrChange w:id="589" w:author="Happy" w:date="2018-08-20T18:43:00Z">
          <w:pPr>
            <w:pStyle w:val="TOC2"/>
            <w:tabs>
              <w:tab w:val="left" w:pos="800"/>
              <w:tab w:val="right" w:leader="dot" w:pos="9350"/>
            </w:tabs>
            <w:ind w:left="420"/>
          </w:pPr>
        </w:pPrChange>
      </w:pPr>
      <w:del w:id="590" w:author="Happy" w:date="2018-08-20T18:40:00Z">
        <w:r w:rsidRPr="009E1FA8" w:rsidDel="009E1FA8">
          <w:rPr>
            <w:rStyle w:val="a9"/>
            <w:noProof/>
            <w:snapToGrid w:val="0"/>
            <w:w w:val="0"/>
            <w:kern w:val="0"/>
            <w:rPrChange w:id="591" w:author="Happy" w:date="2018-08-20T18:40:00Z">
              <w:rPr>
                <w:rStyle w:val="a9"/>
                <w:noProof/>
                <w:snapToGrid w:val="0"/>
                <w:w w:val="0"/>
                <w:kern w:val="0"/>
              </w:rPr>
            </w:rPrChange>
          </w:rPr>
          <w:delText>3.</w:delText>
        </w:r>
        <w:r w:rsidDel="009E1FA8">
          <w:rPr>
            <w:rFonts w:eastAsiaTheme="minorEastAsia" w:cstheme="minorBidi"/>
          </w:rPr>
          <w:tab/>
        </w:r>
        <w:r w:rsidRPr="009E1FA8" w:rsidDel="009E1FA8">
          <w:rPr>
            <w:rStyle w:val="a9"/>
            <w:rFonts w:hint="eastAsia"/>
            <w:noProof/>
            <w:rPrChange w:id="592" w:author="Happy" w:date="2018-08-20T18:40:00Z">
              <w:rPr>
                <w:rStyle w:val="a9"/>
                <w:rFonts w:hint="eastAsia"/>
                <w:noProof/>
              </w:rPr>
            </w:rPrChange>
          </w:rPr>
          <w:delText>点菜</w:delText>
        </w:r>
        <w:r w:rsidDel="009E1FA8">
          <w:rPr>
            <w:webHidden/>
          </w:rPr>
          <w:tab/>
          <w:delText>49</w:delText>
        </w:r>
      </w:del>
    </w:p>
    <w:p w14:paraId="2B1944CD" w14:textId="77777777" w:rsidR="007E7FAB" w:rsidDel="009E1FA8" w:rsidRDefault="007E7FAB">
      <w:pPr>
        <w:pStyle w:val="TOC1"/>
        <w:tabs>
          <w:tab w:val="left" w:pos="800"/>
          <w:tab w:val="right" w:leader="dot" w:pos="9350"/>
        </w:tabs>
        <w:spacing w:before="156" w:after="156"/>
        <w:rPr>
          <w:del w:id="593" w:author="Happy" w:date="2018-08-20T18:40:00Z"/>
          <w:rFonts w:eastAsiaTheme="minorEastAsia" w:cstheme="minorBidi"/>
        </w:rPr>
        <w:pPrChange w:id="594" w:author="Happy" w:date="2018-08-20T18:43:00Z">
          <w:pPr>
            <w:pStyle w:val="TOC3"/>
            <w:tabs>
              <w:tab w:val="right" w:leader="dot" w:pos="9350"/>
            </w:tabs>
            <w:ind w:left="840"/>
          </w:pPr>
        </w:pPrChange>
      </w:pPr>
      <w:del w:id="595" w:author="Happy" w:date="2018-08-20T18:40:00Z">
        <w:r w:rsidRPr="009E1FA8" w:rsidDel="009E1FA8">
          <w:rPr>
            <w:rStyle w:val="a9"/>
            <w:noProof/>
            <w:rPrChange w:id="596" w:author="Happy" w:date="2018-08-20T18:40:00Z">
              <w:rPr>
                <w:rStyle w:val="a9"/>
                <w:noProof/>
              </w:rPr>
            </w:rPrChange>
          </w:rPr>
          <w:delText xml:space="preserve">3.1 </w:delText>
        </w:r>
        <w:r w:rsidRPr="009E1FA8" w:rsidDel="009E1FA8">
          <w:rPr>
            <w:rStyle w:val="a9"/>
            <w:rFonts w:hint="eastAsia"/>
            <w:noProof/>
            <w:rPrChange w:id="597" w:author="Happy" w:date="2018-08-20T18:40:00Z">
              <w:rPr>
                <w:rStyle w:val="a9"/>
                <w:rFonts w:hint="eastAsia"/>
                <w:noProof/>
              </w:rPr>
            </w:rPrChange>
          </w:rPr>
          <w:delText>点菜页面</w:delText>
        </w:r>
        <w:r w:rsidDel="009E1FA8">
          <w:rPr>
            <w:webHidden/>
          </w:rPr>
          <w:tab/>
          <w:delText>50</w:delText>
        </w:r>
      </w:del>
    </w:p>
    <w:p w14:paraId="0371353B" w14:textId="77777777" w:rsidR="007E7FAB" w:rsidDel="009E1FA8" w:rsidRDefault="007E7FAB">
      <w:pPr>
        <w:pStyle w:val="TOC1"/>
        <w:tabs>
          <w:tab w:val="left" w:pos="800"/>
          <w:tab w:val="right" w:leader="dot" w:pos="9350"/>
        </w:tabs>
        <w:spacing w:before="156" w:after="156"/>
        <w:rPr>
          <w:del w:id="598" w:author="Happy" w:date="2018-08-20T18:40:00Z"/>
          <w:rFonts w:eastAsiaTheme="minorEastAsia" w:cstheme="minorBidi"/>
        </w:rPr>
        <w:pPrChange w:id="599" w:author="Happy" w:date="2018-08-20T18:43:00Z">
          <w:pPr>
            <w:pStyle w:val="TOC4"/>
            <w:tabs>
              <w:tab w:val="right" w:leader="dot" w:pos="9350"/>
            </w:tabs>
            <w:ind w:left="1260"/>
          </w:pPr>
        </w:pPrChange>
      </w:pPr>
      <w:del w:id="600" w:author="Happy" w:date="2018-08-20T18:40:00Z">
        <w:r w:rsidRPr="009E1FA8" w:rsidDel="009E1FA8">
          <w:rPr>
            <w:rStyle w:val="a9"/>
            <w:iCs/>
            <w:noProof/>
            <w:rPrChange w:id="601" w:author="Happy" w:date="2018-08-20T18:40:00Z">
              <w:rPr>
                <w:rStyle w:val="a9"/>
                <w:iCs/>
                <w:noProof/>
              </w:rPr>
            </w:rPrChange>
          </w:rPr>
          <w:delText xml:space="preserve">3.1.1 </w:delText>
        </w:r>
        <w:r w:rsidRPr="009E1FA8" w:rsidDel="009E1FA8">
          <w:rPr>
            <w:rStyle w:val="a9"/>
            <w:rFonts w:hint="eastAsia"/>
            <w:iCs/>
            <w:noProof/>
            <w:rPrChange w:id="602" w:author="Happy" w:date="2018-08-20T18:40:00Z">
              <w:rPr>
                <w:rStyle w:val="a9"/>
                <w:rFonts w:hint="eastAsia"/>
                <w:iCs/>
                <w:noProof/>
              </w:rPr>
            </w:rPrChange>
          </w:rPr>
          <w:delText>显示内容</w:delText>
        </w:r>
        <w:r w:rsidDel="009E1FA8">
          <w:rPr>
            <w:webHidden/>
          </w:rPr>
          <w:tab/>
          <w:delText>50</w:delText>
        </w:r>
      </w:del>
    </w:p>
    <w:p w14:paraId="2913DA39" w14:textId="77777777" w:rsidR="007E7FAB" w:rsidDel="009E1FA8" w:rsidRDefault="007E7FAB">
      <w:pPr>
        <w:pStyle w:val="TOC1"/>
        <w:tabs>
          <w:tab w:val="left" w:pos="800"/>
          <w:tab w:val="right" w:leader="dot" w:pos="9350"/>
        </w:tabs>
        <w:spacing w:before="156" w:after="156"/>
        <w:rPr>
          <w:del w:id="603" w:author="Happy" w:date="2018-08-20T18:40:00Z"/>
          <w:rFonts w:eastAsiaTheme="minorEastAsia" w:cstheme="minorBidi"/>
        </w:rPr>
        <w:pPrChange w:id="604" w:author="Happy" w:date="2018-08-20T18:43:00Z">
          <w:pPr>
            <w:pStyle w:val="TOC4"/>
            <w:tabs>
              <w:tab w:val="right" w:leader="dot" w:pos="9350"/>
            </w:tabs>
            <w:ind w:left="1260"/>
          </w:pPr>
        </w:pPrChange>
      </w:pPr>
      <w:del w:id="605" w:author="Happy" w:date="2018-08-20T18:40:00Z">
        <w:r w:rsidRPr="009E1FA8" w:rsidDel="009E1FA8">
          <w:rPr>
            <w:rStyle w:val="a9"/>
            <w:iCs/>
            <w:noProof/>
            <w:rPrChange w:id="606" w:author="Happy" w:date="2018-08-20T18:40:00Z">
              <w:rPr>
                <w:rStyle w:val="a9"/>
                <w:iCs/>
                <w:noProof/>
              </w:rPr>
            </w:rPrChange>
          </w:rPr>
          <w:delText xml:space="preserve">3.1.2 </w:delText>
        </w:r>
        <w:r w:rsidRPr="009E1FA8" w:rsidDel="009E1FA8">
          <w:rPr>
            <w:rStyle w:val="a9"/>
            <w:rFonts w:hint="eastAsia"/>
            <w:iCs/>
            <w:noProof/>
            <w:rPrChange w:id="607" w:author="Happy" w:date="2018-08-20T18:40:00Z">
              <w:rPr>
                <w:rStyle w:val="a9"/>
                <w:rFonts w:hint="eastAsia"/>
                <w:iCs/>
                <w:noProof/>
              </w:rPr>
            </w:rPrChange>
          </w:rPr>
          <w:delText>出入口</w:delText>
        </w:r>
        <w:r w:rsidDel="009E1FA8">
          <w:rPr>
            <w:webHidden/>
          </w:rPr>
          <w:tab/>
          <w:delText>51</w:delText>
        </w:r>
      </w:del>
    </w:p>
    <w:p w14:paraId="79A7829D" w14:textId="77777777" w:rsidR="007E7FAB" w:rsidDel="009E1FA8" w:rsidRDefault="007E7FAB">
      <w:pPr>
        <w:pStyle w:val="TOC1"/>
        <w:tabs>
          <w:tab w:val="left" w:pos="800"/>
          <w:tab w:val="right" w:leader="dot" w:pos="9350"/>
        </w:tabs>
        <w:spacing w:before="156" w:after="156"/>
        <w:rPr>
          <w:del w:id="608" w:author="Happy" w:date="2018-08-20T18:40:00Z"/>
          <w:rFonts w:eastAsiaTheme="minorEastAsia" w:cstheme="minorBidi"/>
        </w:rPr>
        <w:pPrChange w:id="609" w:author="Happy" w:date="2018-08-20T18:43:00Z">
          <w:pPr>
            <w:pStyle w:val="TOC4"/>
            <w:tabs>
              <w:tab w:val="right" w:leader="dot" w:pos="9350"/>
            </w:tabs>
            <w:ind w:left="1260"/>
          </w:pPr>
        </w:pPrChange>
      </w:pPr>
      <w:del w:id="610" w:author="Happy" w:date="2018-08-20T18:40:00Z">
        <w:r w:rsidRPr="009E1FA8" w:rsidDel="009E1FA8">
          <w:rPr>
            <w:rStyle w:val="a9"/>
            <w:iCs/>
            <w:noProof/>
            <w:rPrChange w:id="611" w:author="Happy" w:date="2018-08-20T18:40:00Z">
              <w:rPr>
                <w:rStyle w:val="a9"/>
                <w:iCs/>
                <w:noProof/>
              </w:rPr>
            </w:rPrChange>
          </w:rPr>
          <w:delText xml:space="preserve">3.1.3 </w:delText>
        </w:r>
        <w:r w:rsidRPr="009E1FA8" w:rsidDel="009E1FA8">
          <w:rPr>
            <w:rStyle w:val="a9"/>
            <w:rFonts w:hint="eastAsia"/>
            <w:iCs/>
            <w:noProof/>
            <w:rPrChange w:id="612" w:author="Happy" w:date="2018-08-20T18:40:00Z">
              <w:rPr>
                <w:rStyle w:val="a9"/>
                <w:rFonts w:hint="eastAsia"/>
                <w:iCs/>
                <w:noProof/>
              </w:rPr>
            </w:rPrChange>
          </w:rPr>
          <w:delText>数据来源</w:delText>
        </w:r>
        <w:r w:rsidDel="009E1FA8">
          <w:rPr>
            <w:webHidden/>
          </w:rPr>
          <w:tab/>
          <w:delText>51</w:delText>
        </w:r>
      </w:del>
    </w:p>
    <w:p w14:paraId="2A4AACEF" w14:textId="77777777" w:rsidR="007E7FAB" w:rsidDel="009E1FA8" w:rsidRDefault="007E7FAB">
      <w:pPr>
        <w:pStyle w:val="TOC1"/>
        <w:tabs>
          <w:tab w:val="left" w:pos="800"/>
          <w:tab w:val="right" w:leader="dot" w:pos="9350"/>
        </w:tabs>
        <w:spacing w:before="156" w:after="156"/>
        <w:rPr>
          <w:del w:id="613" w:author="Happy" w:date="2018-08-20T18:40:00Z"/>
          <w:rFonts w:eastAsiaTheme="minorEastAsia" w:cstheme="minorBidi"/>
        </w:rPr>
        <w:pPrChange w:id="614" w:author="Happy" w:date="2018-08-20T18:43:00Z">
          <w:pPr>
            <w:pStyle w:val="TOC4"/>
            <w:tabs>
              <w:tab w:val="right" w:leader="dot" w:pos="9350"/>
            </w:tabs>
            <w:ind w:left="1260"/>
          </w:pPr>
        </w:pPrChange>
      </w:pPr>
      <w:del w:id="615" w:author="Happy" w:date="2018-08-20T18:40:00Z">
        <w:r w:rsidRPr="009E1FA8" w:rsidDel="009E1FA8">
          <w:rPr>
            <w:rStyle w:val="a9"/>
            <w:iCs/>
            <w:noProof/>
            <w:rPrChange w:id="616" w:author="Happy" w:date="2018-08-20T18:40:00Z">
              <w:rPr>
                <w:rStyle w:val="a9"/>
                <w:iCs/>
                <w:noProof/>
              </w:rPr>
            </w:rPrChange>
          </w:rPr>
          <w:delText xml:space="preserve">3.1.4 </w:delText>
        </w:r>
        <w:r w:rsidRPr="009E1FA8" w:rsidDel="009E1FA8">
          <w:rPr>
            <w:rStyle w:val="a9"/>
            <w:rFonts w:hint="eastAsia"/>
            <w:iCs/>
            <w:noProof/>
            <w:rPrChange w:id="617" w:author="Happy" w:date="2018-08-20T18:40:00Z">
              <w:rPr>
                <w:rStyle w:val="a9"/>
                <w:rFonts w:hint="eastAsia"/>
                <w:iCs/>
                <w:noProof/>
              </w:rPr>
            </w:rPrChange>
          </w:rPr>
          <w:delText>输入项</w:delText>
        </w:r>
        <w:r w:rsidDel="009E1FA8">
          <w:rPr>
            <w:webHidden/>
          </w:rPr>
          <w:tab/>
          <w:delText>51</w:delText>
        </w:r>
      </w:del>
    </w:p>
    <w:p w14:paraId="0DD915E2" w14:textId="77777777" w:rsidR="007E7FAB" w:rsidDel="009E1FA8" w:rsidRDefault="007E7FAB">
      <w:pPr>
        <w:pStyle w:val="TOC1"/>
        <w:tabs>
          <w:tab w:val="left" w:pos="800"/>
          <w:tab w:val="right" w:leader="dot" w:pos="9350"/>
        </w:tabs>
        <w:spacing w:before="156" w:after="156"/>
        <w:rPr>
          <w:del w:id="618" w:author="Happy" w:date="2018-08-20T18:40:00Z"/>
          <w:rFonts w:eastAsiaTheme="minorEastAsia" w:cstheme="minorBidi"/>
        </w:rPr>
        <w:pPrChange w:id="619" w:author="Happy" w:date="2018-08-20T18:43:00Z">
          <w:pPr>
            <w:pStyle w:val="TOC4"/>
            <w:tabs>
              <w:tab w:val="right" w:leader="dot" w:pos="9350"/>
            </w:tabs>
            <w:ind w:left="1260"/>
          </w:pPr>
        </w:pPrChange>
      </w:pPr>
      <w:del w:id="620" w:author="Happy" w:date="2018-08-20T18:40:00Z">
        <w:r w:rsidRPr="009E1FA8" w:rsidDel="009E1FA8">
          <w:rPr>
            <w:rStyle w:val="a9"/>
            <w:iCs/>
            <w:noProof/>
            <w:rPrChange w:id="621" w:author="Happy" w:date="2018-08-20T18:40:00Z">
              <w:rPr>
                <w:rStyle w:val="a9"/>
                <w:iCs/>
                <w:noProof/>
              </w:rPr>
            </w:rPrChange>
          </w:rPr>
          <w:delText xml:space="preserve">3.1.5 </w:delText>
        </w:r>
        <w:r w:rsidRPr="009E1FA8" w:rsidDel="009E1FA8">
          <w:rPr>
            <w:rStyle w:val="a9"/>
            <w:rFonts w:hint="eastAsia"/>
            <w:iCs/>
            <w:noProof/>
            <w:rPrChange w:id="622" w:author="Happy" w:date="2018-08-20T18:40:00Z">
              <w:rPr>
                <w:rStyle w:val="a9"/>
                <w:rFonts w:hint="eastAsia"/>
                <w:iCs/>
                <w:noProof/>
              </w:rPr>
            </w:rPrChange>
          </w:rPr>
          <w:delText>操作规则</w:delText>
        </w:r>
        <w:r w:rsidDel="009E1FA8">
          <w:rPr>
            <w:webHidden/>
          </w:rPr>
          <w:tab/>
          <w:delText>51</w:delText>
        </w:r>
      </w:del>
    </w:p>
    <w:p w14:paraId="5C293666" w14:textId="77777777" w:rsidR="007E7FAB" w:rsidDel="009E1FA8" w:rsidRDefault="007E7FAB">
      <w:pPr>
        <w:pStyle w:val="TOC1"/>
        <w:tabs>
          <w:tab w:val="left" w:pos="800"/>
          <w:tab w:val="right" w:leader="dot" w:pos="9350"/>
        </w:tabs>
        <w:spacing w:before="156" w:after="156"/>
        <w:rPr>
          <w:del w:id="623" w:author="Happy" w:date="2018-08-20T18:40:00Z"/>
          <w:rFonts w:eastAsiaTheme="minorEastAsia" w:cstheme="minorBidi"/>
        </w:rPr>
        <w:pPrChange w:id="624" w:author="Happy" w:date="2018-08-20T18:43:00Z">
          <w:pPr>
            <w:pStyle w:val="TOC4"/>
            <w:tabs>
              <w:tab w:val="right" w:leader="dot" w:pos="9350"/>
            </w:tabs>
            <w:ind w:left="1260"/>
          </w:pPr>
        </w:pPrChange>
      </w:pPr>
      <w:del w:id="625" w:author="Happy" w:date="2018-08-20T18:40:00Z">
        <w:r w:rsidRPr="009E1FA8" w:rsidDel="009E1FA8">
          <w:rPr>
            <w:rStyle w:val="a9"/>
            <w:noProof/>
            <w:rPrChange w:id="626" w:author="Happy" w:date="2018-08-20T18:40:00Z">
              <w:rPr>
                <w:rStyle w:val="a9"/>
                <w:noProof/>
              </w:rPr>
            </w:rPrChange>
          </w:rPr>
          <w:delText xml:space="preserve">3.1.6 </w:delText>
        </w:r>
        <w:r w:rsidRPr="009E1FA8" w:rsidDel="009E1FA8">
          <w:rPr>
            <w:rStyle w:val="a9"/>
            <w:rFonts w:hint="eastAsia"/>
            <w:noProof/>
            <w:rPrChange w:id="627" w:author="Happy" w:date="2018-08-20T18:40:00Z">
              <w:rPr>
                <w:rStyle w:val="a9"/>
                <w:rFonts w:hint="eastAsia"/>
                <w:noProof/>
              </w:rPr>
            </w:rPrChange>
          </w:rPr>
          <w:delText>客看单</w:delText>
        </w:r>
        <w:r w:rsidDel="009E1FA8">
          <w:rPr>
            <w:webHidden/>
          </w:rPr>
          <w:tab/>
          <w:delText>53</w:delText>
        </w:r>
      </w:del>
    </w:p>
    <w:p w14:paraId="3418C2D8" w14:textId="77777777" w:rsidR="007E7FAB" w:rsidDel="009E1FA8" w:rsidRDefault="007E7FAB">
      <w:pPr>
        <w:pStyle w:val="TOC1"/>
        <w:tabs>
          <w:tab w:val="left" w:pos="800"/>
          <w:tab w:val="right" w:leader="dot" w:pos="9350"/>
        </w:tabs>
        <w:spacing w:before="156" w:after="156"/>
        <w:rPr>
          <w:del w:id="628" w:author="Happy" w:date="2018-08-20T18:40:00Z"/>
          <w:rFonts w:eastAsiaTheme="minorEastAsia" w:cstheme="minorBidi"/>
        </w:rPr>
        <w:pPrChange w:id="629" w:author="Happy" w:date="2018-08-20T18:43:00Z">
          <w:pPr>
            <w:pStyle w:val="TOC3"/>
            <w:tabs>
              <w:tab w:val="right" w:leader="dot" w:pos="9350"/>
            </w:tabs>
            <w:ind w:left="840"/>
          </w:pPr>
        </w:pPrChange>
      </w:pPr>
      <w:del w:id="630" w:author="Happy" w:date="2018-08-20T18:40:00Z">
        <w:r w:rsidRPr="009E1FA8" w:rsidDel="009E1FA8">
          <w:rPr>
            <w:rStyle w:val="a9"/>
            <w:noProof/>
            <w:rPrChange w:id="631" w:author="Happy" w:date="2018-08-20T18:40:00Z">
              <w:rPr>
                <w:rStyle w:val="a9"/>
                <w:noProof/>
              </w:rPr>
            </w:rPrChange>
          </w:rPr>
          <w:delText xml:space="preserve">3.2 </w:delText>
        </w:r>
        <w:r w:rsidRPr="009E1FA8" w:rsidDel="009E1FA8">
          <w:rPr>
            <w:rStyle w:val="a9"/>
            <w:rFonts w:hint="eastAsia"/>
            <w:noProof/>
            <w:rPrChange w:id="632" w:author="Happy" w:date="2018-08-20T18:40:00Z">
              <w:rPr>
                <w:rStyle w:val="a9"/>
                <w:rFonts w:hint="eastAsia"/>
                <w:noProof/>
              </w:rPr>
            </w:rPrChange>
          </w:rPr>
          <w:delText>菜品搜索页面</w:delText>
        </w:r>
        <w:r w:rsidDel="009E1FA8">
          <w:rPr>
            <w:webHidden/>
          </w:rPr>
          <w:tab/>
          <w:delText>54</w:delText>
        </w:r>
      </w:del>
    </w:p>
    <w:p w14:paraId="34F79F80" w14:textId="77777777" w:rsidR="007E7FAB" w:rsidDel="009E1FA8" w:rsidRDefault="007E7FAB">
      <w:pPr>
        <w:pStyle w:val="TOC1"/>
        <w:tabs>
          <w:tab w:val="left" w:pos="800"/>
          <w:tab w:val="right" w:leader="dot" w:pos="9350"/>
        </w:tabs>
        <w:spacing w:before="156" w:after="156"/>
        <w:rPr>
          <w:del w:id="633" w:author="Happy" w:date="2018-08-20T18:40:00Z"/>
          <w:rFonts w:eastAsiaTheme="minorEastAsia" w:cstheme="minorBidi"/>
        </w:rPr>
        <w:pPrChange w:id="634" w:author="Happy" w:date="2018-08-20T18:43:00Z">
          <w:pPr>
            <w:pStyle w:val="TOC4"/>
            <w:tabs>
              <w:tab w:val="right" w:leader="dot" w:pos="9350"/>
            </w:tabs>
            <w:ind w:left="1260"/>
          </w:pPr>
        </w:pPrChange>
      </w:pPr>
      <w:del w:id="635" w:author="Happy" w:date="2018-08-20T18:40:00Z">
        <w:r w:rsidRPr="009E1FA8" w:rsidDel="009E1FA8">
          <w:rPr>
            <w:rStyle w:val="a9"/>
            <w:iCs/>
            <w:noProof/>
            <w:rPrChange w:id="636" w:author="Happy" w:date="2018-08-20T18:40:00Z">
              <w:rPr>
                <w:rStyle w:val="a9"/>
                <w:iCs/>
                <w:noProof/>
              </w:rPr>
            </w:rPrChange>
          </w:rPr>
          <w:delText xml:space="preserve">3.2.1 </w:delText>
        </w:r>
        <w:r w:rsidRPr="009E1FA8" w:rsidDel="009E1FA8">
          <w:rPr>
            <w:rStyle w:val="a9"/>
            <w:rFonts w:hint="eastAsia"/>
            <w:iCs/>
            <w:noProof/>
            <w:rPrChange w:id="637" w:author="Happy" w:date="2018-08-20T18:40:00Z">
              <w:rPr>
                <w:rStyle w:val="a9"/>
                <w:rFonts w:hint="eastAsia"/>
                <w:iCs/>
                <w:noProof/>
              </w:rPr>
            </w:rPrChange>
          </w:rPr>
          <w:delText>显示内容</w:delText>
        </w:r>
        <w:r w:rsidDel="009E1FA8">
          <w:rPr>
            <w:webHidden/>
          </w:rPr>
          <w:tab/>
          <w:delText>54</w:delText>
        </w:r>
      </w:del>
    </w:p>
    <w:p w14:paraId="1AAED2D6" w14:textId="77777777" w:rsidR="007E7FAB" w:rsidDel="009E1FA8" w:rsidRDefault="007E7FAB">
      <w:pPr>
        <w:pStyle w:val="TOC1"/>
        <w:tabs>
          <w:tab w:val="left" w:pos="800"/>
          <w:tab w:val="right" w:leader="dot" w:pos="9350"/>
        </w:tabs>
        <w:spacing w:before="156" w:after="156"/>
        <w:rPr>
          <w:del w:id="638" w:author="Happy" w:date="2018-08-20T18:40:00Z"/>
          <w:rFonts w:eastAsiaTheme="minorEastAsia" w:cstheme="minorBidi"/>
        </w:rPr>
        <w:pPrChange w:id="639" w:author="Happy" w:date="2018-08-20T18:43:00Z">
          <w:pPr>
            <w:pStyle w:val="TOC4"/>
            <w:tabs>
              <w:tab w:val="right" w:leader="dot" w:pos="9350"/>
            </w:tabs>
            <w:ind w:left="1260"/>
          </w:pPr>
        </w:pPrChange>
      </w:pPr>
      <w:del w:id="640" w:author="Happy" w:date="2018-08-20T18:40:00Z">
        <w:r w:rsidRPr="009E1FA8" w:rsidDel="009E1FA8">
          <w:rPr>
            <w:rStyle w:val="a9"/>
            <w:iCs/>
            <w:noProof/>
            <w:rPrChange w:id="641" w:author="Happy" w:date="2018-08-20T18:40:00Z">
              <w:rPr>
                <w:rStyle w:val="a9"/>
                <w:iCs/>
                <w:noProof/>
              </w:rPr>
            </w:rPrChange>
          </w:rPr>
          <w:delText xml:space="preserve">3.2.2 </w:delText>
        </w:r>
        <w:r w:rsidRPr="009E1FA8" w:rsidDel="009E1FA8">
          <w:rPr>
            <w:rStyle w:val="a9"/>
            <w:rFonts w:hint="eastAsia"/>
            <w:iCs/>
            <w:noProof/>
            <w:rPrChange w:id="642" w:author="Happy" w:date="2018-08-20T18:40:00Z">
              <w:rPr>
                <w:rStyle w:val="a9"/>
                <w:rFonts w:hint="eastAsia"/>
                <w:iCs/>
                <w:noProof/>
              </w:rPr>
            </w:rPrChange>
          </w:rPr>
          <w:delText>出入口</w:delText>
        </w:r>
        <w:r w:rsidDel="009E1FA8">
          <w:rPr>
            <w:webHidden/>
          </w:rPr>
          <w:tab/>
          <w:delText>54</w:delText>
        </w:r>
      </w:del>
    </w:p>
    <w:p w14:paraId="3FDB0D58" w14:textId="77777777" w:rsidR="007E7FAB" w:rsidDel="009E1FA8" w:rsidRDefault="007E7FAB">
      <w:pPr>
        <w:pStyle w:val="TOC1"/>
        <w:tabs>
          <w:tab w:val="left" w:pos="800"/>
          <w:tab w:val="right" w:leader="dot" w:pos="9350"/>
        </w:tabs>
        <w:spacing w:before="156" w:after="156"/>
        <w:rPr>
          <w:del w:id="643" w:author="Happy" w:date="2018-08-20T18:40:00Z"/>
          <w:rFonts w:eastAsiaTheme="minorEastAsia" w:cstheme="minorBidi"/>
        </w:rPr>
        <w:pPrChange w:id="644" w:author="Happy" w:date="2018-08-20T18:43:00Z">
          <w:pPr>
            <w:pStyle w:val="TOC4"/>
            <w:tabs>
              <w:tab w:val="right" w:leader="dot" w:pos="9350"/>
            </w:tabs>
            <w:ind w:left="1260"/>
          </w:pPr>
        </w:pPrChange>
      </w:pPr>
      <w:del w:id="645" w:author="Happy" w:date="2018-08-20T18:40:00Z">
        <w:r w:rsidRPr="009E1FA8" w:rsidDel="009E1FA8">
          <w:rPr>
            <w:rStyle w:val="a9"/>
            <w:iCs/>
            <w:noProof/>
            <w:rPrChange w:id="646" w:author="Happy" w:date="2018-08-20T18:40:00Z">
              <w:rPr>
                <w:rStyle w:val="a9"/>
                <w:iCs/>
                <w:noProof/>
              </w:rPr>
            </w:rPrChange>
          </w:rPr>
          <w:delText xml:space="preserve">3.2.3 </w:delText>
        </w:r>
        <w:r w:rsidRPr="009E1FA8" w:rsidDel="009E1FA8">
          <w:rPr>
            <w:rStyle w:val="a9"/>
            <w:rFonts w:hint="eastAsia"/>
            <w:iCs/>
            <w:noProof/>
            <w:rPrChange w:id="647" w:author="Happy" w:date="2018-08-20T18:40:00Z">
              <w:rPr>
                <w:rStyle w:val="a9"/>
                <w:rFonts w:hint="eastAsia"/>
                <w:iCs/>
                <w:noProof/>
              </w:rPr>
            </w:rPrChange>
          </w:rPr>
          <w:delText>数据来源</w:delText>
        </w:r>
        <w:r w:rsidDel="009E1FA8">
          <w:rPr>
            <w:webHidden/>
          </w:rPr>
          <w:tab/>
          <w:delText>54</w:delText>
        </w:r>
      </w:del>
    </w:p>
    <w:p w14:paraId="519BCC3F" w14:textId="77777777" w:rsidR="007E7FAB" w:rsidDel="009E1FA8" w:rsidRDefault="007E7FAB">
      <w:pPr>
        <w:pStyle w:val="TOC1"/>
        <w:tabs>
          <w:tab w:val="left" w:pos="800"/>
          <w:tab w:val="right" w:leader="dot" w:pos="9350"/>
        </w:tabs>
        <w:spacing w:before="156" w:after="156"/>
        <w:rPr>
          <w:del w:id="648" w:author="Happy" w:date="2018-08-20T18:40:00Z"/>
          <w:rFonts w:eastAsiaTheme="minorEastAsia" w:cstheme="minorBidi"/>
        </w:rPr>
        <w:pPrChange w:id="649" w:author="Happy" w:date="2018-08-20T18:43:00Z">
          <w:pPr>
            <w:pStyle w:val="TOC4"/>
            <w:tabs>
              <w:tab w:val="right" w:leader="dot" w:pos="9350"/>
            </w:tabs>
            <w:ind w:left="1260"/>
          </w:pPr>
        </w:pPrChange>
      </w:pPr>
      <w:del w:id="650" w:author="Happy" w:date="2018-08-20T18:40:00Z">
        <w:r w:rsidRPr="009E1FA8" w:rsidDel="009E1FA8">
          <w:rPr>
            <w:rStyle w:val="a9"/>
            <w:iCs/>
            <w:noProof/>
            <w:rPrChange w:id="651" w:author="Happy" w:date="2018-08-20T18:40:00Z">
              <w:rPr>
                <w:rStyle w:val="a9"/>
                <w:iCs/>
                <w:noProof/>
              </w:rPr>
            </w:rPrChange>
          </w:rPr>
          <w:delText xml:space="preserve">3.2.4 </w:delText>
        </w:r>
        <w:r w:rsidRPr="009E1FA8" w:rsidDel="009E1FA8">
          <w:rPr>
            <w:rStyle w:val="a9"/>
            <w:rFonts w:hint="eastAsia"/>
            <w:iCs/>
            <w:noProof/>
            <w:rPrChange w:id="652" w:author="Happy" w:date="2018-08-20T18:40:00Z">
              <w:rPr>
                <w:rStyle w:val="a9"/>
                <w:rFonts w:hint="eastAsia"/>
                <w:iCs/>
                <w:noProof/>
              </w:rPr>
            </w:rPrChange>
          </w:rPr>
          <w:delText>输入项</w:delText>
        </w:r>
        <w:r w:rsidDel="009E1FA8">
          <w:rPr>
            <w:webHidden/>
          </w:rPr>
          <w:tab/>
          <w:delText>55</w:delText>
        </w:r>
      </w:del>
    </w:p>
    <w:p w14:paraId="60F78093" w14:textId="77777777" w:rsidR="007E7FAB" w:rsidDel="009E1FA8" w:rsidRDefault="007E7FAB">
      <w:pPr>
        <w:pStyle w:val="TOC1"/>
        <w:tabs>
          <w:tab w:val="left" w:pos="800"/>
          <w:tab w:val="right" w:leader="dot" w:pos="9350"/>
        </w:tabs>
        <w:spacing w:before="156" w:after="156"/>
        <w:rPr>
          <w:del w:id="653" w:author="Happy" w:date="2018-08-20T18:40:00Z"/>
          <w:rFonts w:eastAsiaTheme="minorEastAsia" w:cstheme="minorBidi"/>
        </w:rPr>
        <w:pPrChange w:id="654" w:author="Happy" w:date="2018-08-20T18:43:00Z">
          <w:pPr>
            <w:pStyle w:val="TOC4"/>
            <w:tabs>
              <w:tab w:val="right" w:leader="dot" w:pos="9350"/>
            </w:tabs>
            <w:ind w:left="1260"/>
          </w:pPr>
        </w:pPrChange>
      </w:pPr>
      <w:del w:id="655" w:author="Happy" w:date="2018-08-20T18:40:00Z">
        <w:r w:rsidRPr="009E1FA8" w:rsidDel="009E1FA8">
          <w:rPr>
            <w:rStyle w:val="a9"/>
            <w:iCs/>
            <w:noProof/>
            <w:rPrChange w:id="656" w:author="Happy" w:date="2018-08-20T18:40:00Z">
              <w:rPr>
                <w:rStyle w:val="a9"/>
                <w:iCs/>
                <w:noProof/>
              </w:rPr>
            </w:rPrChange>
          </w:rPr>
          <w:delText xml:space="preserve">3.2.5 </w:delText>
        </w:r>
        <w:r w:rsidRPr="009E1FA8" w:rsidDel="009E1FA8">
          <w:rPr>
            <w:rStyle w:val="a9"/>
            <w:rFonts w:hint="eastAsia"/>
            <w:iCs/>
            <w:noProof/>
            <w:rPrChange w:id="657" w:author="Happy" w:date="2018-08-20T18:40:00Z">
              <w:rPr>
                <w:rStyle w:val="a9"/>
                <w:rFonts w:hint="eastAsia"/>
                <w:iCs/>
                <w:noProof/>
              </w:rPr>
            </w:rPrChange>
          </w:rPr>
          <w:delText>操作规则</w:delText>
        </w:r>
        <w:r w:rsidDel="009E1FA8">
          <w:rPr>
            <w:webHidden/>
          </w:rPr>
          <w:tab/>
          <w:delText>55</w:delText>
        </w:r>
      </w:del>
    </w:p>
    <w:p w14:paraId="120C72A1" w14:textId="77777777" w:rsidR="007E7FAB" w:rsidDel="009E1FA8" w:rsidRDefault="007E7FAB">
      <w:pPr>
        <w:pStyle w:val="TOC1"/>
        <w:tabs>
          <w:tab w:val="left" w:pos="800"/>
          <w:tab w:val="right" w:leader="dot" w:pos="9350"/>
        </w:tabs>
        <w:spacing w:before="156" w:after="156"/>
        <w:rPr>
          <w:del w:id="658" w:author="Happy" w:date="2018-08-20T18:40:00Z"/>
          <w:rFonts w:eastAsiaTheme="minorEastAsia" w:cstheme="minorBidi"/>
        </w:rPr>
        <w:pPrChange w:id="659" w:author="Happy" w:date="2018-08-20T18:43:00Z">
          <w:pPr>
            <w:pStyle w:val="TOC4"/>
            <w:tabs>
              <w:tab w:val="right" w:leader="dot" w:pos="9350"/>
            </w:tabs>
            <w:ind w:left="1260"/>
          </w:pPr>
        </w:pPrChange>
      </w:pPr>
      <w:del w:id="660" w:author="Happy" w:date="2018-08-20T18:40:00Z">
        <w:r w:rsidRPr="009E1FA8" w:rsidDel="009E1FA8">
          <w:rPr>
            <w:rStyle w:val="a9"/>
            <w:iCs/>
            <w:noProof/>
            <w:rPrChange w:id="661" w:author="Happy" w:date="2018-08-20T18:40:00Z">
              <w:rPr>
                <w:rStyle w:val="a9"/>
                <w:iCs/>
                <w:noProof/>
              </w:rPr>
            </w:rPrChange>
          </w:rPr>
          <w:delText xml:space="preserve">3.2.6 </w:delText>
        </w:r>
        <w:r w:rsidRPr="009E1FA8" w:rsidDel="009E1FA8">
          <w:rPr>
            <w:rStyle w:val="a9"/>
            <w:rFonts w:hint="eastAsia"/>
            <w:iCs/>
            <w:noProof/>
            <w:rPrChange w:id="662" w:author="Happy" w:date="2018-08-20T18:40:00Z">
              <w:rPr>
                <w:rStyle w:val="a9"/>
                <w:rFonts w:hint="eastAsia"/>
                <w:iCs/>
                <w:noProof/>
              </w:rPr>
            </w:rPrChange>
          </w:rPr>
          <w:delText>提示信息</w:delText>
        </w:r>
        <w:r w:rsidDel="009E1FA8">
          <w:rPr>
            <w:webHidden/>
          </w:rPr>
          <w:tab/>
          <w:delText>55</w:delText>
        </w:r>
      </w:del>
    </w:p>
    <w:p w14:paraId="02963B32" w14:textId="77777777" w:rsidR="007E7FAB" w:rsidDel="009E1FA8" w:rsidRDefault="007E7FAB">
      <w:pPr>
        <w:pStyle w:val="TOC1"/>
        <w:tabs>
          <w:tab w:val="left" w:pos="800"/>
          <w:tab w:val="right" w:leader="dot" w:pos="9350"/>
        </w:tabs>
        <w:spacing w:before="156" w:after="156"/>
        <w:rPr>
          <w:del w:id="663" w:author="Happy" w:date="2018-08-20T18:40:00Z"/>
          <w:rFonts w:eastAsiaTheme="minorEastAsia" w:cstheme="minorBidi"/>
        </w:rPr>
        <w:pPrChange w:id="664" w:author="Happy" w:date="2018-08-20T18:43:00Z">
          <w:pPr>
            <w:pStyle w:val="TOC4"/>
            <w:tabs>
              <w:tab w:val="right" w:leader="dot" w:pos="9350"/>
            </w:tabs>
            <w:ind w:left="1260"/>
          </w:pPr>
        </w:pPrChange>
      </w:pPr>
      <w:del w:id="665" w:author="Happy" w:date="2018-08-20T18:40:00Z">
        <w:r w:rsidRPr="009E1FA8" w:rsidDel="009E1FA8">
          <w:rPr>
            <w:rStyle w:val="a9"/>
            <w:iCs/>
            <w:noProof/>
            <w:rPrChange w:id="666" w:author="Happy" w:date="2018-08-20T18:40:00Z">
              <w:rPr>
                <w:rStyle w:val="a9"/>
                <w:iCs/>
                <w:noProof/>
              </w:rPr>
            </w:rPrChange>
          </w:rPr>
          <w:delText xml:space="preserve">3.2.7 </w:delText>
        </w:r>
        <w:r w:rsidRPr="009E1FA8" w:rsidDel="009E1FA8">
          <w:rPr>
            <w:rStyle w:val="a9"/>
            <w:rFonts w:hint="eastAsia"/>
            <w:iCs/>
            <w:noProof/>
            <w:rPrChange w:id="667" w:author="Happy" w:date="2018-08-20T18:40:00Z">
              <w:rPr>
                <w:rStyle w:val="a9"/>
                <w:rFonts w:hint="eastAsia"/>
                <w:iCs/>
                <w:noProof/>
              </w:rPr>
            </w:rPrChange>
          </w:rPr>
          <w:delText>搜索无结果</w:delText>
        </w:r>
        <w:r w:rsidDel="009E1FA8">
          <w:rPr>
            <w:webHidden/>
          </w:rPr>
          <w:tab/>
          <w:delText>55</w:delText>
        </w:r>
      </w:del>
    </w:p>
    <w:p w14:paraId="5869A330" w14:textId="77777777" w:rsidR="007E7FAB" w:rsidDel="009E1FA8" w:rsidRDefault="007E7FAB">
      <w:pPr>
        <w:pStyle w:val="TOC1"/>
        <w:tabs>
          <w:tab w:val="left" w:pos="800"/>
          <w:tab w:val="right" w:leader="dot" w:pos="9350"/>
        </w:tabs>
        <w:spacing w:before="156" w:after="156"/>
        <w:rPr>
          <w:del w:id="668" w:author="Happy" w:date="2018-08-20T18:40:00Z"/>
          <w:rFonts w:eastAsiaTheme="minorEastAsia" w:cstheme="minorBidi"/>
        </w:rPr>
        <w:pPrChange w:id="669" w:author="Happy" w:date="2018-08-20T18:43:00Z">
          <w:pPr>
            <w:pStyle w:val="TOC3"/>
            <w:tabs>
              <w:tab w:val="right" w:leader="dot" w:pos="9350"/>
            </w:tabs>
            <w:ind w:left="840"/>
          </w:pPr>
        </w:pPrChange>
      </w:pPr>
      <w:del w:id="670" w:author="Happy" w:date="2018-08-20T18:40:00Z">
        <w:r w:rsidRPr="009E1FA8" w:rsidDel="009E1FA8">
          <w:rPr>
            <w:rStyle w:val="a9"/>
            <w:noProof/>
            <w:rPrChange w:id="671" w:author="Happy" w:date="2018-08-20T18:40:00Z">
              <w:rPr>
                <w:rStyle w:val="a9"/>
                <w:noProof/>
              </w:rPr>
            </w:rPrChange>
          </w:rPr>
          <w:delText xml:space="preserve">3.3 </w:delText>
        </w:r>
        <w:r w:rsidRPr="009E1FA8" w:rsidDel="009E1FA8">
          <w:rPr>
            <w:rStyle w:val="a9"/>
            <w:rFonts w:hint="eastAsia"/>
            <w:noProof/>
            <w:rPrChange w:id="672" w:author="Happy" w:date="2018-08-20T18:40:00Z">
              <w:rPr>
                <w:rStyle w:val="a9"/>
                <w:rFonts w:hint="eastAsia"/>
                <w:noProof/>
              </w:rPr>
            </w:rPrChange>
          </w:rPr>
          <w:delText>菜品弹框</w:delText>
        </w:r>
        <w:r w:rsidDel="009E1FA8">
          <w:rPr>
            <w:webHidden/>
          </w:rPr>
          <w:tab/>
          <w:delText>56</w:delText>
        </w:r>
      </w:del>
    </w:p>
    <w:p w14:paraId="67A640DA" w14:textId="77777777" w:rsidR="007E7FAB" w:rsidDel="009E1FA8" w:rsidRDefault="007E7FAB">
      <w:pPr>
        <w:pStyle w:val="TOC1"/>
        <w:tabs>
          <w:tab w:val="left" w:pos="800"/>
          <w:tab w:val="right" w:leader="dot" w:pos="9350"/>
        </w:tabs>
        <w:spacing w:before="156" w:after="156"/>
        <w:rPr>
          <w:del w:id="673" w:author="Happy" w:date="2018-08-20T18:40:00Z"/>
          <w:rFonts w:eastAsiaTheme="minorEastAsia" w:cstheme="minorBidi"/>
        </w:rPr>
        <w:pPrChange w:id="674" w:author="Happy" w:date="2018-08-20T18:43:00Z">
          <w:pPr>
            <w:pStyle w:val="TOC4"/>
            <w:tabs>
              <w:tab w:val="right" w:leader="dot" w:pos="9350"/>
            </w:tabs>
            <w:ind w:left="1260"/>
          </w:pPr>
        </w:pPrChange>
      </w:pPr>
      <w:del w:id="675" w:author="Happy" w:date="2018-08-20T18:40:00Z">
        <w:r w:rsidRPr="009E1FA8" w:rsidDel="009E1FA8">
          <w:rPr>
            <w:rStyle w:val="a9"/>
            <w:iCs/>
            <w:noProof/>
            <w:rPrChange w:id="676" w:author="Happy" w:date="2018-08-20T18:40:00Z">
              <w:rPr>
                <w:rStyle w:val="a9"/>
                <w:iCs/>
                <w:noProof/>
              </w:rPr>
            </w:rPrChange>
          </w:rPr>
          <w:delText xml:space="preserve">3.3.1 </w:delText>
        </w:r>
        <w:r w:rsidRPr="009E1FA8" w:rsidDel="009E1FA8">
          <w:rPr>
            <w:rStyle w:val="a9"/>
            <w:rFonts w:hint="eastAsia"/>
            <w:iCs/>
            <w:noProof/>
            <w:rPrChange w:id="677" w:author="Happy" w:date="2018-08-20T18:40:00Z">
              <w:rPr>
                <w:rStyle w:val="a9"/>
                <w:rFonts w:hint="eastAsia"/>
                <w:iCs/>
                <w:noProof/>
              </w:rPr>
            </w:rPrChange>
          </w:rPr>
          <w:delText>显示内容</w:delText>
        </w:r>
        <w:r w:rsidDel="009E1FA8">
          <w:rPr>
            <w:webHidden/>
          </w:rPr>
          <w:tab/>
          <w:delText>56</w:delText>
        </w:r>
      </w:del>
    </w:p>
    <w:p w14:paraId="7012E8EC" w14:textId="77777777" w:rsidR="007E7FAB" w:rsidDel="009E1FA8" w:rsidRDefault="007E7FAB">
      <w:pPr>
        <w:pStyle w:val="TOC1"/>
        <w:tabs>
          <w:tab w:val="left" w:pos="800"/>
          <w:tab w:val="right" w:leader="dot" w:pos="9350"/>
        </w:tabs>
        <w:spacing w:before="156" w:after="156"/>
        <w:rPr>
          <w:del w:id="678" w:author="Happy" w:date="2018-08-20T18:40:00Z"/>
          <w:rFonts w:eastAsiaTheme="minorEastAsia" w:cstheme="minorBidi"/>
        </w:rPr>
        <w:pPrChange w:id="679" w:author="Happy" w:date="2018-08-20T18:43:00Z">
          <w:pPr>
            <w:pStyle w:val="TOC4"/>
            <w:tabs>
              <w:tab w:val="right" w:leader="dot" w:pos="9350"/>
            </w:tabs>
            <w:ind w:left="1260"/>
          </w:pPr>
        </w:pPrChange>
      </w:pPr>
      <w:del w:id="680" w:author="Happy" w:date="2018-08-20T18:40:00Z">
        <w:r w:rsidRPr="009E1FA8" w:rsidDel="009E1FA8">
          <w:rPr>
            <w:rStyle w:val="a9"/>
            <w:iCs/>
            <w:noProof/>
            <w:rPrChange w:id="681" w:author="Happy" w:date="2018-08-20T18:40:00Z">
              <w:rPr>
                <w:rStyle w:val="a9"/>
                <w:iCs/>
                <w:noProof/>
              </w:rPr>
            </w:rPrChange>
          </w:rPr>
          <w:delText xml:space="preserve">3.3.2 </w:delText>
        </w:r>
        <w:r w:rsidRPr="009E1FA8" w:rsidDel="009E1FA8">
          <w:rPr>
            <w:rStyle w:val="a9"/>
            <w:rFonts w:hint="eastAsia"/>
            <w:iCs/>
            <w:noProof/>
            <w:rPrChange w:id="682" w:author="Happy" w:date="2018-08-20T18:40:00Z">
              <w:rPr>
                <w:rStyle w:val="a9"/>
                <w:rFonts w:hint="eastAsia"/>
                <w:iCs/>
                <w:noProof/>
              </w:rPr>
            </w:rPrChange>
          </w:rPr>
          <w:delText>出入口</w:delText>
        </w:r>
        <w:r w:rsidDel="009E1FA8">
          <w:rPr>
            <w:webHidden/>
          </w:rPr>
          <w:tab/>
          <w:delText>57</w:delText>
        </w:r>
      </w:del>
    </w:p>
    <w:p w14:paraId="207E9DFF" w14:textId="77777777" w:rsidR="007E7FAB" w:rsidDel="009E1FA8" w:rsidRDefault="007E7FAB">
      <w:pPr>
        <w:pStyle w:val="TOC1"/>
        <w:tabs>
          <w:tab w:val="left" w:pos="800"/>
          <w:tab w:val="right" w:leader="dot" w:pos="9350"/>
        </w:tabs>
        <w:spacing w:before="156" w:after="156"/>
        <w:rPr>
          <w:del w:id="683" w:author="Happy" w:date="2018-08-20T18:40:00Z"/>
          <w:rFonts w:eastAsiaTheme="minorEastAsia" w:cstheme="minorBidi"/>
        </w:rPr>
        <w:pPrChange w:id="684" w:author="Happy" w:date="2018-08-20T18:43:00Z">
          <w:pPr>
            <w:pStyle w:val="TOC4"/>
            <w:tabs>
              <w:tab w:val="right" w:leader="dot" w:pos="9350"/>
            </w:tabs>
            <w:ind w:left="1260"/>
          </w:pPr>
        </w:pPrChange>
      </w:pPr>
      <w:del w:id="685" w:author="Happy" w:date="2018-08-20T18:40:00Z">
        <w:r w:rsidRPr="009E1FA8" w:rsidDel="009E1FA8">
          <w:rPr>
            <w:rStyle w:val="a9"/>
            <w:iCs/>
            <w:noProof/>
            <w:rPrChange w:id="686" w:author="Happy" w:date="2018-08-20T18:40:00Z">
              <w:rPr>
                <w:rStyle w:val="a9"/>
                <w:iCs/>
                <w:noProof/>
              </w:rPr>
            </w:rPrChange>
          </w:rPr>
          <w:delText xml:space="preserve">3.3.3 </w:delText>
        </w:r>
        <w:r w:rsidRPr="009E1FA8" w:rsidDel="009E1FA8">
          <w:rPr>
            <w:rStyle w:val="a9"/>
            <w:rFonts w:hint="eastAsia"/>
            <w:iCs/>
            <w:noProof/>
            <w:rPrChange w:id="687" w:author="Happy" w:date="2018-08-20T18:40:00Z">
              <w:rPr>
                <w:rStyle w:val="a9"/>
                <w:rFonts w:hint="eastAsia"/>
                <w:iCs/>
                <w:noProof/>
              </w:rPr>
            </w:rPrChange>
          </w:rPr>
          <w:delText>数据来源</w:delText>
        </w:r>
        <w:r w:rsidDel="009E1FA8">
          <w:rPr>
            <w:webHidden/>
          </w:rPr>
          <w:tab/>
          <w:delText>57</w:delText>
        </w:r>
      </w:del>
    </w:p>
    <w:p w14:paraId="348007A5" w14:textId="77777777" w:rsidR="007E7FAB" w:rsidDel="009E1FA8" w:rsidRDefault="007E7FAB">
      <w:pPr>
        <w:pStyle w:val="TOC1"/>
        <w:tabs>
          <w:tab w:val="left" w:pos="800"/>
          <w:tab w:val="right" w:leader="dot" w:pos="9350"/>
        </w:tabs>
        <w:spacing w:before="156" w:after="156"/>
        <w:rPr>
          <w:del w:id="688" w:author="Happy" w:date="2018-08-20T18:40:00Z"/>
          <w:rFonts w:eastAsiaTheme="minorEastAsia" w:cstheme="minorBidi"/>
        </w:rPr>
        <w:pPrChange w:id="689" w:author="Happy" w:date="2018-08-20T18:43:00Z">
          <w:pPr>
            <w:pStyle w:val="TOC4"/>
            <w:tabs>
              <w:tab w:val="right" w:leader="dot" w:pos="9350"/>
            </w:tabs>
            <w:ind w:left="1260"/>
          </w:pPr>
        </w:pPrChange>
      </w:pPr>
      <w:del w:id="690" w:author="Happy" w:date="2018-08-20T18:40:00Z">
        <w:r w:rsidRPr="009E1FA8" w:rsidDel="009E1FA8">
          <w:rPr>
            <w:rStyle w:val="a9"/>
            <w:iCs/>
            <w:noProof/>
            <w:rPrChange w:id="691" w:author="Happy" w:date="2018-08-20T18:40:00Z">
              <w:rPr>
                <w:rStyle w:val="a9"/>
                <w:iCs/>
                <w:noProof/>
              </w:rPr>
            </w:rPrChange>
          </w:rPr>
          <w:delText xml:space="preserve">3.3.4 </w:delText>
        </w:r>
        <w:r w:rsidRPr="009E1FA8" w:rsidDel="009E1FA8">
          <w:rPr>
            <w:rStyle w:val="a9"/>
            <w:rFonts w:hint="eastAsia"/>
            <w:iCs/>
            <w:noProof/>
            <w:rPrChange w:id="692" w:author="Happy" w:date="2018-08-20T18:40:00Z">
              <w:rPr>
                <w:rStyle w:val="a9"/>
                <w:rFonts w:hint="eastAsia"/>
                <w:iCs/>
                <w:noProof/>
              </w:rPr>
            </w:rPrChange>
          </w:rPr>
          <w:delText>输入项</w:delText>
        </w:r>
        <w:r w:rsidDel="009E1FA8">
          <w:rPr>
            <w:webHidden/>
          </w:rPr>
          <w:tab/>
          <w:delText>57</w:delText>
        </w:r>
      </w:del>
    </w:p>
    <w:p w14:paraId="2EB20DC6" w14:textId="77777777" w:rsidR="007E7FAB" w:rsidDel="009E1FA8" w:rsidRDefault="007E7FAB">
      <w:pPr>
        <w:pStyle w:val="TOC1"/>
        <w:tabs>
          <w:tab w:val="left" w:pos="800"/>
          <w:tab w:val="right" w:leader="dot" w:pos="9350"/>
        </w:tabs>
        <w:spacing w:before="156" w:after="156"/>
        <w:rPr>
          <w:del w:id="693" w:author="Happy" w:date="2018-08-20T18:40:00Z"/>
          <w:rFonts w:eastAsiaTheme="minorEastAsia" w:cstheme="minorBidi"/>
        </w:rPr>
        <w:pPrChange w:id="694" w:author="Happy" w:date="2018-08-20T18:43:00Z">
          <w:pPr>
            <w:pStyle w:val="TOC4"/>
            <w:tabs>
              <w:tab w:val="right" w:leader="dot" w:pos="9350"/>
            </w:tabs>
            <w:ind w:left="1260"/>
          </w:pPr>
        </w:pPrChange>
      </w:pPr>
      <w:del w:id="695" w:author="Happy" w:date="2018-08-20T18:40:00Z">
        <w:r w:rsidRPr="009E1FA8" w:rsidDel="009E1FA8">
          <w:rPr>
            <w:rStyle w:val="a9"/>
            <w:iCs/>
            <w:noProof/>
            <w:rPrChange w:id="696" w:author="Happy" w:date="2018-08-20T18:40:00Z">
              <w:rPr>
                <w:rStyle w:val="a9"/>
                <w:iCs/>
                <w:noProof/>
              </w:rPr>
            </w:rPrChange>
          </w:rPr>
          <w:delText xml:space="preserve">3.3.5 </w:delText>
        </w:r>
        <w:r w:rsidRPr="009E1FA8" w:rsidDel="009E1FA8">
          <w:rPr>
            <w:rStyle w:val="a9"/>
            <w:rFonts w:hint="eastAsia"/>
            <w:iCs/>
            <w:noProof/>
            <w:rPrChange w:id="697" w:author="Happy" w:date="2018-08-20T18:40:00Z">
              <w:rPr>
                <w:rStyle w:val="a9"/>
                <w:rFonts w:hint="eastAsia"/>
                <w:iCs/>
                <w:noProof/>
              </w:rPr>
            </w:rPrChange>
          </w:rPr>
          <w:delText>操作规则</w:delText>
        </w:r>
        <w:r w:rsidDel="009E1FA8">
          <w:rPr>
            <w:webHidden/>
          </w:rPr>
          <w:tab/>
          <w:delText>57</w:delText>
        </w:r>
      </w:del>
    </w:p>
    <w:p w14:paraId="7FC72DAE" w14:textId="77777777" w:rsidR="007E7FAB" w:rsidDel="009E1FA8" w:rsidRDefault="007E7FAB">
      <w:pPr>
        <w:pStyle w:val="TOC1"/>
        <w:tabs>
          <w:tab w:val="left" w:pos="800"/>
          <w:tab w:val="right" w:leader="dot" w:pos="9350"/>
        </w:tabs>
        <w:spacing w:before="156" w:after="156"/>
        <w:rPr>
          <w:del w:id="698" w:author="Happy" w:date="2018-08-20T18:40:00Z"/>
          <w:rFonts w:eastAsiaTheme="minorEastAsia" w:cstheme="minorBidi"/>
        </w:rPr>
        <w:pPrChange w:id="699" w:author="Happy" w:date="2018-08-20T18:43:00Z">
          <w:pPr>
            <w:pStyle w:val="TOC4"/>
            <w:tabs>
              <w:tab w:val="right" w:leader="dot" w:pos="9350"/>
            </w:tabs>
            <w:ind w:left="1260"/>
          </w:pPr>
        </w:pPrChange>
      </w:pPr>
      <w:del w:id="700" w:author="Happy" w:date="2018-08-20T18:40:00Z">
        <w:r w:rsidRPr="009E1FA8" w:rsidDel="009E1FA8">
          <w:rPr>
            <w:rStyle w:val="a9"/>
            <w:iCs/>
            <w:noProof/>
            <w:rPrChange w:id="701" w:author="Happy" w:date="2018-08-20T18:40:00Z">
              <w:rPr>
                <w:rStyle w:val="a9"/>
                <w:iCs/>
                <w:noProof/>
              </w:rPr>
            </w:rPrChange>
          </w:rPr>
          <w:delText xml:space="preserve">3.3.6 </w:delText>
        </w:r>
        <w:r w:rsidRPr="009E1FA8" w:rsidDel="009E1FA8">
          <w:rPr>
            <w:rStyle w:val="a9"/>
            <w:rFonts w:hint="eastAsia"/>
            <w:iCs/>
            <w:noProof/>
            <w:rPrChange w:id="702" w:author="Happy" w:date="2018-08-20T18:40:00Z">
              <w:rPr>
                <w:rStyle w:val="a9"/>
                <w:rFonts w:hint="eastAsia"/>
                <w:iCs/>
                <w:noProof/>
              </w:rPr>
            </w:rPrChange>
          </w:rPr>
          <w:delText>提示信息</w:delText>
        </w:r>
        <w:r w:rsidDel="009E1FA8">
          <w:rPr>
            <w:webHidden/>
          </w:rPr>
          <w:tab/>
          <w:delText>57</w:delText>
        </w:r>
      </w:del>
    </w:p>
    <w:p w14:paraId="17307ABA" w14:textId="77777777" w:rsidR="007E7FAB" w:rsidDel="009E1FA8" w:rsidRDefault="007E7FAB">
      <w:pPr>
        <w:pStyle w:val="TOC1"/>
        <w:tabs>
          <w:tab w:val="left" w:pos="800"/>
          <w:tab w:val="right" w:leader="dot" w:pos="9350"/>
        </w:tabs>
        <w:spacing w:before="156" w:after="156"/>
        <w:rPr>
          <w:del w:id="703" w:author="Happy" w:date="2018-08-20T18:40:00Z"/>
          <w:rFonts w:eastAsiaTheme="minorEastAsia" w:cstheme="minorBidi"/>
        </w:rPr>
        <w:pPrChange w:id="704" w:author="Happy" w:date="2018-08-20T18:43:00Z">
          <w:pPr>
            <w:pStyle w:val="TOC3"/>
            <w:tabs>
              <w:tab w:val="right" w:leader="dot" w:pos="9350"/>
            </w:tabs>
            <w:ind w:left="840"/>
          </w:pPr>
        </w:pPrChange>
      </w:pPr>
      <w:del w:id="705" w:author="Happy" w:date="2018-08-20T18:40:00Z">
        <w:r w:rsidRPr="009E1FA8" w:rsidDel="009E1FA8">
          <w:rPr>
            <w:rStyle w:val="a9"/>
            <w:noProof/>
            <w:rPrChange w:id="706" w:author="Happy" w:date="2018-08-20T18:40:00Z">
              <w:rPr>
                <w:rStyle w:val="a9"/>
                <w:noProof/>
              </w:rPr>
            </w:rPrChange>
          </w:rPr>
          <w:delText xml:space="preserve">3.4 </w:delText>
        </w:r>
        <w:r w:rsidRPr="009E1FA8" w:rsidDel="009E1FA8">
          <w:rPr>
            <w:rStyle w:val="a9"/>
            <w:rFonts w:hint="eastAsia"/>
            <w:noProof/>
            <w:rPrChange w:id="707" w:author="Happy" w:date="2018-08-20T18:40:00Z">
              <w:rPr>
                <w:rStyle w:val="a9"/>
                <w:rFonts w:hint="eastAsia"/>
                <w:noProof/>
              </w:rPr>
            </w:rPrChange>
          </w:rPr>
          <w:delText>选择就餐人信息</w:delText>
        </w:r>
        <w:r w:rsidDel="009E1FA8">
          <w:rPr>
            <w:webHidden/>
          </w:rPr>
          <w:tab/>
          <w:delText>58</w:delText>
        </w:r>
      </w:del>
    </w:p>
    <w:p w14:paraId="39E0F7A1" w14:textId="77777777" w:rsidR="007E7FAB" w:rsidDel="009E1FA8" w:rsidRDefault="007E7FAB">
      <w:pPr>
        <w:pStyle w:val="TOC1"/>
        <w:tabs>
          <w:tab w:val="left" w:pos="800"/>
          <w:tab w:val="right" w:leader="dot" w:pos="9350"/>
        </w:tabs>
        <w:spacing w:before="156" w:after="156"/>
        <w:rPr>
          <w:del w:id="708" w:author="Happy" w:date="2018-08-20T18:40:00Z"/>
          <w:rFonts w:eastAsiaTheme="minorEastAsia" w:cstheme="minorBidi"/>
        </w:rPr>
        <w:pPrChange w:id="709" w:author="Happy" w:date="2018-08-20T18:43:00Z">
          <w:pPr>
            <w:pStyle w:val="TOC4"/>
            <w:tabs>
              <w:tab w:val="right" w:leader="dot" w:pos="9350"/>
            </w:tabs>
            <w:ind w:left="1260"/>
          </w:pPr>
        </w:pPrChange>
      </w:pPr>
      <w:del w:id="710" w:author="Happy" w:date="2018-08-20T18:40:00Z">
        <w:r w:rsidRPr="009E1FA8" w:rsidDel="009E1FA8">
          <w:rPr>
            <w:rStyle w:val="a9"/>
            <w:noProof/>
            <w:rPrChange w:id="711" w:author="Happy" w:date="2018-08-20T18:40:00Z">
              <w:rPr>
                <w:rStyle w:val="a9"/>
                <w:noProof/>
              </w:rPr>
            </w:rPrChange>
          </w:rPr>
          <w:delText xml:space="preserve">3.4.1 </w:delText>
        </w:r>
        <w:r w:rsidRPr="009E1FA8" w:rsidDel="009E1FA8">
          <w:rPr>
            <w:rStyle w:val="a9"/>
            <w:rFonts w:hint="eastAsia"/>
            <w:noProof/>
            <w:rPrChange w:id="712" w:author="Happy" w:date="2018-08-20T18:40:00Z">
              <w:rPr>
                <w:rStyle w:val="a9"/>
                <w:rFonts w:hint="eastAsia"/>
                <w:noProof/>
              </w:rPr>
            </w:rPrChange>
          </w:rPr>
          <w:delText>显示内容</w:delText>
        </w:r>
        <w:r w:rsidDel="009E1FA8">
          <w:rPr>
            <w:webHidden/>
          </w:rPr>
          <w:tab/>
          <w:delText>58</w:delText>
        </w:r>
      </w:del>
    </w:p>
    <w:p w14:paraId="0688AEF6" w14:textId="77777777" w:rsidR="007E7FAB" w:rsidDel="009E1FA8" w:rsidRDefault="007E7FAB">
      <w:pPr>
        <w:pStyle w:val="TOC1"/>
        <w:tabs>
          <w:tab w:val="left" w:pos="800"/>
          <w:tab w:val="right" w:leader="dot" w:pos="9350"/>
        </w:tabs>
        <w:spacing w:before="156" w:after="156"/>
        <w:rPr>
          <w:del w:id="713" w:author="Happy" w:date="2018-08-20T18:40:00Z"/>
          <w:rFonts w:eastAsiaTheme="minorEastAsia" w:cstheme="minorBidi"/>
        </w:rPr>
        <w:pPrChange w:id="714" w:author="Happy" w:date="2018-08-20T18:43:00Z">
          <w:pPr>
            <w:pStyle w:val="TOC4"/>
            <w:tabs>
              <w:tab w:val="right" w:leader="dot" w:pos="9350"/>
            </w:tabs>
            <w:ind w:left="1260"/>
          </w:pPr>
        </w:pPrChange>
      </w:pPr>
      <w:del w:id="715" w:author="Happy" w:date="2018-08-20T18:40:00Z">
        <w:r w:rsidRPr="009E1FA8" w:rsidDel="009E1FA8">
          <w:rPr>
            <w:rStyle w:val="a9"/>
            <w:noProof/>
            <w:rPrChange w:id="716" w:author="Happy" w:date="2018-08-20T18:40:00Z">
              <w:rPr>
                <w:rStyle w:val="a9"/>
                <w:noProof/>
              </w:rPr>
            </w:rPrChange>
          </w:rPr>
          <w:delText xml:space="preserve">3.4.2 </w:delText>
        </w:r>
        <w:r w:rsidRPr="009E1FA8" w:rsidDel="009E1FA8">
          <w:rPr>
            <w:rStyle w:val="a9"/>
            <w:rFonts w:hint="eastAsia"/>
            <w:noProof/>
            <w:rPrChange w:id="717" w:author="Happy" w:date="2018-08-20T18:40:00Z">
              <w:rPr>
                <w:rStyle w:val="a9"/>
                <w:rFonts w:hint="eastAsia"/>
                <w:noProof/>
              </w:rPr>
            </w:rPrChange>
          </w:rPr>
          <w:delText>出入口</w:delText>
        </w:r>
        <w:r w:rsidDel="009E1FA8">
          <w:rPr>
            <w:webHidden/>
          </w:rPr>
          <w:tab/>
          <w:delText>59</w:delText>
        </w:r>
      </w:del>
    </w:p>
    <w:p w14:paraId="44ACD42E" w14:textId="77777777" w:rsidR="007E7FAB" w:rsidDel="009E1FA8" w:rsidRDefault="007E7FAB">
      <w:pPr>
        <w:pStyle w:val="TOC1"/>
        <w:tabs>
          <w:tab w:val="left" w:pos="800"/>
          <w:tab w:val="right" w:leader="dot" w:pos="9350"/>
        </w:tabs>
        <w:spacing w:before="156" w:after="156"/>
        <w:rPr>
          <w:del w:id="718" w:author="Happy" w:date="2018-08-20T18:40:00Z"/>
          <w:rFonts w:eastAsiaTheme="minorEastAsia" w:cstheme="minorBidi"/>
        </w:rPr>
        <w:pPrChange w:id="719" w:author="Happy" w:date="2018-08-20T18:43:00Z">
          <w:pPr>
            <w:pStyle w:val="TOC4"/>
            <w:tabs>
              <w:tab w:val="right" w:leader="dot" w:pos="9350"/>
            </w:tabs>
            <w:ind w:left="1260"/>
          </w:pPr>
        </w:pPrChange>
      </w:pPr>
      <w:del w:id="720" w:author="Happy" w:date="2018-08-20T18:40:00Z">
        <w:r w:rsidRPr="009E1FA8" w:rsidDel="009E1FA8">
          <w:rPr>
            <w:rStyle w:val="a9"/>
            <w:noProof/>
            <w:rPrChange w:id="721" w:author="Happy" w:date="2018-08-20T18:40:00Z">
              <w:rPr>
                <w:rStyle w:val="a9"/>
                <w:noProof/>
              </w:rPr>
            </w:rPrChange>
          </w:rPr>
          <w:delText xml:space="preserve">3.4.3 </w:delText>
        </w:r>
        <w:r w:rsidRPr="009E1FA8" w:rsidDel="009E1FA8">
          <w:rPr>
            <w:rStyle w:val="a9"/>
            <w:rFonts w:hint="eastAsia"/>
            <w:noProof/>
            <w:rPrChange w:id="722" w:author="Happy" w:date="2018-08-20T18:40:00Z">
              <w:rPr>
                <w:rStyle w:val="a9"/>
                <w:rFonts w:hint="eastAsia"/>
                <w:noProof/>
              </w:rPr>
            </w:rPrChange>
          </w:rPr>
          <w:delText>数据来源</w:delText>
        </w:r>
        <w:r w:rsidDel="009E1FA8">
          <w:rPr>
            <w:webHidden/>
          </w:rPr>
          <w:tab/>
          <w:delText>59</w:delText>
        </w:r>
      </w:del>
    </w:p>
    <w:p w14:paraId="3554C71F" w14:textId="77777777" w:rsidR="007E7FAB" w:rsidDel="009E1FA8" w:rsidRDefault="007E7FAB">
      <w:pPr>
        <w:pStyle w:val="TOC1"/>
        <w:tabs>
          <w:tab w:val="left" w:pos="800"/>
          <w:tab w:val="right" w:leader="dot" w:pos="9350"/>
        </w:tabs>
        <w:spacing w:before="156" w:after="156"/>
        <w:rPr>
          <w:del w:id="723" w:author="Happy" w:date="2018-08-20T18:40:00Z"/>
          <w:rFonts w:eastAsiaTheme="minorEastAsia" w:cstheme="minorBidi"/>
        </w:rPr>
        <w:pPrChange w:id="724" w:author="Happy" w:date="2018-08-20T18:43:00Z">
          <w:pPr>
            <w:pStyle w:val="TOC4"/>
            <w:tabs>
              <w:tab w:val="right" w:leader="dot" w:pos="9350"/>
            </w:tabs>
            <w:ind w:left="1260"/>
          </w:pPr>
        </w:pPrChange>
      </w:pPr>
      <w:del w:id="725" w:author="Happy" w:date="2018-08-20T18:40:00Z">
        <w:r w:rsidRPr="009E1FA8" w:rsidDel="009E1FA8">
          <w:rPr>
            <w:rStyle w:val="a9"/>
            <w:noProof/>
            <w:rPrChange w:id="726" w:author="Happy" w:date="2018-08-20T18:40:00Z">
              <w:rPr>
                <w:rStyle w:val="a9"/>
                <w:noProof/>
              </w:rPr>
            </w:rPrChange>
          </w:rPr>
          <w:delText xml:space="preserve">3.4.4 </w:delText>
        </w:r>
        <w:r w:rsidRPr="009E1FA8" w:rsidDel="009E1FA8">
          <w:rPr>
            <w:rStyle w:val="a9"/>
            <w:rFonts w:hint="eastAsia"/>
            <w:noProof/>
            <w:rPrChange w:id="727" w:author="Happy" w:date="2018-08-20T18:40:00Z">
              <w:rPr>
                <w:rStyle w:val="a9"/>
                <w:rFonts w:hint="eastAsia"/>
                <w:noProof/>
              </w:rPr>
            </w:rPrChange>
          </w:rPr>
          <w:delText>输入项</w:delText>
        </w:r>
        <w:r w:rsidDel="009E1FA8">
          <w:rPr>
            <w:webHidden/>
          </w:rPr>
          <w:tab/>
          <w:delText>59</w:delText>
        </w:r>
      </w:del>
    </w:p>
    <w:p w14:paraId="1067C502" w14:textId="77777777" w:rsidR="007E7FAB" w:rsidDel="009E1FA8" w:rsidRDefault="007E7FAB">
      <w:pPr>
        <w:pStyle w:val="TOC1"/>
        <w:tabs>
          <w:tab w:val="left" w:pos="800"/>
          <w:tab w:val="right" w:leader="dot" w:pos="9350"/>
        </w:tabs>
        <w:spacing w:before="156" w:after="156"/>
        <w:rPr>
          <w:del w:id="728" w:author="Happy" w:date="2018-08-20T18:40:00Z"/>
          <w:rFonts w:eastAsiaTheme="minorEastAsia" w:cstheme="minorBidi"/>
        </w:rPr>
        <w:pPrChange w:id="729" w:author="Happy" w:date="2018-08-20T18:43:00Z">
          <w:pPr>
            <w:pStyle w:val="TOC4"/>
            <w:tabs>
              <w:tab w:val="right" w:leader="dot" w:pos="9350"/>
            </w:tabs>
            <w:ind w:left="1260"/>
          </w:pPr>
        </w:pPrChange>
      </w:pPr>
      <w:del w:id="730" w:author="Happy" w:date="2018-08-20T18:40:00Z">
        <w:r w:rsidRPr="009E1FA8" w:rsidDel="009E1FA8">
          <w:rPr>
            <w:rStyle w:val="a9"/>
            <w:noProof/>
            <w:rPrChange w:id="731" w:author="Happy" w:date="2018-08-20T18:40:00Z">
              <w:rPr>
                <w:rStyle w:val="a9"/>
                <w:noProof/>
              </w:rPr>
            </w:rPrChange>
          </w:rPr>
          <w:delText xml:space="preserve">3.4.5 </w:delText>
        </w:r>
        <w:r w:rsidRPr="009E1FA8" w:rsidDel="009E1FA8">
          <w:rPr>
            <w:rStyle w:val="a9"/>
            <w:rFonts w:hint="eastAsia"/>
            <w:noProof/>
            <w:rPrChange w:id="732" w:author="Happy" w:date="2018-08-20T18:40:00Z">
              <w:rPr>
                <w:rStyle w:val="a9"/>
                <w:rFonts w:hint="eastAsia"/>
                <w:noProof/>
              </w:rPr>
            </w:rPrChange>
          </w:rPr>
          <w:delText>操作规则</w:delText>
        </w:r>
        <w:r w:rsidDel="009E1FA8">
          <w:rPr>
            <w:webHidden/>
          </w:rPr>
          <w:tab/>
          <w:delText>59</w:delText>
        </w:r>
      </w:del>
    </w:p>
    <w:p w14:paraId="77FDA1E9" w14:textId="77777777" w:rsidR="007E7FAB" w:rsidDel="009E1FA8" w:rsidRDefault="007E7FAB">
      <w:pPr>
        <w:pStyle w:val="TOC1"/>
        <w:tabs>
          <w:tab w:val="left" w:pos="800"/>
          <w:tab w:val="right" w:leader="dot" w:pos="9350"/>
        </w:tabs>
        <w:spacing w:before="156" w:after="156"/>
        <w:rPr>
          <w:del w:id="733" w:author="Happy" w:date="2018-08-20T18:40:00Z"/>
          <w:rFonts w:eastAsiaTheme="minorEastAsia" w:cstheme="minorBidi"/>
        </w:rPr>
        <w:pPrChange w:id="734" w:author="Happy" w:date="2018-08-20T18:43:00Z">
          <w:pPr>
            <w:pStyle w:val="TOC4"/>
            <w:tabs>
              <w:tab w:val="right" w:leader="dot" w:pos="9350"/>
            </w:tabs>
            <w:ind w:left="1260"/>
          </w:pPr>
        </w:pPrChange>
      </w:pPr>
      <w:del w:id="735" w:author="Happy" w:date="2018-08-20T18:40:00Z">
        <w:r w:rsidRPr="009E1FA8" w:rsidDel="009E1FA8">
          <w:rPr>
            <w:rStyle w:val="a9"/>
            <w:noProof/>
            <w:rPrChange w:id="736" w:author="Happy" w:date="2018-08-20T18:40:00Z">
              <w:rPr>
                <w:rStyle w:val="a9"/>
                <w:noProof/>
              </w:rPr>
            </w:rPrChange>
          </w:rPr>
          <w:delText xml:space="preserve">3.4.6 </w:delText>
        </w:r>
        <w:r w:rsidRPr="009E1FA8" w:rsidDel="009E1FA8">
          <w:rPr>
            <w:rStyle w:val="a9"/>
            <w:rFonts w:hint="eastAsia"/>
            <w:noProof/>
            <w:rPrChange w:id="737" w:author="Happy" w:date="2018-08-20T18:40:00Z">
              <w:rPr>
                <w:rStyle w:val="a9"/>
                <w:rFonts w:hint="eastAsia"/>
                <w:noProof/>
              </w:rPr>
            </w:rPrChange>
          </w:rPr>
          <w:delText>提示信息</w:delText>
        </w:r>
        <w:r w:rsidDel="009E1FA8">
          <w:rPr>
            <w:webHidden/>
          </w:rPr>
          <w:tab/>
          <w:delText>59</w:delText>
        </w:r>
      </w:del>
    </w:p>
    <w:p w14:paraId="58394CB9" w14:textId="77777777" w:rsidR="007E7FAB" w:rsidDel="009E1FA8" w:rsidRDefault="007E7FAB">
      <w:pPr>
        <w:pStyle w:val="TOC1"/>
        <w:tabs>
          <w:tab w:val="left" w:pos="800"/>
          <w:tab w:val="right" w:leader="dot" w:pos="9350"/>
        </w:tabs>
        <w:spacing w:before="156" w:after="156"/>
        <w:rPr>
          <w:del w:id="738" w:author="Happy" w:date="2018-08-20T18:40:00Z"/>
          <w:rFonts w:eastAsiaTheme="minorEastAsia" w:cstheme="minorBidi"/>
        </w:rPr>
        <w:pPrChange w:id="739" w:author="Happy" w:date="2018-08-20T18:43:00Z">
          <w:pPr>
            <w:pStyle w:val="TOC3"/>
            <w:tabs>
              <w:tab w:val="right" w:leader="dot" w:pos="9350"/>
            </w:tabs>
            <w:ind w:left="840"/>
          </w:pPr>
        </w:pPrChange>
      </w:pPr>
      <w:del w:id="740" w:author="Happy" w:date="2018-08-20T18:40:00Z">
        <w:r w:rsidRPr="009E1FA8" w:rsidDel="009E1FA8">
          <w:rPr>
            <w:rStyle w:val="a9"/>
            <w:noProof/>
            <w:rPrChange w:id="741" w:author="Happy" w:date="2018-08-20T18:40:00Z">
              <w:rPr>
                <w:rStyle w:val="a9"/>
                <w:noProof/>
              </w:rPr>
            </w:rPrChange>
          </w:rPr>
          <w:delText xml:space="preserve">3.5 </w:delText>
        </w:r>
        <w:r w:rsidRPr="009E1FA8" w:rsidDel="009E1FA8">
          <w:rPr>
            <w:rStyle w:val="a9"/>
            <w:rFonts w:hint="eastAsia"/>
            <w:noProof/>
            <w:rPrChange w:id="742" w:author="Happy" w:date="2018-08-20T18:40:00Z">
              <w:rPr>
                <w:rStyle w:val="a9"/>
                <w:rFonts w:hint="eastAsia"/>
                <w:noProof/>
              </w:rPr>
            </w:rPrChange>
          </w:rPr>
          <w:delText>修改或添加就餐人信息</w:delText>
        </w:r>
        <w:r w:rsidDel="009E1FA8">
          <w:rPr>
            <w:webHidden/>
          </w:rPr>
          <w:tab/>
          <w:delText>60</w:delText>
        </w:r>
      </w:del>
    </w:p>
    <w:p w14:paraId="29413065" w14:textId="77777777" w:rsidR="007E7FAB" w:rsidDel="009E1FA8" w:rsidRDefault="007E7FAB">
      <w:pPr>
        <w:pStyle w:val="TOC1"/>
        <w:tabs>
          <w:tab w:val="left" w:pos="800"/>
          <w:tab w:val="right" w:leader="dot" w:pos="9350"/>
        </w:tabs>
        <w:spacing w:before="156" w:after="156"/>
        <w:rPr>
          <w:del w:id="743" w:author="Happy" w:date="2018-08-20T18:40:00Z"/>
          <w:rFonts w:eastAsiaTheme="minorEastAsia" w:cstheme="minorBidi"/>
        </w:rPr>
        <w:pPrChange w:id="744" w:author="Happy" w:date="2018-08-20T18:43:00Z">
          <w:pPr>
            <w:pStyle w:val="TOC4"/>
            <w:tabs>
              <w:tab w:val="right" w:leader="dot" w:pos="9350"/>
            </w:tabs>
            <w:ind w:left="1260"/>
          </w:pPr>
        </w:pPrChange>
      </w:pPr>
      <w:del w:id="745" w:author="Happy" w:date="2018-08-20T18:40:00Z">
        <w:r w:rsidRPr="009E1FA8" w:rsidDel="009E1FA8">
          <w:rPr>
            <w:rStyle w:val="a9"/>
            <w:iCs/>
            <w:noProof/>
            <w:rPrChange w:id="746" w:author="Happy" w:date="2018-08-20T18:40:00Z">
              <w:rPr>
                <w:rStyle w:val="a9"/>
                <w:iCs/>
                <w:noProof/>
              </w:rPr>
            </w:rPrChange>
          </w:rPr>
          <w:delText xml:space="preserve">3.5.1 </w:delText>
        </w:r>
        <w:r w:rsidRPr="009E1FA8" w:rsidDel="009E1FA8">
          <w:rPr>
            <w:rStyle w:val="a9"/>
            <w:rFonts w:hint="eastAsia"/>
            <w:iCs/>
            <w:noProof/>
            <w:rPrChange w:id="747" w:author="Happy" w:date="2018-08-20T18:40:00Z">
              <w:rPr>
                <w:rStyle w:val="a9"/>
                <w:rFonts w:hint="eastAsia"/>
                <w:iCs/>
                <w:noProof/>
              </w:rPr>
            </w:rPrChange>
          </w:rPr>
          <w:delText>显示内容</w:delText>
        </w:r>
        <w:r w:rsidDel="009E1FA8">
          <w:rPr>
            <w:webHidden/>
          </w:rPr>
          <w:tab/>
          <w:delText>60</w:delText>
        </w:r>
      </w:del>
    </w:p>
    <w:p w14:paraId="44EA6EB4" w14:textId="77777777" w:rsidR="007E7FAB" w:rsidDel="009E1FA8" w:rsidRDefault="007E7FAB">
      <w:pPr>
        <w:pStyle w:val="TOC1"/>
        <w:tabs>
          <w:tab w:val="left" w:pos="800"/>
          <w:tab w:val="right" w:leader="dot" w:pos="9350"/>
        </w:tabs>
        <w:spacing w:before="156" w:after="156"/>
        <w:rPr>
          <w:del w:id="748" w:author="Happy" w:date="2018-08-20T18:40:00Z"/>
          <w:rFonts w:eastAsiaTheme="minorEastAsia" w:cstheme="minorBidi"/>
        </w:rPr>
        <w:pPrChange w:id="749" w:author="Happy" w:date="2018-08-20T18:43:00Z">
          <w:pPr>
            <w:pStyle w:val="TOC4"/>
            <w:tabs>
              <w:tab w:val="right" w:leader="dot" w:pos="9350"/>
            </w:tabs>
            <w:ind w:left="1260"/>
          </w:pPr>
        </w:pPrChange>
      </w:pPr>
      <w:del w:id="750" w:author="Happy" w:date="2018-08-20T18:40:00Z">
        <w:r w:rsidRPr="009E1FA8" w:rsidDel="009E1FA8">
          <w:rPr>
            <w:rStyle w:val="a9"/>
            <w:iCs/>
            <w:noProof/>
            <w:rPrChange w:id="751" w:author="Happy" w:date="2018-08-20T18:40:00Z">
              <w:rPr>
                <w:rStyle w:val="a9"/>
                <w:iCs/>
                <w:noProof/>
              </w:rPr>
            </w:rPrChange>
          </w:rPr>
          <w:delText xml:space="preserve">3.5.2 </w:delText>
        </w:r>
        <w:r w:rsidRPr="009E1FA8" w:rsidDel="009E1FA8">
          <w:rPr>
            <w:rStyle w:val="a9"/>
            <w:rFonts w:hint="eastAsia"/>
            <w:iCs/>
            <w:noProof/>
            <w:rPrChange w:id="752" w:author="Happy" w:date="2018-08-20T18:40:00Z">
              <w:rPr>
                <w:rStyle w:val="a9"/>
                <w:rFonts w:hint="eastAsia"/>
                <w:iCs/>
                <w:noProof/>
              </w:rPr>
            </w:rPrChange>
          </w:rPr>
          <w:delText>出入口</w:delText>
        </w:r>
        <w:r w:rsidDel="009E1FA8">
          <w:rPr>
            <w:webHidden/>
          </w:rPr>
          <w:tab/>
          <w:delText>60</w:delText>
        </w:r>
      </w:del>
    </w:p>
    <w:p w14:paraId="70A5CB53" w14:textId="77777777" w:rsidR="007E7FAB" w:rsidDel="009E1FA8" w:rsidRDefault="007E7FAB">
      <w:pPr>
        <w:pStyle w:val="TOC1"/>
        <w:tabs>
          <w:tab w:val="left" w:pos="800"/>
          <w:tab w:val="right" w:leader="dot" w:pos="9350"/>
        </w:tabs>
        <w:spacing w:before="156" w:after="156"/>
        <w:rPr>
          <w:del w:id="753" w:author="Happy" w:date="2018-08-20T18:40:00Z"/>
          <w:rFonts w:eastAsiaTheme="minorEastAsia" w:cstheme="minorBidi"/>
        </w:rPr>
        <w:pPrChange w:id="754" w:author="Happy" w:date="2018-08-20T18:43:00Z">
          <w:pPr>
            <w:pStyle w:val="TOC4"/>
            <w:tabs>
              <w:tab w:val="right" w:leader="dot" w:pos="9350"/>
            </w:tabs>
            <w:ind w:left="1260"/>
          </w:pPr>
        </w:pPrChange>
      </w:pPr>
      <w:del w:id="755" w:author="Happy" w:date="2018-08-20T18:40:00Z">
        <w:r w:rsidRPr="009E1FA8" w:rsidDel="009E1FA8">
          <w:rPr>
            <w:rStyle w:val="a9"/>
            <w:iCs/>
            <w:noProof/>
            <w:rPrChange w:id="756" w:author="Happy" w:date="2018-08-20T18:40:00Z">
              <w:rPr>
                <w:rStyle w:val="a9"/>
                <w:iCs/>
                <w:noProof/>
              </w:rPr>
            </w:rPrChange>
          </w:rPr>
          <w:delText xml:space="preserve">3.5.3 </w:delText>
        </w:r>
        <w:r w:rsidRPr="009E1FA8" w:rsidDel="009E1FA8">
          <w:rPr>
            <w:rStyle w:val="a9"/>
            <w:rFonts w:hint="eastAsia"/>
            <w:iCs/>
            <w:noProof/>
            <w:rPrChange w:id="757" w:author="Happy" w:date="2018-08-20T18:40:00Z">
              <w:rPr>
                <w:rStyle w:val="a9"/>
                <w:rFonts w:hint="eastAsia"/>
                <w:iCs/>
                <w:noProof/>
              </w:rPr>
            </w:rPrChange>
          </w:rPr>
          <w:delText>数据来源</w:delText>
        </w:r>
        <w:r w:rsidDel="009E1FA8">
          <w:rPr>
            <w:webHidden/>
          </w:rPr>
          <w:tab/>
          <w:delText>61</w:delText>
        </w:r>
      </w:del>
    </w:p>
    <w:p w14:paraId="23762A7D" w14:textId="77777777" w:rsidR="007E7FAB" w:rsidDel="009E1FA8" w:rsidRDefault="007E7FAB">
      <w:pPr>
        <w:pStyle w:val="TOC1"/>
        <w:tabs>
          <w:tab w:val="left" w:pos="800"/>
          <w:tab w:val="right" w:leader="dot" w:pos="9350"/>
        </w:tabs>
        <w:spacing w:before="156" w:after="156"/>
        <w:rPr>
          <w:del w:id="758" w:author="Happy" w:date="2018-08-20T18:40:00Z"/>
          <w:rFonts w:eastAsiaTheme="minorEastAsia" w:cstheme="minorBidi"/>
        </w:rPr>
        <w:pPrChange w:id="759" w:author="Happy" w:date="2018-08-20T18:43:00Z">
          <w:pPr>
            <w:pStyle w:val="TOC4"/>
            <w:tabs>
              <w:tab w:val="right" w:leader="dot" w:pos="9350"/>
            </w:tabs>
            <w:ind w:left="1260"/>
          </w:pPr>
        </w:pPrChange>
      </w:pPr>
      <w:del w:id="760" w:author="Happy" w:date="2018-08-20T18:40:00Z">
        <w:r w:rsidRPr="009E1FA8" w:rsidDel="009E1FA8">
          <w:rPr>
            <w:rStyle w:val="a9"/>
            <w:iCs/>
            <w:noProof/>
            <w:rPrChange w:id="761" w:author="Happy" w:date="2018-08-20T18:40:00Z">
              <w:rPr>
                <w:rStyle w:val="a9"/>
                <w:iCs/>
                <w:noProof/>
              </w:rPr>
            </w:rPrChange>
          </w:rPr>
          <w:delText xml:space="preserve">3.5.4 </w:delText>
        </w:r>
        <w:r w:rsidRPr="009E1FA8" w:rsidDel="009E1FA8">
          <w:rPr>
            <w:rStyle w:val="a9"/>
            <w:rFonts w:hint="eastAsia"/>
            <w:iCs/>
            <w:noProof/>
            <w:rPrChange w:id="762" w:author="Happy" w:date="2018-08-20T18:40:00Z">
              <w:rPr>
                <w:rStyle w:val="a9"/>
                <w:rFonts w:hint="eastAsia"/>
                <w:iCs/>
                <w:noProof/>
              </w:rPr>
            </w:rPrChange>
          </w:rPr>
          <w:delText>输入项</w:delText>
        </w:r>
        <w:r w:rsidDel="009E1FA8">
          <w:rPr>
            <w:webHidden/>
          </w:rPr>
          <w:tab/>
          <w:delText>61</w:delText>
        </w:r>
      </w:del>
    </w:p>
    <w:p w14:paraId="0748B04A" w14:textId="77777777" w:rsidR="007E7FAB" w:rsidDel="009E1FA8" w:rsidRDefault="007E7FAB">
      <w:pPr>
        <w:pStyle w:val="TOC1"/>
        <w:tabs>
          <w:tab w:val="left" w:pos="800"/>
          <w:tab w:val="right" w:leader="dot" w:pos="9350"/>
        </w:tabs>
        <w:spacing w:before="156" w:after="156"/>
        <w:rPr>
          <w:del w:id="763" w:author="Happy" w:date="2018-08-20T18:40:00Z"/>
          <w:rFonts w:eastAsiaTheme="minorEastAsia" w:cstheme="minorBidi"/>
        </w:rPr>
        <w:pPrChange w:id="764" w:author="Happy" w:date="2018-08-20T18:43:00Z">
          <w:pPr>
            <w:pStyle w:val="TOC4"/>
            <w:tabs>
              <w:tab w:val="right" w:leader="dot" w:pos="9350"/>
            </w:tabs>
            <w:ind w:left="1260"/>
          </w:pPr>
        </w:pPrChange>
      </w:pPr>
      <w:del w:id="765" w:author="Happy" w:date="2018-08-20T18:40:00Z">
        <w:r w:rsidRPr="009E1FA8" w:rsidDel="009E1FA8">
          <w:rPr>
            <w:rStyle w:val="a9"/>
            <w:iCs/>
            <w:noProof/>
            <w:rPrChange w:id="766" w:author="Happy" w:date="2018-08-20T18:40:00Z">
              <w:rPr>
                <w:rStyle w:val="a9"/>
                <w:iCs/>
                <w:noProof/>
              </w:rPr>
            </w:rPrChange>
          </w:rPr>
          <w:delText xml:space="preserve">3.5.5 </w:delText>
        </w:r>
        <w:r w:rsidRPr="009E1FA8" w:rsidDel="009E1FA8">
          <w:rPr>
            <w:rStyle w:val="a9"/>
            <w:rFonts w:hint="eastAsia"/>
            <w:iCs/>
            <w:noProof/>
            <w:rPrChange w:id="767" w:author="Happy" w:date="2018-08-20T18:40:00Z">
              <w:rPr>
                <w:rStyle w:val="a9"/>
                <w:rFonts w:hint="eastAsia"/>
                <w:iCs/>
                <w:noProof/>
              </w:rPr>
            </w:rPrChange>
          </w:rPr>
          <w:delText>操作规则</w:delText>
        </w:r>
        <w:r w:rsidDel="009E1FA8">
          <w:rPr>
            <w:webHidden/>
          </w:rPr>
          <w:tab/>
          <w:delText>61</w:delText>
        </w:r>
      </w:del>
    </w:p>
    <w:p w14:paraId="0A9FC72D" w14:textId="77777777" w:rsidR="007E7FAB" w:rsidDel="009E1FA8" w:rsidRDefault="007E7FAB">
      <w:pPr>
        <w:pStyle w:val="TOC1"/>
        <w:tabs>
          <w:tab w:val="left" w:pos="800"/>
          <w:tab w:val="right" w:leader="dot" w:pos="9350"/>
        </w:tabs>
        <w:spacing w:before="156" w:after="156"/>
        <w:rPr>
          <w:del w:id="768" w:author="Happy" w:date="2018-08-20T18:40:00Z"/>
          <w:rFonts w:eastAsiaTheme="minorEastAsia" w:cstheme="minorBidi"/>
        </w:rPr>
        <w:pPrChange w:id="769" w:author="Happy" w:date="2018-08-20T18:43:00Z">
          <w:pPr>
            <w:pStyle w:val="TOC4"/>
            <w:tabs>
              <w:tab w:val="right" w:leader="dot" w:pos="9350"/>
            </w:tabs>
            <w:ind w:left="1260"/>
          </w:pPr>
        </w:pPrChange>
      </w:pPr>
      <w:del w:id="770" w:author="Happy" w:date="2018-08-20T18:40:00Z">
        <w:r w:rsidRPr="009E1FA8" w:rsidDel="009E1FA8">
          <w:rPr>
            <w:rStyle w:val="a9"/>
            <w:iCs/>
            <w:noProof/>
            <w:rPrChange w:id="771" w:author="Happy" w:date="2018-08-20T18:40:00Z">
              <w:rPr>
                <w:rStyle w:val="a9"/>
                <w:iCs/>
                <w:noProof/>
              </w:rPr>
            </w:rPrChange>
          </w:rPr>
          <w:delText xml:space="preserve">3.5.6 </w:delText>
        </w:r>
        <w:r w:rsidRPr="009E1FA8" w:rsidDel="009E1FA8">
          <w:rPr>
            <w:rStyle w:val="a9"/>
            <w:rFonts w:hint="eastAsia"/>
            <w:iCs/>
            <w:noProof/>
            <w:rPrChange w:id="772" w:author="Happy" w:date="2018-08-20T18:40:00Z">
              <w:rPr>
                <w:rStyle w:val="a9"/>
                <w:rFonts w:hint="eastAsia"/>
                <w:iCs/>
                <w:noProof/>
              </w:rPr>
            </w:rPrChange>
          </w:rPr>
          <w:delText>提示信息</w:delText>
        </w:r>
        <w:r w:rsidDel="009E1FA8">
          <w:rPr>
            <w:webHidden/>
          </w:rPr>
          <w:tab/>
          <w:delText>61</w:delText>
        </w:r>
      </w:del>
    </w:p>
    <w:p w14:paraId="2EA8B6FB" w14:textId="77777777" w:rsidR="007E7FAB" w:rsidDel="009E1FA8" w:rsidRDefault="007E7FAB">
      <w:pPr>
        <w:pStyle w:val="TOC1"/>
        <w:tabs>
          <w:tab w:val="left" w:pos="800"/>
          <w:tab w:val="right" w:leader="dot" w:pos="9350"/>
        </w:tabs>
        <w:spacing w:before="156" w:after="156"/>
        <w:rPr>
          <w:del w:id="773" w:author="Happy" w:date="2018-08-20T18:40:00Z"/>
          <w:rFonts w:eastAsiaTheme="minorEastAsia" w:cstheme="minorBidi"/>
        </w:rPr>
        <w:pPrChange w:id="774" w:author="Happy" w:date="2018-08-20T18:43:00Z">
          <w:pPr>
            <w:pStyle w:val="TOC3"/>
            <w:tabs>
              <w:tab w:val="right" w:leader="dot" w:pos="9350"/>
            </w:tabs>
            <w:ind w:left="840"/>
          </w:pPr>
        </w:pPrChange>
      </w:pPr>
      <w:del w:id="775" w:author="Happy" w:date="2018-08-20T18:40:00Z">
        <w:r w:rsidRPr="009E1FA8" w:rsidDel="009E1FA8">
          <w:rPr>
            <w:rStyle w:val="a9"/>
            <w:noProof/>
            <w:rPrChange w:id="776" w:author="Happy" w:date="2018-08-20T18:40:00Z">
              <w:rPr>
                <w:rStyle w:val="a9"/>
                <w:noProof/>
              </w:rPr>
            </w:rPrChange>
          </w:rPr>
          <w:delText xml:space="preserve">3.6 </w:delText>
        </w:r>
        <w:r w:rsidRPr="009E1FA8" w:rsidDel="009E1FA8">
          <w:rPr>
            <w:rStyle w:val="a9"/>
            <w:rFonts w:hint="eastAsia"/>
            <w:noProof/>
            <w:rPrChange w:id="777" w:author="Happy" w:date="2018-08-20T18:40:00Z">
              <w:rPr>
                <w:rStyle w:val="a9"/>
                <w:rFonts w:hint="eastAsia"/>
                <w:noProof/>
              </w:rPr>
            </w:rPrChange>
          </w:rPr>
          <w:delText>就餐人数修改</w:delText>
        </w:r>
        <w:r w:rsidDel="009E1FA8">
          <w:rPr>
            <w:webHidden/>
          </w:rPr>
          <w:tab/>
          <w:delText>62</w:delText>
        </w:r>
      </w:del>
    </w:p>
    <w:p w14:paraId="1980866A" w14:textId="77777777" w:rsidR="007E7FAB" w:rsidDel="009E1FA8" w:rsidRDefault="007E7FAB">
      <w:pPr>
        <w:pStyle w:val="TOC1"/>
        <w:tabs>
          <w:tab w:val="left" w:pos="800"/>
          <w:tab w:val="right" w:leader="dot" w:pos="9350"/>
        </w:tabs>
        <w:spacing w:before="156" w:after="156"/>
        <w:rPr>
          <w:del w:id="778" w:author="Happy" w:date="2018-08-20T18:40:00Z"/>
          <w:rFonts w:eastAsiaTheme="minorEastAsia" w:cstheme="minorBidi"/>
        </w:rPr>
        <w:pPrChange w:id="779" w:author="Happy" w:date="2018-08-20T18:43:00Z">
          <w:pPr>
            <w:pStyle w:val="TOC4"/>
            <w:tabs>
              <w:tab w:val="right" w:leader="dot" w:pos="9350"/>
            </w:tabs>
            <w:ind w:left="1260"/>
          </w:pPr>
        </w:pPrChange>
      </w:pPr>
      <w:del w:id="780" w:author="Happy" w:date="2018-08-20T18:40:00Z">
        <w:r w:rsidRPr="009E1FA8" w:rsidDel="009E1FA8">
          <w:rPr>
            <w:rStyle w:val="a9"/>
            <w:iCs/>
            <w:noProof/>
            <w:rPrChange w:id="781" w:author="Happy" w:date="2018-08-20T18:40:00Z">
              <w:rPr>
                <w:rStyle w:val="a9"/>
                <w:iCs/>
                <w:noProof/>
              </w:rPr>
            </w:rPrChange>
          </w:rPr>
          <w:delText xml:space="preserve">3.6.1 </w:delText>
        </w:r>
        <w:r w:rsidRPr="009E1FA8" w:rsidDel="009E1FA8">
          <w:rPr>
            <w:rStyle w:val="a9"/>
            <w:rFonts w:hint="eastAsia"/>
            <w:iCs/>
            <w:noProof/>
            <w:rPrChange w:id="782" w:author="Happy" w:date="2018-08-20T18:40:00Z">
              <w:rPr>
                <w:rStyle w:val="a9"/>
                <w:rFonts w:hint="eastAsia"/>
                <w:iCs/>
                <w:noProof/>
              </w:rPr>
            </w:rPrChange>
          </w:rPr>
          <w:delText>显示内容</w:delText>
        </w:r>
        <w:r w:rsidDel="009E1FA8">
          <w:rPr>
            <w:webHidden/>
          </w:rPr>
          <w:tab/>
          <w:delText>62</w:delText>
        </w:r>
      </w:del>
    </w:p>
    <w:p w14:paraId="72B15211" w14:textId="77777777" w:rsidR="007E7FAB" w:rsidDel="009E1FA8" w:rsidRDefault="007E7FAB">
      <w:pPr>
        <w:pStyle w:val="TOC1"/>
        <w:tabs>
          <w:tab w:val="left" w:pos="800"/>
          <w:tab w:val="right" w:leader="dot" w:pos="9350"/>
        </w:tabs>
        <w:spacing w:before="156" w:after="156"/>
        <w:rPr>
          <w:del w:id="783" w:author="Happy" w:date="2018-08-20T18:40:00Z"/>
          <w:rFonts w:eastAsiaTheme="minorEastAsia" w:cstheme="minorBidi"/>
        </w:rPr>
        <w:pPrChange w:id="784" w:author="Happy" w:date="2018-08-20T18:43:00Z">
          <w:pPr>
            <w:pStyle w:val="TOC4"/>
            <w:tabs>
              <w:tab w:val="right" w:leader="dot" w:pos="9350"/>
            </w:tabs>
            <w:ind w:left="1260"/>
          </w:pPr>
        </w:pPrChange>
      </w:pPr>
      <w:del w:id="785" w:author="Happy" w:date="2018-08-20T18:40:00Z">
        <w:r w:rsidRPr="009E1FA8" w:rsidDel="009E1FA8">
          <w:rPr>
            <w:rStyle w:val="a9"/>
            <w:iCs/>
            <w:noProof/>
            <w:rPrChange w:id="786" w:author="Happy" w:date="2018-08-20T18:40:00Z">
              <w:rPr>
                <w:rStyle w:val="a9"/>
                <w:iCs/>
                <w:noProof/>
              </w:rPr>
            </w:rPrChange>
          </w:rPr>
          <w:delText xml:space="preserve">3.6.2 </w:delText>
        </w:r>
        <w:r w:rsidRPr="009E1FA8" w:rsidDel="009E1FA8">
          <w:rPr>
            <w:rStyle w:val="a9"/>
            <w:rFonts w:hint="eastAsia"/>
            <w:iCs/>
            <w:noProof/>
            <w:rPrChange w:id="787" w:author="Happy" w:date="2018-08-20T18:40:00Z">
              <w:rPr>
                <w:rStyle w:val="a9"/>
                <w:rFonts w:hint="eastAsia"/>
                <w:iCs/>
                <w:noProof/>
              </w:rPr>
            </w:rPrChange>
          </w:rPr>
          <w:delText>出入口</w:delText>
        </w:r>
        <w:r w:rsidDel="009E1FA8">
          <w:rPr>
            <w:webHidden/>
          </w:rPr>
          <w:tab/>
          <w:delText>62</w:delText>
        </w:r>
      </w:del>
    </w:p>
    <w:p w14:paraId="17A653E9" w14:textId="77777777" w:rsidR="007E7FAB" w:rsidDel="009E1FA8" w:rsidRDefault="007E7FAB">
      <w:pPr>
        <w:pStyle w:val="TOC1"/>
        <w:tabs>
          <w:tab w:val="left" w:pos="800"/>
          <w:tab w:val="right" w:leader="dot" w:pos="9350"/>
        </w:tabs>
        <w:spacing w:before="156" w:after="156"/>
        <w:rPr>
          <w:del w:id="788" w:author="Happy" w:date="2018-08-20T18:40:00Z"/>
          <w:rFonts w:eastAsiaTheme="minorEastAsia" w:cstheme="minorBidi"/>
        </w:rPr>
        <w:pPrChange w:id="789" w:author="Happy" w:date="2018-08-20T18:43:00Z">
          <w:pPr>
            <w:pStyle w:val="TOC4"/>
            <w:tabs>
              <w:tab w:val="right" w:leader="dot" w:pos="9350"/>
            </w:tabs>
            <w:ind w:left="1260"/>
          </w:pPr>
        </w:pPrChange>
      </w:pPr>
      <w:del w:id="790" w:author="Happy" w:date="2018-08-20T18:40:00Z">
        <w:r w:rsidRPr="009E1FA8" w:rsidDel="009E1FA8">
          <w:rPr>
            <w:rStyle w:val="a9"/>
            <w:iCs/>
            <w:noProof/>
            <w:rPrChange w:id="791" w:author="Happy" w:date="2018-08-20T18:40:00Z">
              <w:rPr>
                <w:rStyle w:val="a9"/>
                <w:iCs/>
                <w:noProof/>
              </w:rPr>
            </w:rPrChange>
          </w:rPr>
          <w:delText xml:space="preserve">3.6.3 </w:delText>
        </w:r>
        <w:r w:rsidRPr="009E1FA8" w:rsidDel="009E1FA8">
          <w:rPr>
            <w:rStyle w:val="a9"/>
            <w:rFonts w:hint="eastAsia"/>
            <w:iCs/>
            <w:noProof/>
            <w:rPrChange w:id="792" w:author="Happy" w:date="2018-08-20T18:40:00Z">
              <w:rPr>
                <w:rStyle w:val="a9"/>
                <w:rFonts w:hint="eastAsia"/>
                <w:iCs/>
                <w:noProof/>
              </w:rPr>
            </w:rPrChange>
          </w:rPr>
          <w:delText>数据来源</w:delText>
        </w:r>
        <w:r w:rsidDel="009E1FA8">
          <w:rPr>
            <w:webHidden/>
          </w:rPr>
          <w:tab/>
          <w:delText>62</w:delText>
        </w:r>
      </w:del>
    </w:p>
    <w:p w14:paraId="62EDBD53" w14:textId="77777777" w:rsidR="007E7FAB" w:rsidDel="009E1FA8" w:rsidRDefault="007E7FAB">
      <w:pPr>
        <w:pStyle w:val="TOC1"/>
        <w:tabs>
          <w:tab w:val="left" w:pos="800"/>
          <w:tab w:val="right" w:leader="dot" w:pos="9350"/>
        </w:tabs>
        <w:spacing w:before="156" w:after="156"/>
        <w:rPr>
          <w:del w:id="793" w:author="Happy" w:date="2018-08-20T18:40:00Z"/>
          <w:rFonts w:eastAsiaTheme="minorEastAsia" w:cstheme="minorBidi"/>
        </w:rPr>
        <w:pPrChange w:id="794" w:author="Happy" w:date="2018-08-20T18:43:00Z">
          <w:pPr>
            <w:pStyle w:val="TOC4"/>
            <w:tabs>
              <w:tab w:val="right" w:leader="dot" w:pos="9350"/>
            </w:tabs>
            <w:ind w:left="1260"/>
          </w:pPr>
        </w:pPrChange>
      </w:pPr>
      <w:del w:id="795" w:author="Happy" w:date="2018-08-20T18:40:00Z">
        <w:r w:rsidRPr="009E1FA8" w:rsidDel="009E1FA8">
          <w:rPr>
            <w:rStyle w:val="a9"/>
            <w:iCs/>
            <w:noProof/>
            <w:rPrChange w:id="796" w:author="Happy" w:date="2018-08-20T18:40:00Z">
              <w:rPr>
                <w:rStyle w:val="a9"/>
                <w:iCs/>
                <w:noProof/>
              </w:rPr>
            </w:rPrChange>
          </w:rPr>
          <w:delText xml:space="preserve">3.6.4 </w:delText>
        </w:r>
        <w:r w:rsidRPr="009E1FA8" w:rsidDel="009E1FA8">
          <w:rPr>
            <w:rStyle w:val="a9"/>
            <w:rFonts w:hint="eastAsia"/>
            <w:iCs/>
            <w:noProof/>
            <w:rPrChange w:id="797" w:author="Happy" w:date="2018-08-20T18:40:00Z">
              <w:rPr>
                <w:rStyle w:val="a9"/>
                <w:rFonts w:hint="eastAsia"/>
                <w:iCs/>
                <w:noProof/>
              </w:rPr>
            </w:rPrChange>
          </w:rPr>
          <w:delText>输入项</w:delText>
        </w:r>
        <w:r w:rsidDel="009E1FA8">
          <w:rPr>
            <w:webHidden/>
          </w:rPr>
          <w:tab/>
          <w:delText>63</w:delText>
        </w:r>
      </w:del>
    </w:p>
    <w:p w14:paraId="55851562" w14:textId="77777777" w:rsidR="007E7FAB" w:rsidDel="009E1FA8" w:rsidRDefault="007E7FAB">
      <w:pPr>
        <w:pStyle w:val="TOC1"/>
        <w:tabs>
          <w:tab w:val="left" w:pos="800"/>
          <w:tab w:val="right" w:leader="dot" w:pos="9350"/>
        </w:tabs>
        <w:spacing w:before="156" w:after="156"/>
        <w:rPr>
          <w:del w:id="798" w:author="Happy" w:date="2018-08-20T18:40:00Z"/>
          <w:rFonts w:eastAsiaTheme="minorEastAsia" w:cstheme="minorBidi"/>
        </w:rPr>
        <w:pPrChange w:id="799" w:author="Happy" w:date="2018-08-20T18:43:00Z">
          <w:pPr>
            <w:pStyle w:val="TOC4"/>
            <w:tabs>
              <w:tab w:val="right" w:leader="dot" w:pos="9350"/>
            </w:tabs>
            <w:ind w:left="1260"/>
          </w:pPr>
        </w:pPrChange>
      </w:pPr>
      <w:del w:id="800" w:author="Happy" w:date="2018-08-20T18:40:00Z">
        <w:r w:rsidRPr="009E1FA8" w:rsidDel="009E1FA8">
          <w:rPr>
            <w:rStyle w:val="a9"/>
            <w:iCs/>
            <w:noProof/>
            <w:rPrChange w:id="801" w:author="Happy" w:date="2018-08-20T18:40:00Z">
              <w:rPr>
                <w:rStyle w:val="a9"/>
                <w:iCs/>
                <w:noProof/>
              </w:rPr>
            </w:rPrChange>
          </w:rPr>
          <w:delText xml:space="preserve">3.6.5 </w:delText>
        </w:r>
        <w:r w:rsidRPr="009E1FA8" w:rsidDel="009E1FA8">
          <w:rPr>
            <w:rStyle w:val="a9"/>
            <w:rFonts w:hint="eastAsia"/>
            <w:iCs/>
            <w:noProof/>
            <w:rPrChange w:id="802" w:author="Happy" w:date="2018-08-20T18:40:00Z">
              <w:rPr>
                <w:rStyle w:val="a9"/>
                <w:rFonts w:hint="eastAsia"/>
                <w:iCs/>
                <w:noProof/>
              </w:rPr>
            </w:rPrChange>
          </w:rPr>
          <w:delText>操作规则</w:delText>
        </w:r>
        <w:r w:rsidDel="009E1FA8">
          <w:rPr>
            <w:webHidden/>
          </w:rPr>
          <w:tab/>
          <w:delText>63</w:delText>
        </w:r>
      </w:del>
    </w:p>
    <w:p w14:paraId="6D923095" w14:textId="77777777" w:rsidR="007E7FAB" w:rsidDel="009E1FA8" w:rsidRDefault="007E7FAB">
      <w:pPr>
        <w:pStyle w:val="TOC1"/>
        <w:tabs>
          <w:tab w:val="left" w:pos="800"/>
          <w:tab w:val="right" w:leader="dot" w:pos="9350"/>
        </w:tabs>
        <w:spacing w:before="156" w:after="156"/>
        <w:rPr>
          <w:del w:id="803" w:author="Happy" w:date="2018-08-20T18:40:00Z"/>
          <w:rFonts w:eastAsiaTheme="minorEastAsia" w:cstheme="minorBidi"/>
        </w:rPr>
        <w:pPrChange w:id="804" w:author="Happy" w:date="2018-08-20T18:43:00Z">
          <w:pPr>
            <w:pStyle w:val="TOC4"/>
            <w:tabs>
              <w:tab w:val="right" w:leader="dot" w:pos="9350"/>
            </w:tabs>
            <w:ind w:left="1260"/>
          </w:pPr>
        </w:pPrChange>
      </w:pPr>
      <w:del w:id="805" w:author="Happy" w:date="2018-08-20T18:40:00Z">
        <w:r w:rsidRPr="009E1FA8" w:rsidDel="009E1FA8">
          <w:rPr>
            <w:rStyle w:val="a9"/>
            <w:iCs/>
            <w:noProof/>
            <w:rPrChange w:id="806" w:author="Happy" w:date="2018-08-20T18:40:00Z">
              <w:rPr>
                <w:rStyle w:val="a9"/>
                <w:iCs/>
                <w:noProof/>
              </w:rPr>
            </w:rPrChange>
          </w:rPr>
          <w:delText xml:space="preserve">3.6.6 </w:delText>
        </w:r>
        <w:r w:rsidRPr="009E1FA8" w:rsidDel="009E1FA8">
          <w:rPr>
            <w:rStyle w:val="a9"/>
            <w:rFonts w:hint="eastAsia"/>
            <w:iCs/>
            <w:noProof/>
            <w:rPrChange w:id="807" w:author="Happy" w:date="2018-08-20T18:40:00Z">
              <w:rPr>
                <w:rStyle w:val="a9"/>
                <w:rFonts w:hint="eastAsia"/>
                <w:iCs/>
                <w:noProof/>
              </w:rPr>
            </w:rPrChange>
          </w:rPr>
          <w:delText>提示信息</w:delText>
        </w:r>
        <w:r w:rsidDel="009E1FA8">
          <w:rPr>
            <w:webHidden/>
          </w:rPr>
          <w:tab/>
          <w:delText>63</w:delText>
        </w:r>
      </w:del>
    </w:p>
    <w:p w14:paraId="1C5EB81F" w14:textId="77777777" w:rsidR="007E7FAB" w:rsidDel="009E1FA8" w:rsidRDefault="007E7FAB">
      <w:pPr>
        <w:pStyle w:val="TOC1"/>
        <w:tabs>
          <w:tab w:val="left" w:pos="800"/>
          <w:tab w:val="right" w:leader="dot" w:pos="9350"/>
        </w:tabs>
        <w:spacing w:before="156" w:after="156"/>
        <w:rPr>
          <w:del w:id="808" w:author="Happy" w:date="2018-08-20T18:40:00Z"/>
          <w:rFonts w:eastAsiaTheme="minorEastAsia" w:cstheme="minorBidi"/>
        </w:rPr>
        <w:pPrChange w:id="809" w:author="Happy" w:date="2018-08-20T18:43:00Z">
          <w:pPr>
            <w:pStyle w:val="TOC3"/>
            <w:tabs>
              <w:tab w:val="right" w:leader="dot" w:pos="9350"/>
            </w:tabs>
            <w:ind w:left="840"/>
          </w:pPr>
        </w:pPrChange>
      </w:pPr>
      <w:del w:id="810" w:author="Happy" w:date="2018-08-20T18:40:00Z">
        <w:r w:rsidRPr="009E1FA8" w:rsidDel="009E1FA8">
          <w:rPr>
            <w:rStyle w:val="a9"/>
            <w:noProof/>
            <w:rPrChange w:id="811" w:author="Happy" w:date="2018-08-20T18:40:00Z">
              <w:rPr>
                <w:rStyle w:val="a9"/>
                <w:noProof/>
              </w:rPr>
            </w:rPrChange>
          </w:rPr>
          <w:delText xml:space="preserve">3.7 </w:delText>
        </w:r>
        <w:r w:rsidRPr="009E1FA8" w:rsidDel="009E1FA8">
          <w:rPr>
            <w:rStyle w:val="a9"/>
            <w:rFonts w:hint="eastAsia"/>
            <w:noProof/>
            <w:rPrChange w:id="812" w:author="Happy" w:date="2018-08-20T18:40:00Z">
              <w:rPr>
                <w:rStyle w:val="a9"/>
                <w:rFonts w:hint="eastAsia"/>
                <w:noProof/>
              </w:rPr>
            </w:rPrChange>
          </w:rPr>
          <w:delText>套餐</w:delText>
        </w:r>
        <w:r w:rsidDel="009E1FA8">
          <w:rPr>
            <w:webHidden/>
          </w:rPr>
          <w:tab/>
          <w:delText>63</w:delText>
        </w:r>
      </w:del>
    </w:p>
    <w:p w14:paraId="78CA37A1" w14:textId="77777777" w:rsidR="007E7FAB" w:rsidDel="009E1FA8" w:rsidRDefault="007E7FAB">
      <w:pPr>
        <w:pStyle w:val="TOC1"/>
        <w:tabs>
          <w:tab w:val="left" w:pos="800"/>
          <w:tab w:val="right" w:leader="dot" w:pos="9350"/>
        </w:tabs>
        <w:spacing w:before="156" w:after="156"/>
        <w:rPr>
          <w:del w:id="813" w:author="Happy" w:date="2018-08-20T18:40:00Z"/>
          <w:rFonts w:eastAsiaTheme="minorEastAsia" w:cstheme="minorBidi"/>
        </w:rPr>
        <w:pPrChange w:id="814" w:author="Happy" w:date="2018-08-20T18:43:00Z">
          <w:pPr>
            <w:pStyle w:val="TOC4"/>
            <w:tabs>
              <w:tab w:val="right" w:leader="dot" w:pos="9350"/>
            </w:tabs>
            <w:ind w:left="1260"/>
          </w:pPr>
        </w:pPrChange>
      </w:pPr>
      <w:del w:id="815" w:author="Happy" w:date="2018-08-20T18:40:00Z">
        <w:r w:rsidRPr="009E1FA8" w:rsidDel="009E1FA8">
          <w:rPr>
            <w:rStyle w:val="a9"/>
            <w:iCs/>
            <w:noProof/>
            <w:rPrChange w:id="816" w:author="Happy" w:date="2018-08-20T18:40:00Z">
              <w:rPr>
                <w:rStyle w:val="a9"/>
                <w:iCs/>
                <w:noProof/>
              </w:rPr>
            </w:rPrChange>
          </w:rPr>
          <w:delText xml:space="preserve">3.7.1 </w:delText>
        </w:r>
        <w:r w:rsidRPr="009E1FA8" w:rsidDel="009E1FA8">
          <w:rPr>
            <w:rStyle w:val="a9"/>
            <w:rFonts w:hint="eastAsia"/>
            <w:iCs/>
            <w:noProof/>
            <w:rPrChange w:id="817" w:author="Happy" w:date="2018-08-20T18:40:00Z">
              <w:rPr>
                <w:rStyle w:val="a9"/>
                <w:rFonts w:hint="eastAsia"/>
                <w:iCs/>
                <w:noProof/>
              </w:rPr>
            </w:rPrChange>
          </w:rPr>
          <w:delText>显示内容</w:delText>
        </w:r>
        <w:r w:rsidDel="009E1FA8">
          <w:rPr>
            <w:webHidden/>
          </w:rPr>
          <w:tab/>
          <w:delText>64</w:delText>
        </w:r>
      </w:del>
    </w:p>
    <w:p w14:paraId="00C50870" w14:textId="77777777" w:rsidR="007E7FAB" w:rsidDel="009E1FA8" w:rsidRDefault="007E7FAB">
      <w:pPr>
        <w:pStyle w:val="TOC1"/>
        <w:tabs>
          <w:tab w:val="left" w:pos="800"/>
          <w:tab w:val="right" w:leader="dot" w:pos="9350"/>
        </w:tabs>
        <w:spacing w:before="156" w:after="156"/>
        <w:rPr>
          <w:del w:id="818" w:author="Happy" w:date="2018-08-20T18:40:00Z"/>
          <w:rFonts w:eastAsiaTheme="minorEastAsia" w:cstheme="minorBidi"/>
        </w:rPr>
        <w:pPrChange w:id="819" w:author="Happy" w:date="2018-08-20T18:43:00Z">
          <w:pPr>
            <w:pStyle w:val="TOC4"/>
            <w:tabs>
              <w:tab w:val="right" w:leader="dot" w:pos="9350"/>
            </w:tabs>
            <w:ind w:left="1260"/>
          </w:pPr>
        </w:pPrChange>
      </w:pPr>
      <w:del w:id="820" w:author="Happy" w:date="2018-08-20T18:40:00Z">
        <w:r w:rsidRPr="009E1FA8" w:rsidDel="009E1FA8">
          <w:rPr>
            <w:rStyle w:val="a9"/>
            <w:iCs/>
            <w:noProof/>
            <w:rPrChange w:id="821" w:author="Happy" w:date="2018-08-20T18:40:00Z">
              <w:rPr>
                <w:rStyle w:val="a9"/>
                <w:iCs/>
                <w:noProof/>
              </w:rPr>
            </w:rPrChange>
          </w:rPr>
          <w:delText xml:space="preserve">3.7.2 </w:delText>
        </w:r>
        <w:r w:rsidRPr="009E1FA8" w:rsidDel="009E1FA8">
          <w:rPr>
            <w:rStyle w:val="a9"/>
            <w:rFonts w:hint="eastAsia"/>
            <w:iCs/>
            <w:noProof/>
            <w:rPrChange w:id="822" w:author="Happy" w:date="2018-08-20T18:40:00Z">
              <w:rPr>
                <w:rStyle w:val="a9"/>
                <w:rFonts w:hint="eastAsia"/>
                <w:iCs/>
                <w:noProof/>
              </w:rPr>
            </w:rPrChange>
          </w:rPr>
          <w:delText>出入口</w:delText>
        </w:r>
        <w:r w:rsidDel="009E1FA8">
          <w:rPr>
            <w:webHidden/>
          </w:rPr>
          <w:tab/>
          <w:delText>64</w:delText>
        </w:r>
      </w:del>
    </w:p>
    <w:p w14:paraId="21E1685D" w14:textId="77777777" w:rsidR="007E7FAB" w:rsidDel="009E1FA8" w:rsidRDefault="007E7FAB">
      <w:pPr>
        <w:pStyle w:val="TOC1"/>
        <w:tabs>
          <w:tab w:val="left" w:pos="800"/>
          <w:tab w:val="right" w:leader="dot" w:pos="9350"/>
        </w:tabs>
        <w:spacing w:before="156" w:after="156"/>
        <w:rPr>
          <w:del w:id="823" w:author="Happy" w:date="2018-08-20T18:40:00Z"/>
          <w:rFonts w:eastAsiaTheme="minorEastAsia" w:cstheme="minorBidi"/>
        </w:rPr>
        <w:pPrChange w:id="824" w:author="Happy" w:date="2018-08-20T18:43:00Z">
          <w:pPr>
            <w:pStyle w:val="TOC4"/>
            <w:tabs>
              <w:tab w:val="right" w:leader="dot" w:pos="9350"/>
            </w:tabs>
            <w:ind w:left="1260"/>
          </w:pPr>
        </w:pPrChange>
      </w:pPr>
      <w:del w:id="825" w:author="Happy" w:date="2018-08-20T18:40:00Z">
        <w:r w:rsidRPr="009E1FA8" w:rsidDel="009E1FA8">
          <w:rPr>
            <w:rStyle w:val="a9"/>
            <w:iCs/>
            <w:noProof/>
            <w:rPrChange w:id="826" w:author="Happy" w:date="2018-08-20T18:40:00Z">
              <w:rPr>
                <w:rStyle w:val="a9"/>
                <w:iCs/>
                <w:noProof/>
              </w:rPr>
            </w:rPrChange>
          </w:rPr>
          <w:delText xml:space="preserve">3.7.3 </w:delText>
        </w:r>
        <w:r w:rsidRPr="009E1FA8" w:rsidDel="009E1FA8">
          <w:rPr>
            <w:rStyle w:val="a9"/>
            <w:rFonts w:hint="eastAsia"/>
            <w:iCs/>
            <w:noProof/>
            <w:rPrChange w:id="827" w:author="Happy" w:date="2018-08-20T18:40:00Z">
              <w:rPr>
                <w:rStyle w:val="a9"/>
                <w:rFonts w:hint="eastAsia"/>
                <w:iCs/>
                <w:noProof/>
              </w:rPr>
            </w:rPrChange>
          </w:rPr>
          <w:delText>数据来源</w:delText>
        </w:r>
        <w:r w:rsidDel="009E1FA8">
          <w:rPr>
            <w:webHidden/>
          </w:rPr>
          <w:tab/>
          <w:delText>64</w:delText>
        </w:r>
      </w:del>
    </w:p>
    <w:p w14:paraId="5F6D69B0" w14:textId="77777777" w:rsidR="007E7FAB" w:rsidDel="009E1FA8" w:rsidRDefault="007E7FAB">
      <w:pPr>
        <w:pStyle w:val="TOC1"/>
        <w:tabs>
          <w:tab w:val="left" w:pos="800"/>
          <w:tab w:val="right" w:leader="dot" w:pos="9350"/>
        </w:tabs>
        <w:spacing w:before="156" w:after="156"/>
        <w:rPr>
          <w:del w:id="828" w:author="Happy" w:date="2018-08-20T18:40:00Z"/>
          <w:rFonts w:eastAsiaTheme="minorEastAsia" w:cstheme="minorBidi"/>
        </w:rPr>
        <w:pPrChange w:id="829" w:author="Happy" w:date="2018-08-20T18:43:00Z">
          <w:pPr>
            <w:pStyle w:val="TOC4"/>
            <w:tabs>
              <w:tab w:val="right" w:leader="dot" w:pos="9350"/>
            </w:tabs>
            <w:ind w:left="1260"/>
          </w:pPr>
        </w:pPrChange>
      </w:pPr>
      <w:del w:id="830" w:author="Happy" w:date="2018-08-20T18:40:00Z">
        <w:r w:rsidRPr="009E1FA8" w:rsidDel="009E1FA8">
          <w:rPr>
            <w:rStyle w:val="a9"/>
            <w:iCs/>
            <w:noProof/>
            <w:rPrChange w:id="831" w:author="Happy" w:date="2018-08-20T18:40:00Z">
              <w:rPr>
                <w:rStyle w:val="a9"/>
                <w:iCs/>
                <w:noProof/>
              </w:rPr>
            </w:rPrChange>
          </w:rPr>
          <w:delText xml:space="preserve">3.7.4 </w:delText>
        </w:r>
        <w:r w:rsidRPr="009E1FA8" w:rsidDel="009E1FA8">
          <w:rPr>
            <w:rStyle w:val="a9"/>
            <w:rFonts w:hint="eastAsia"/>
            <w:iCs/>
            <w:noProof/>
            <w:rPrChange w:id="832" w:author="Happy" w:date="2018-08-20T18:40:00Z">
              <w:rPr>
                <w:rStyle w:val="a9"/>
                <w:rFonts w:hint="eastAsia"/>
                <w:iCs/>
                <w:noProof/>
              </w:rPr>
            </w:rPrChange>
          </w:rPr>
          <w:delText>输入项</w:delText>
        </w:r>
        <w:r w:rsidDel="009E1FA8">
          <w:rPr>
            <w:webHidden/>
          </w:rPr>
          <w:tab/>
          <w:delText>64</w:delText>
        </w:r>
      </w:del>
    </w:p>
    <w:p w14:paraId="037C693C" w14:textId="77777777" w:rsidR="007E7FAB" w:rsidDel="009E1FA8" w:rsidRDefault="007E7FAB">
      <w:pPr>
        <w:pStyle w:val="TOC1"/>
        <w:tabs>
          <w:tab w:val="left" w:pos="800"/>
          <w:tab w:val="right" w:leader="dot" w:pos="9350"/>
        </w:tabs>
        <w:spacing w:before="156" w:after="156"/>
        <w:rPr>
          <w:del w:id="833" w:author="Happy" w:date="2018-08-20T18:40:00Z"/>
          <w:rFonts w:eastAsiaTheme="minorEastAsia" w:cstheme="minorBidi"/>
        </w:rPr>
        <w:pPrChange w:id="834" w:author="Happy" w:date="2018-08-20T18:43:00Z">
          <w:pPr>
            <w:pStyle w:val="TOC4"/>
            <w:tabs>
              <w:tab w:val="right" w:leader="dot" w:pos="9350"/>
            </w:tabs>
            <w:ind w:left="1260"/>
          </w:pPr>
        </w:pPrChange>
      </w:pPr>
      <w:del w:id="835" w:author="Happy" w:date="2018-08-20T18:40:00Z">
        <w:r w:rsidRPr="009E1FA8" w:rsidDel="009E1FA8">
          <w:rPr>
            <w:rStyle w:val="a9"/>
            <w:iCs/>
            <w:noProof/>
            <w:rPrChange w:id="836" w:author="Happy" w:date="2018-08-20T18:40:00Z">
              <w:rPr>
                <w:rStyle w:val="a9"/>
                <w:iCs/>
                <w:noProof/>
              </w:rPr>
            </w:rPrChange>
          </w:rPr>
          <w:delText xml:space="preserve">3.7.5 </w:delText>
        </w:r>
        <w:r w:rsidRPr="009E1FA8" w:rsidDel="009E1FA8">
          <w:rPr>
            <w:rStyle w:val="a9"/>
            <w:rFonts w:hint="eastAsia"/>
            <w:iCs/>
            <w:noProof/>
            <w:rPrChange w:id="837" w:author="Happy" w:date="2018-08-20T18:40:00Z">
              <w:rPr>
                <w:rStyle w:val="a9"/>
                <w:rFonts w:hint="eastAsia"/>
                <w:iCs/>
                <w:noProof/>
              </w:rPr>
            </w:rPrChange>
          </w:rPr>
          <w:delText>操作规则</w:delText>
        </w:r>
        <w:r w:rsidDel="009E1FA8">
          <w:rPr>
            <w:webHidden/>
          </w:rPr>
          <w:tab/>
          <w:delText>65</w:delText>
        </w:r>
      </w:del>
    </w:p>
    <w:p w14:paraId="56DDC7F6" w14:textId="77777777" w:rsidR="007E7FAB" w:rsidDel="009E1FA8" w:rsidRDefault="007E7FAB">
      <w:pPr>
        <w:pStyle w:val="TOC1"/>
        <w:tabs>
          <w:tab w:val="left" w:pos="800"/>
          <w:tab w:val="right" w:leader="dot" w:pos="9350"/>
        </w:tabs>
        <w:spacing w:before="156" w:after="156"/>
        <w:rPr>
          <w:del w:id="838" w:author="Happy" w:date="2018-08-20T18:40:00Z"/>
          <w:rFonts w:eastAsiaTheme="minorEastAsia" w:cstheme="minorBidi"/>
        </w:rPr>
        <w:pPrChange w:id="839" w:author="Happy" w:date="2018-08-20T18:43:00Z">
          <w:pPr>
            <w:pStyle w:val="TOC4"/>
            <w:tabs>
              <w:tab w:val="right" w:leader="dot" w:pos="9350"/>
            </w:tabs>
            <w:ind w:left="1260"/>
          </w:pPr>
        </w:pPrChange>
      </w:pPr>
      <w:del w:id="840" w:author="Happy" w:date="2018-08-20T18:40:00Z">
        <w:r w:rsidRPr="009E1FA8" w:rsidDel="009E1FA8">
          <w:rPr>
            <w:rStyle w:val="a9"/>
            <w:iCs/>
            <w:noProof/>
            <w:rPrChange w:id="841" w:author="Happy" w:date="2018-08-20T18:40:00Z">
              <w:rPr>
                <w:rStyle w:val="a9"/>
                <w:iCs/>
                <w:noProof/>
              </w:rPr>
            </w:rPrChange>
          </w:rPr>
          <w:delText xml:space="preserve">3.7.6 </w:delText>
        </w:r>
        <w:r w:rsidRPr="009E1FA8" w:rsidDel="009E1FA8">
          <w:rPr>
            <w:rStyle w:val="a9"/>
            <w:rFonts w:hint="eastAsia"/>
            <w:iCs/>
            <w:noProof/>
            <w:rPrChange w:id="842" w:author="Happy" w:date="2018-08-20T18:40:00Z">
              <w:rPr>
                <w:rStyle w:val="a9"/>
                <w:rFonts w:hint="eastAsia"/>
                <w:iCs/>
                <w:noProof/>
              </w:rPr>
            </w:rPrChange>
          </w:rPr>
          <w:delText>提示信息</w:delText>
        </w:r>
        <w:r w:rsidDel="009E1FA8">
          <w:rPr>
            <w:webHidden/>
          </w:rPr>
          <w:tab/>
          <w:delText>65</w:delText>
        </w:r>
      </w:del>
    </w:p>
    <w:p w14:paraId="154D05CE" w14:textId="77777777" w:rsidR="007E7FAB" w:rsidDel="009E1FA8" w:rsidRDefault="007E7FAB">
      <w:pPr>
        <w:pStyle w:val="TOC1"/>
        <w:tabs>
          <w:tab w:val="left" w:pos="800"/>
          <w:tab w:val="right" w:leader="dot" w:pos="9350"/>
        </w:tabs>
        <w:spacing w:before="156" w:after="156"/>
        <w:rPr>
          <w:del w:id="843" w:author="Happy" w:date="2018-08-20T18:40:00Z"/>
          <w:rFonts w:eastAsiaTheme="minorEastAsia" w:cstheme="minorBidi"/>
        </w:rPr>
        <w:pPrChange w:id="844" w:author="Happy" w:date="2018-08-20T18:43:00Z">
          <w:pPr>
            <w:pStyle w:val="TOC3"/>
            <w:tabs>
              <w:tab w:val="right" w:leader="dot" w:pos="9350"/>
            </w:tabs>
            <w:ind w:left="840"/>
          </w:pPr>
        </w:pPrChange>
      </w:pPr>
      <w:del w:id="845" w:author="Happy" w:date="2018-08-20T18:40:00Z">
        <w:r w:rsidRPr="009E1FA8" w:rsidDel="009E1FA8">
          <w:rPr>
            <w:rStyle w:val="a9"/>
            <w:noProof/>
            <w:rPrChange w:id="846" w:author="Happy" w:date="2018-08-20T18:40:00Z">
              <w:rPr>
                <w:rStyle w:val="a9"/>
                <w:noProof/>
              </w:rPr>
            </w:rPrChange>
          </w:rPr>
          <w:delText xml:space="preserve">3.8 </w:delText>
        </w:r>
        <w:r w:rsidRPr="009E1FA8" w:rsidDel="009E1FA8">
          <w:rPr>
            <w:rStyle w:val="a9"/>
            <w:rFonts w:hint="eastAsia"/>
            <w:noProof/>
            <w:rPrChange w:id="847" w:author="Happy" w:date="2018-08-20T18:40:00Z">
              <w:rPr>
                <w:rStyle w:val="a9"/>
                <w:rFonts w:hint="eastAsia"/>
                <w:noProof/>
              </w:rPr>
            </w:rPrChange>
          </w:rPr>
          <w:delText>自定义菜品</w:delText>
        </w:r>
        <w:r w:rsidDel="009E1FA8">
          <w:rPr>
            <w:webHidden/>
          </w:rPr>
          <w:tab/>
          <w:delText>66</w:delText>
        </w:r>
      </w:del>
    </w:p>
    <w:p w14:paraId="46E476B8" w14:textId="77777777" w:rsidR="007E7FAB" w:rsidDel="009E1FA8" w:rsidRDefault="007E7FAB">
      <w:pPr>
        <w:pStyle w:val="TOC1"/>
        <w:tabs>
          <w:tab w:val="left" w:pos="800"/>
          <w:tab w:val="right" w:leader="dot" w:pos="9350"/>
        </w:tabs>
        <w:spacing w:before="156" w:after="156"/>
        <w:rPr>
          <w:del w:id="848" w:author="Happy" w:date="2018-08-20T18:40:00Z"/>
          <w:rFonts w:eastAsiaTheme="minorEastAsia" w:cstheme="minorBidi"/>
        </w:rPr>
        <w:pPrChange w:id="849" w:author="Happy" w:date="2018-08-20T18:43:00Z">
          <w:pPr>
            <w:pStyle w:val="TOC4"/>
            <w:tabs>
              <w:tab w:val="right" w:leader="dot" w:pos="9350"/>
            </w:tabs>
            <w:ind w:left="1260"/>
          </w:pPr>
        </w:pPrChange>
      </w:pPr>
      <w:del w:id="850" w:author="Happy" w:date="2018-08-20T18:40:00Z">
        <w:r w:rsidRPr="009E1FA8" w:rsidDel="009E1FA8">
          <w:rPr>
            <w:rStyle w:val="a9"/>
            <w:iCs/>
            <w:noProof/>
            <w:rPrChange w:id="851" w:author="Happy" w:date="2018-08-20T18:40:00Z">
              <w:rPr>
                <w:rStyle w:val="a9"/>
                <w:iCs/>
                <w:noProof/>
              </w:rPr>
            </w:rPrChange>
          </w:rPr>
          <w:delText xml:space="preserve">3.8.1 </w:delText>
        </w:r>
        <w:r w:rsidRPr="009E1FA8" w:rsidDel="009E1FA8">
          <w:rPr>
            <w:rStyle w:val="a9"/>
            <w:rFonts w:hint="eastAsia"/>
            <w:iCs/>
            <w:noProof/>
            <w:rPrChange w:id="852" w:author="Happy" w:date="2018-08-20T18:40:00Z">
              <w:rPr>
                <w:rStyle w:val="a9"/>
                <w:rFonts w:hint="eastAsia"/>
                <w:iCs/>
                <w:noProof/>
              </w:rPr>
            </w:rPrChange>
          </w:rPr>
          <w:delText>显示内容</w:delText>
        </w:r>
        <w:r w:rsidDel="009E1FA8">
          <w:rPr>
            <w:webHidden/>
          </w:rPr>
          <w:tab/>
          <w:delText>66</w:delText>
        </w:r>
      </w:del>
    </w:p>
    <w:p w14:paraId="45AB443D" w14:textId="77777777" w:rsidR="007E7FAB" w:rsidDel="009E1FA8" w:rsidRDefault="007E7FAB">
      <w:pPr>
        <w:pStyle w:val="TOC1"/>
        <w:tabs>
          <w:tab w:val="left" w:pos="800"/>
          <w:tab w:val="right" w:leader="dot" w:pos="9350"/>
        </w:tabs>
        <w:spacing w:before="156" w:after="156"/>
        <w:rPr>
          <w:del w:id="853" w:author="Happy" w:date="2018-08-20T18:40:00Z"/>
          <w:rFonts w:eastAsiaTheme="minorEastAsia" w:cstheme="minorBidi"/>
        </w:rPr>
        <w:pPrChange w:id="854" w:author="Happy" w:date="2018-08-20T18:43:00Z">
          <w:pPr>
            <w:pStyle w:val="TOC4"/>
            <w:tabs>
              <w:tab w:val="right" w:leader="dot" w:pos="9350"/>
            </w:tabs>
            <w:ind w:left="1260"/>
          </w:pPr>
        </w:pPrChange>
      </w:pPr>
      <w:del w:id="855" w:author="Happy" w:date="2018-08-20T18:40:00Z">
        <w:r w:rsidRPr="009E1FA8" w:rsidDel="009E1FA8">
          <w:rPr>
            <w:rStyle w:val="a9"/>
            <w:iCs/>
            <w:noProof/>
            <w:rPrChange w:id="856" w:author="Happy" w:date="2018-08-20T18:40:00Z">
              <w:rPr>
                <w:rStyle w:val="a9"/>
                <w:iCs/>
                <w:noProof/>
              </w:rPr>
            </w:rPrChange>
          </w:rPr>
          <w:delText xml:space="preserve">3.8.2 </w:delText>
        </w:r>
        <w:r w:rsidRPr="009E1FA8" w:rsidDel="009E1FA8">
          <w:rPr>
            <w:rStyle w:val="a9"/>
            <w:rFonts w:hint="eastAsia"/>
            <w:iCs/>
            <w:noProof/>
            <w:rPrChange w:id="857" w:author="Happy" w:date="2018-08-20T18:40:00Z">
              <w:rPr>
                <w:rStyle w:val="a9"/>
                <w:rFonts w:hint="eastAsia"/>
                <w:iCs/>
                <w:noProof/>
              </w:rPr>
            </w:rPrChange>
          </w:rPr>
          <w:delText>出入口</w:delText>
        </w:r>
        <w:r w:rsidDel="009E1FA8">
          <w:rPr>
            <w:webHidden/>
          </w:rPr>
          <w:tab/>
          <w:delText>66</w:delText>
        </w:r>
      </w:del>
    </w:p>
    <w:p w14:paraId="5665B85E" w14:textId="77777777" w:rsidR="007E7FAB" w:rsidDel="009E1FA8" w:rsidRDefault="007E7FAB">
      <w:pPr>
        <w:pStyle w:val="TOC1"/>
        <w:tabs>
          <w:tab w:val="left" w:pos="800"/>
          <w:tab w:val="right" w:leader="dot" w:pos="9350"/>
        </w:tabs>
        <w:spacing w:before="156" w:after="156"/>
        <w:rPr>
          <w:del w:id="858" w:author="Happy" w:date="2018-08-20T18:40:00Z"/>
          <w:rFonts w:eastAsiaTheme="minorEastAsia" w:cstheme="minorBidi"/>
        </w:rPr>
        <w:pPrChange w:id="859" w:author="Happy" w:date="2018-08-20T18:43:00Z">
          <w:pPr>
            <w:pStyle w:val="TOC4"/>
            <w:tabs>
              <w:tab w:val="right" w:leader="dot" w:pos="9350"/>
            </w:tabs>
            <w:ind w:left="1260"/>
          </w:pPr>
        </w:pPrChange>
      </w:pPr>
      <w:del w:id="860" w:author="Happy" w:date="2018-08-20T18:40:00Z">
        <w:r w:rsidRPr="009E1FA8" w:rsidDel="009E1FA8">
          <w:rPr>
            <w:rStyle w:val="a9"/>
            <w:iCs/>
            <w:noProof/>
            <w:rPrChange w:id="861" w:author="Happy" w:date="2018-08-20T18:40:00Z">
              <w:rPr>
                <w:rStyle w:val="a9"/>
                <w:iCs/>
                <w:noProof/>
              </w:rPr>
            </w:rPrChange>
          </w:rPr>
          <w:delText xml:space="preserve">3.8.3 </w:delText>
        </w:r>
        <w:r w:rsidRPr="009E1FA8" w:rsidDel="009E1FA8">
          <w:rPr>
            <w:rStyle w:val="a9"/>
            <w:rFonts w:hint="eastAsia"/>
            <w:iCs/>
            <w:noProof/>
            <w:rPrChange w:id="862" w:author="Happy" w:date="2018-08-20T18:40:00Z">
              <w:rPr>
                <w:rStyle w:val="a9"/>
                <w:rFonts w:hint="eastAsia"/>
                <w:iCs/>
                <w:noProof/>
              </w:rPr>
            </w:rPrChange>
          </w:rPr>
          <w:delText>数据来源</w:delText>
        </w:r>
        <w:r w:rsidDel="009E1FA8">
          <w:rPr>
            <w:webHidden/>
          </w:rPr>
          <w:tab/>
          <w:delText>67</w:delText>
        </w:r>
      </w:del>
    </w:p>
    <w:p w14:paraId="175ED0AF" w14:textId="77777777" w:rsidR="007E7FAB" w:rsidDel="009E1FA8" w:rsidRDefault="007E7FAB">
      <w:pPr>
        <w:pStyle w:val="TOC1"/>
        <w:tabs>
          <w:tab w:val="left" w:pos="800"/>
          <w:tab w:val="right" w:leader="dot" w:pos="9350"/>
        </w:tabs>
        <w:spacing w:before="156" w:after="156"/>
        <w:rPr>
          <w:del w:id="863" w:author="Happy" w:date="2018-08-20T18:40:00Z"/>
          <w:rFonts w:eastAsiaTheme="minorEastAsia" w:cstheme="minorBidi"/>
        </w:rPr>
        <w:pPrChange w:id="864" w:author="Happy" w:date="2018-08-20T18:43:00Z">
          <w:pPr>
            <w:pStyle w:val="TOC4"/>
            <w:tabs>
              <w:tab w:val="right" w:leader="dot" w:pos="9350"/>
            </w:tabs>
            <w:ind w:left="1260"/>
          </w:pPr>
        </w:pPrChange>
      </w:pPr>
      <w:del w:id="865" w:author="Happy" w:date="2018-08-20T18:40:00Z">
        <w:r w:rsidRPr="009E1FA8" w:rsidDel="009E1FA8">
          <w:rPr>
            <w:rStyle w:val="a9"/>
            <w:iCs/>
            <w:noProof/>
            <w:rPrChange w:id="866" w:author="Happy" w:date="2018-08-20T18:40:00Z">
              <w:rPr>
                <w:rStyle w:val="a9"/>
                <w:iCs/>
                <w:noProof/>
              </w:rPr>
            </w:rPrChange>
          </w:rPr>
          <w:delText xml:space="preserve">3.8.4 </w:delText>
        </w:r>
        <w:r w:rsidRPr="009E1FA8" w:rsidDel="009E1FA8">
          <w:rPr>
            <w:rStyle w:val="a9"/>
            <w:rFonts w:hint="eastAsia"/>
            <w:iCs/>
            <w:noProof/>
            <w:rPrChange w:id="867" w:author="Happy" w:date="2018-08-20T18:40:00Z">
              <w:rPr>
                <w:rStyle w:val="a9"/>
                <w:rFonts w:hint="eastAsia"/>
                <w:iCs/>
                <w:noProof/>
              </w:rPr>
            </w:rPrChange>
          </w:rPr>
          <w:delText>输入项</w:delText>
        </w:r>
        <w:r w:rsidDel="009E1FA8">
          <w:rPr>
            <w:webHidden/>
          </w:rPr>
          <w:tab/>
          <w:delText>67</w:delText>
        </w:r>
      </w:del>
    </w:p>
    <w:p w14:paraId="2B787795" w14:textId="77777777" w:rsidR="007E7FAB" w:rsidDel="009E1FA8" w:rsidRDefault="007E7FAB">
      <w:pPr>
        <w:pStyle w:val="TOC1"/>
        <w:tabs>
          <w:tab w:val="left" w:pos="800"/>
          <w:tab w:val="right" w:leader="dot" w:pos="9350"/>
        </w:tabs>
        <w:spacing w:before="156" w:after="156"/>
        <w:rPr>
          <w:del w:id="868" w:author="Happy" w:date="2018-08-20T18:40:00Z"/>
          <w:rFonts w:eastAsiaTheme="minorEastAsia" w:cstheme="minorBidi"/>
        </w:rPr>
        <w:pPrChange w:id="869" w:author="Happy" w:date="2018-08-20T18:43:00Z">
          <w:pPr>
            <w:pStyle w:val="TOC4"/>
            <w:tabs>
              <w:tab w:val="right" w:leader="dot" w:pos="9350"/>
            </w:tabs>
            <w:ind w:left="1260"/>
          </w:pPr>
        </w:pPrChange>
      </w:pPr>
      <w:del w:id="870" w:author="Happy" w:date="2018-08-20T18:40:00Z">
        <w:r w:rsidRPr="009E1FA8" w:rsidDel="009E1FA8">
          <w:rPr>
            <w:rStyle w:val="a9"/>
            <w:iCs/>
            <w:noProof/>
            <w:rPrChange w:id="871" w:author="Happy" w:date="2018-08-20T18:40:00Z">
              <w:rPr>
                <w:rStyle w:val="a9"/>
                <w:iCs/>
                <w:noProof/>
              </w:rPr>
            </w:rPrChange>
          </w:rPr>
          <w:delText xml:space="preserve">3.8.5 </w:delText>
        </w:r>
        <w:r w:rsidRPr="009E1FA8" w:rsidDel="009E1FA8">
          <w:rPr>
            <w:rStyle w:val="a9"/>
            <w:rFonts w:hint="eastAsia"/>
            <w:iCs/>
            <w:noProof/>
            <w:rPrChange w:id="872" w:author="Happy" w:date="2018-08-20T18:40:00Z">
              <w:rPr>
                <w:rStyle w:val="a9"/>
                <w:rFonts w:hint="eastAsia"/>
                <w:iCs/>
                <w:noProof/>
              </w:rPr>
            </w:rPrChange>
          </w:rPr>
          <w:delText>操作规则</w:delText>
        </w:r>
        <w:r w:rsidDel="009E1FA8">
          <w:rPr>
            <w:webHidden/>
          </w:rPr>
          <w:tab/>
          <w:delText>67</w:delText>
        </w:r>
      </w:del>
    </w:p>
    <w:p w14:paraId="479056D6" w14:textId="77777777" w:rsidR="007E7FAB" w:rsidDel="009E1FA8" w:rsidRDefault="007E7FAB">
      <w:pPr>
        <w:pStyle w:val="TOC1"/>
        <w:tabs>
          <w:tab w:val="left" w:pos="800"/>
          <w:tab w:val="right" w:leader="dot" w:pos="9350"/>
        </w:tabs>
        <w:spacing w:before="156" w:after="156"/>
        <w:rPr>
          <w:del w:id="873" w:author="Happy" w:date="2018-08-20T18:40:00Z"/>
          <w:rFonts w:eastAsiaTheme="minorEastAsia" w:cstheme="minorBidi"/>
        </w:rPr>
        <w:pPrChange w:id="874" w:author="Happy" w:date="2018-08-20T18:43:00Z">
          <w:pPr>
            <w:pStyle w:val="TOC4"/>
            <w:tabs>
              <w:tab w:val="right" w:leader="dot" w:pos="9350"/>
            </w:tabs>
            <w:ind w:left="1260"/>
          </w:pPr>
        </w:pPrChange>
      </w:pPr>
      <w:del w:id="875" w:author="Happy" w:date="2018-08-20T18:40:00Z">
        <w:r w:rsidRPr="009E1FA8" w:rsidDel="009E1FA8">
          <w:rPr>
            <w:rStyle w:val="a9"/>
            <w:iCs/>
            <w:noProof/>
            <w:rPrChange w:id="876" w:author="Happy" w:date="2018-08-20T18:40:00Z">
              <w:rPr>
                <w:rStyle w:val="a9"/>
                <w:iCs/>
                <w:noProof/>
              </w:rPr>
            </w:rPrChange>
          </w:rPr>
          <w:delText xml:space="preserve">3.8.6 </w:delText>
        </w:r>
        <w:r w:rsidRPr="009E1FA8" w:rsidDel="009E1FA8">
          <w:rPr>
            <w:rStyle w:val="a9"/>
            <w:rFonts w:hint="eastAsia"/>
            <w:iCs/>
            <w:noProof/>
            <w:rPrChange w:id="877" w:author="Happy" w:date="2018-08-20T18:40:00Z">
              <w:rPr>
                <w:rStyle w:val="a9"/>
                <w:rFonts w:hint="eastAsia"/>
                <w:iCs/>
                <w:noProof/>
              </w:rPr>
            </w:rPrChange>
          </w:rPr>
          <w:delText>提示信息</w:delText>
        </w:r>
        <w:r w:rsidDel="009E1FA8">
          <w:rPr>
            <w:webHidden/>
          </w:rPr>
          <w:tab/>
          <w:delText>67</w:delText>
        </w:r>
      </w:del>
    </w:p>
    <w:p w14:paraId="07602311" w14:textId="77777777" w:rsidR="007E7FAB" w:rsidDel="009E1FA8" w:rsidRDefault="007E7FAB">
      <w:pPr>
        <w:pStyle w:val="TOC1"/>
        <w:tabs>
          <w:tab w:val="left" w:pos="800"/>
          <w:tab w:val="right" w:leader="dot" w:pos="9350"/>
        </w:tabs>
        <w:spacing w:before="156" w:after="156"/>
        <w:rPr>
          <w:del w:id="878" w:author="Happy" w:date="2018-08-20T18:40:00Z"/>
          <w:rFonts w:eastAsiaTheme="minorEastAsia" w:cstheme="minorBidi"/>
        </w:rPr>
        <w:pPrChange w:id="879" w:author="Happy" w:date="2018-08-20T18:43:00Z">
          <w:pPr>
            <w:pStyle w:val="TOC2"/>
            <w:tabs>
              <w:tab w:val="left" w:pos="800"/>
              <w:tab w:val="right" w:leader="dot" w:pos="9350"/>
            </w:tabs>
            <w:ind w:left="420"/>
          </w:pPr>
        </w:pPrChange>
      </w:pPr>
      <w:del w:id="880" w:author="Happy" w:date="2018-08-20T18:40:00Z">
        <w:r w:rsidRPr="009E1FA8" w:rsidDel="009E1FA8">
          <w:rPr>
            <w:rStyle w:val="a9"/>
            <w:noProof/>
            <w:snapToGrid w:val="0"/>
            <w:w w:val="0"/>
            <w:kern w:val="0"/>
            <w:rPrChange w:id="881" w:author="Happy" w:date="2018-08-20T18:40:00Z">
              <w:rPr>
                <w:rStyle w:val="a9"/>
                <w:noProof/>
                <w:snapToGrid w:val="0"/>
                <w:w w:val="0"/>
                <w:kern w:val="0"/>
              </w:rPr>
            </w:rPrChange>
          </w:rPr>
          <w:delText>4.</w:delText>
        </w:r>
        <w:r w:rsidDel="009E1FA8">
          <w:rPr>
            <w:rFonts w:eastAsiaTheme="minorEastAsia" w:cstheme="minorBidi"/>
          </w:rPr>
          <w:tab/>
        </w:r>
        <w:r w:rsidRPr="009E1FA8" w:rsidDel="009E1FA8">
          <w:rPr>
            <w:rStyle w:val="a9"/>
            <w:rFonts w:hint="eastAsia"/>
            <w:noProof/>
            <w:rPrChange w:id="882" w:author="Happy" w:date="2018-08-20T18:40:00Z">
              <w:rPr>
                <w:rStyle w:val="a9"/>
                <w:rFonts w:hint="eastAsia"/>
                <w:noProof/>
              </w:rPr>
            </w:rPrChange>
          </w:rPr>
          <w:delText>订单详情</w:delText>
        </w:r>
        <w:r w:rsidDel="009E1FA8">
          <w:rPr>
            <w:webHidden/>
          </w:rPr>
          <w:tab/>
          <w:delText>67</w:delText>
        </w:r>
      </w:del>
    </w:p>
    <w:p w14:paraId="0E2DF60E" w14:textId="77777777" w:rsidR="007E7FAB" w:rsidDel="009E1FA8" w:rsidRDefault="007E7FAB">
      <w:pPr>
        <w:pStyle w:val="TOC1"/>
        <w:tabs>
          <w:tab w:val="left" w:pos="800"/>
          <w:tab w:val="right" w:leader="dot" w:pos="9350"/>
        </w:tabs>
        <w:spacing w:before="156" w:after="156"/>
        <w:rPr>
          <w:del w:id="883" w:author="Happy" w:date="2018-08-20T18:40:00Z"/>
          <w:rFonts w:eastAsiaTheme="minorEastAsia" w:cstheme="minorBidi"/>
        </w:rPr>
        <w:pPrChange w:id="884" w:author="Happy" w:date="2018-08-20T18:43:00Z">
          <w:pPr>
            <w:pStyle w:val="TOC3"/>
            <w:tabs>
              <w:tab w:val="right" w:leader="dot" w:pos="9350"/>
            </w:tabs>
            <w:ind w:left="840"/>
          </w:pPr>
        </w:pPrChange>
      </w:pPr>
      <w:del w:id="885" w:author="Happy" w:date="2018-08-20T18:40:00Z">
        <w:r w:rsidRPr="009E1FA8" w:rsidDel="009E1FA8">
          <w:rPr>
            <w:rStyle w:val="a9"/>
            <w:noProof/>
            <w:rPrChange w:id="886" w:author="Happy" w:date="2018-08-20T18:40:00Z">
              <w:rPr>
                <w:rStyle w:val="a9"/>
                <w:noProof/>
              </w:rPr>
            </w:rPrChange>
          </w:rPr>
          <w:delText xml:space="preserve">4.1 </w:delText>
        </w:r>
        <w:r w:rsidRPr="009E1FA8" w:rsidDel="009E1FA8">
          <w:rPr>
            <w:rStyle w:val="a9"/>
            <w:rFonts w:hint="eastAsia"/>
            <w:noProof/>
            <w:rPrChange w:id="887" w:author="Happy" w:date="2018-08-20T18:40:00Z">
              <w:rPr>
                <w:rStyle w:val="a9"/>
                <w:rFonts w:hint="eastAsia"/>
                <w:noProof/>
              </w:rPr>
            </w:rPrChange>
          </w:rPr>
          <w:delText>订单详情（就餐中）</w:delText>
        </w:r>
        <w:r w:rsidDel="009E1FA8">
          <w:rPr>
            <w:webHidden/>
          </w:rPr>
          <w:tab/>
          <w:delText>68</w:delText>
        </w:r>
      </w:del>
    </w:p>
    <w:p w14:paraId="14453761" w14:textId="77777777" w:rsidR="007E7FAB" w:rsidDel="009E1FA8" w:rsidRDefault="007E7FAB">
      <w:pPr>
        <w:pStyle w:val="TOC1"/>
        <w:tabs>
          <w:tab w:val="left" w:pos="800"/>
          <w:tab w:val="right" w:leader="dot" w:pos="9350"/>
        </w:tabs>
        <w:spacing w:before="156" w:after="156"/>
        <w:rPr>
          <w:del w:id="888" w:author="Happy" w:date="2018-08-20T18:40:00Z"/>
          <w:rFonts w:eastAsiaTheme="minorEastAsia" w:cstheme="minorBidi"/>
        </w:rPr>
        <w:pPrChange w:id="889" w:author="Happy" w:date="2018-08-20T18:43:00Z">
          <w:pPr>
            <w:pStyle w:val="TOC4"/>
            <w:tabs>
              <w:tab w:val="right" w:leader="dot" w:pos="9350"/>
            </w:tabs>
            <w:ind w:left="1260"/>
          </w:pPr>
        </w:pPrChange>
      </w:pPr>
      <w:del w:id="890" w:author="Happy" w:date="2018-08-20T18:40:00Z">
        <w:r w:rsidRPr="009E1FA8" w:rsidDel="009E1FA8">
          <w:rPr>
            <w:rStyle w:val="a9"/>
            <w:iCs/>
            <w:noProof/>
            <w:rPrChange w:id="891" w:author="Happy" w:date="2018-08-20T18:40:00Z">
              <w:rPr>
                <w:rStyle w:val="a9"/>
                <w:iCs/>
                <w:noProof/>
              </w:rPr>
            </w:rPrChange>
          </w:rPr>
          <w:delText xml:space="preserve">4.1.1 </w:delText>
        </w:r>
        <w:r w:rsidRPr="009E1FA8" w:rsidDel="009E1FA8">
          <w:rPr>
            <w:rStyle w:val="a9"/>
            <w:rFonts w:hint="eastAsia"/>
            <w:iCs/>
            <w:noProof/>
            <w:rPrChange w:id="892" w:author="Happy" w:date="2018-08-20T18:40:00Z">
              <w:rPr>
                <w:rStyle w:val="a9"/>
                <w:rFonts w:hint="eastAsia"/>
                <w:iCs/>
                <w:noProof/>
              </w:rPr>
            </w:rPrChange>
          </w:rPr>
          <w:delText>显示内容</w:delText>
        </w:r>
        <w:r w:rsidDel="009E1FA8">
          <w:rPr>
            <w:webHidden/>
          </w:rPr>
          <w:tab/>
          <w:delText>68</w:delText>
        </w:r>
      </w:del>
    </w:p>
    <w:p w14:paraId="3E6A31DF" w14:textId="77777777" w:rsidR="007E7FAB" w:rsidDel="009E1FA8" w:rsidRDefault="007E7FAB">
      <w:pPr>
        <w:pStyle w:val="TOC1"/>
        <w:tabs>
          <w:tab w:val="left" w:pos="800"/>
          <w:tab w:val="right" w:leader="dot" w:pos="9350"/>
        </w:tabs>
        <w:spacing w:before="156" w:after="156"/>
        <w:rPr>
          <w:del w:id="893" w:author="Happy" w:date="2018-08-20T18:40:00Z"/>
          <w:rFonts w:eastAsiaTheme="minorEastAsia" w:cstheme="minorBidi"/>
        </w:rPr>
        <w:pPrChange w:id="894" w:author="Happy" w:date="2018-08-20T18:43:00Z">
          <w:pPr>
            <w:pStyle w:val="TOC4"/>
            <w:tabs>
              <w:tab w:val="right" w:leader="dot" w:pos="9350"/>
            </w:tabs>
            <w:ind w:left="1260"/>
          </w:pPr>
        </w:pPrChange>
      </w:pPr>
      <w:del w:id="895" w:author="Happy" w:date="2018-08-20T18:40:00Z">
        <w:r w:rsidRPr="009E1FA8" w:rsidDel="009E1FA8">
          <w:rPr>
            <w:rStyle w:val="a9"/>
            <w:iCs/>
            <w:noProof/>
            <w:rPrChange w:id="896" w:author="Happy" w:date="2018-08-20T18:40:00Z">
              <w:rPr>
                <w:rStyle w:val="a9"/>
                <w:iCs/>
                <w:noProof/>
              </w:rPr>
            </w:rPrChange>
          </w:rPr>
          <w:delText xml:space="preserve">4.1.2 </w:delText>
        </w:r>
        <w:r w:rsidRPr="009E1FA8" w:rsidDel="009E1FA8">
          <w:rPr>
            <w:rStyle w:val="a9"/>
            <w:rFonts w:hint="eastAsia"/>
            <w:iCs/>
            <w:noProof/>
            <w:rPrChange w:id="897" w:author="Happy" w:date="2018-08-20T18:40:00Z">
              <w:rPr>
                <w:rStyle w:val="a9"/>
                <w:rFonts w:hint="eastAsia"/>
                <w:iCs/>
                <w:noProof/>
              </w:rPr>
            </w:rPrChange>
          </w:rPr>
          <w:delText>出入口</w:delText>
        </w:r>
        <w:r w:rsidDel="009E1FA8">
          <w:rPr>
            <w:webHidden/>
          </w:rPr>
          <w:tab/>
          <w:delText>69</w:delText>
        </w:r>
      </w:del>
    </w:p>
    <w:p w14:paraId="0B08033E" w14:textId="77777777" w:rsidR="007E7FAB" w:rsidDel="009E1FA8" w:rsidRDefault="007E7FAB">
      <w:pPr>
        <w:pStyle w:val="TOC1"/>
        <w:tabs>
          <w:tab w:val="left" w:pos="800"/>
          <w:tab w:val="right" w:leader="dot" w:pos="9350"/>
        </w:tabs>
        <w:spacing w:before="156" w:after="156"/>
        <w:rPr>
          <w:del w:id="898" w:author="Happy" w:date="2018-08-20T18:40:00Z"/>
          <w:rFonts w:eastAsiaTheme="minorEastAsia" w:cstheme="minorBidi"/>
        </w:rPr>
        <w:pPrChange w:id="899" w:author="Happy" w:date="2018-08-20T18:43:00Z">
          <w:pPr>
            <w:pStyle w:val="TOC4"/>
            <w:tabs>
              <w:tab w:val="right" w:leader="dot" w:pos="9350"/>
            </w:tabs>
            <w:ind w:left="1260"/>
          </w:pPr>
        </w:pPrChange>
      </w:pPr>
      <w:del w:id="900" w:author="Happy" w:date="2018-08-20T18:40:00Z">
        <w:r w:rsidRPr="009E1FA8" w:rsidDel="009E1FA8">
          <w:rPr>
            <w:rStyle w:val="a9"/>
            <w:iCs/>
            <w:noProof/>
            <w:rPrChange w:id="901" w:author="Happy" w:date="2018-08-20T18:40:00Z">
              <w:rPr>
                <w:rStyle w:val="a9"/>
                <w:iCs/>
                <w:noProof/>
              </w:rPr>
            </w:rPrChange>
          </w:rPr>
          <w:delText xml:space="preserve">4.1.3 </w:delText>
        </w:r>
        <w:r w:rsidRPr="009E1FA8" w:rsidDel="009E1FA8">
          <w:rPr>
            <w:rStyle w:val="a9"/>
            <w:rFonts w:hint="eastAsia"/>
            <w:iCs/>
            <w:noProof/>
            <w:rPrChange w:id="902" w:author="Happy" w:date="2018-08-20T18:40:00Z">
              <w:rPr>
                <w:rStyle w:val="a9"/>
                <w:rFonts w:hint="eastAsia"/>
                <w:iCs/>
                <w:noProof/>
              </w:rPr>
            </w:rPrChange>
          </w:rPr>
          <w:delText>数据来源</w:delText>
        </w:r>
        <w:r w:rsidDel="009E1FA8">
          <w:rPr>
            <w:webHidden/>
          </w:rPr>
          <w:tab/>
          <w:delText>69</w:delText>
        </w:r>
      </w:del>
    </w:p>
    <w:p w14:paraId="4D712316" w14:textId="77777777" w:rsidR="007E7FAB" w:rsidDel="009E1FA8" w:rsidRDefault="007E7FAB">
      <w:pPr>
        <w:pStyle w:val="TOC1"/>
        <w:tabs>
          <w:tab w:val="left" w:pos="800"/>
          <w:tab w:val="right" w:leader="dot" w:pos="9350"/>
        </w:tabs>
        <w:spacing w:before="156" w:after="156"/>
        <w:rPr>
          <w:del w:id="903" w:author="Happy" w:date="2018-08-20T18:40:00Z"/>
          <w:rFonts w:eastAsiaTheme="minorEastAsia" w:cstheme="minorBidi"/>
        </w:rPr>
        <w:pPrChange w:id="904" w:author="Happy" w:date="2018-08-20T18:43:00Z">
          <w:pPr>
            <w:pStyle w:val="TOC4"/>
            <w:tabs>
              <w:tab w:val="right" w:leader="dot" w:pos="9350"/>
            </w:tabs>
            <w:ind w:left="1260"/>
          </w:pPr>
        </w:pPrChange>
      </w:pPr>
      <w:del w:id="905" w:author="Happy" w:date="2018-08-20T18:40:00Z">
        <w:r w:rsidRPr="009E1FA8" w:rsidDel="009E1FA8">
          <w:rPr>
            <w:rStyle w:val="a9"/>
            <w:iCs/>
            <w:noProof/>
            <w:rPrChange w:id="906" w:author="Happy" w:date="2018-08-20T18:40:00Z">
              <w:rPr>
                <w:rStyle w:val="a9"/>
                <w:iCs/>
                <w:noProof/>
              </w:rPr>
            </w:rPrChange>
          </w:rPr>
          <w:delText xml:space="preserve">4.1.4 </w:delText>
        </w:r>
        <w:r w:rsidRPr="009E1FA8" w:rsidDel="009E1FA8">
          <w:rPr>
            <w:rStyle w:val="a9"/>
            <w:rFonts w:hint="eastAsia"/>
            <w:iCs/>
            <w:noProof/>
            <w:rPrChange w:id="907" w:author="Happy" w:date="2018-08-20T18:40:00Z">
              <w:rPr>
                <w:rStyle w:val="a9"/>
                <w:rFonts w:hint="eastAsia"/>
                <w:iCs/>
                <w:noProof/>
              </w:rPr>
            </w:rPrChange>
          </w:rPr>
          <w:delText>输入项</w:delText>
        </w:r>
        <w:r w:rsidDel="009E1FA8">
          <w:rPr>
            <w:webHidden/>
          </w:rPr>
          <w:tab/>
          <w:delText>69</w:delText>
        </w:r>
      </w:del>
    </w:p>
    <w:p w14:paraId="085BDA5D" w14:textId="77777777" w:rsidR="007E7FAB" w:rsidDel="009E1FA8" w:rsidRDefault="007E7FAB">
      <w:pPr>
        <w:pStyle w:val="TOC1"/>
        <w:tabs>
          <w:tab w:val="left" w:pos="800"/>
          <w:tab w:val="right" w:leader="dot" w:pos="9350"/>
        </w:tabs>
        <w:spacing w:before="156" w:after="156"/>
        <w:rPr>
          <w:del w:id="908" w:author="Happy" w:date="2018-08-20T18:40:00Z"/>
          <w:rFonts w:eastAsiaTheme="minorEastAsia" w:cstheme="minorBidi"/>
        </w:rPr>
        <w:pPrChange w:id="909" w:author="Happy" w:date="2018-08-20T18:43:00Z">
          <w:pPr>
            <w:pStyle w:val="TOC4"/>
            <w:tabs>
              <w:tab w:val="right" w:leader="dot" w:pos="9350"/>
            </w:tabs>
            <w:ind w:left="1260"/>
          </w:pPr>
        </w:pPrChange>
      </w:pPr>
      <w:del w:id="910" w:author="Happy" w:date="2018-08-20T18:40:00Z">
        <w:r w:rsidRPr="009E1FA8" w:rsidDel="009E1FA8">
          <w:rPr>
            <w:rStyle w:val="a9"/>
            <w:iCs/>
            <w:noProof/>
            <w:rPrChange w:id="911" w:author="Happy" w:date="2018-08-20T18:40:00Z">
              <w:rPr>
                <w:rStyle w:val="a9"/>
                <w:iCs/>
                <w:noProof/>
              </w:rPr>
            </w:rPrChange>
          </w:rPr>
          <w:delText xml:space="preserve">4.1.5 </w:delText>
        </w:r>
        <w:r w:rsidRPr="009E1FA8" w:rsidDel="009E1FA8">
          <w:rPr>
            <w:rStyle w:val="a9"/>
            <w:rFonts w:hint="eastAsia"/>
            <w:iCs/>
            <w:noProof/>
            <w:rPrChange w:id="912" w:author="Happy" w:date="2018-08-20T18:40:00Z">
              <w:rPr>
                <w:rStyle w:val="a9"/>
                <w:rFonts w:hint="eastAsia"/>
                <w:iCs/>
                <w:noProof/>
              </w:rPr>
            </w:rPrChange>
          </w:rPr>
          <w:delText>操作规则</w:delText>
        </w:r>
        <w:r w:rsidDel="009E1FA8">
          <w:rPr>
            <w:webHidden/>
          </w:rPr>
          <w:tab/>
          <w:delText>69</w:delText>
        </w:r>
      </w:del>
    </w:p>
    <w:p w14:paraId="46D4CD52" w14:textId="77777777" w:rsidR="007E7FAB" w:rsidDel="009E1FA8" w:rsidRDefault="007E7FAB">
      <w:pPr>
        <w:pStyle w:val="TOC1"/>
        <w:tabs>
          <w:tab w:val="left" w:pos="800"/>
          <w:tab w:val="right" w:leader="dot" w:pos="9350"/>
        </w:tabs>
        <w:spacing w:before="156" w:after="156"/>
        <w:rPr>
          <w:del w:id="913" w:author="Happy" w:date="2018-08-20T18:40:00Z"/>
          <w:rFonts w:eastAsiaTheme="minorEastAsia" w:cstheme="minorBidi"/>
        </w:rPr>
        <w:pPrChange w:id="914" w:author="Happy" w:date="2018-08-20T18:43:00Z">
          <w:pPr>
            <w:pStyle w:val="TOC5"/>
            <w:tabs>
              <w:tab w:val="right" w:leader="dot" w:pos="9350"/>
            </w:tabs>
            <w:ind w:left="1680"/>
          </w:pPr>
        </w:pPrChange>
      </w:pPr>
      <w:del w:id="915" w:author="Happy" w:date="2018-08-20T18:40:00Z">
        <w:r w:rsidRPr="009E1FA8" w:rsidDel="009E1FA8">
          <w:rPr>
            <w:rStyle w:val="a9"/>
            <w:noProof/>
            <w:rPrChange w:id="916" w:author="Happy" w:date="2018-08-20T18:40:00Z">
              <w:rPr>
                <w:rStyle w:val="a9"/>
                <w:noProof/>
              </w:rPr>
            </w:rPrChange>
          </w:rPr>
          <w:delText xml:space="preserve">4.1.5.1 </w:delText>
        </w:r>
        <w:r w:rsidRPr="009E1FA8" w:rsidDel="009E1FA8">
          <w:rPr>
            <w:rStyle w:val="a9"/>
            <w:rFonts w:hint="eastAsia"/>
            <w:noProof/>
            <w:rPrChange w:id="917" w:author="Happy" w:date="2018-08-20T18:40:00Z">
              <w:rPr>
                <w:rStyle w:val="a9"/>
                <w:rFonts w:hint="eastAsia"/>
                <w:noProof/>
              </w:rPr>
            </w:rPrChange>
          </w:rPr>
          <w:delText>菜品详情弹框</w:delText>
        </w:r>
        <w:r w:rsidDel="009E1FA8">
          <w:rPr>
            <w:webHidden/>
          </w:rPr>
          <w:tab/>
          <w:delText>69</w:delText>
        </w:r>
      </w:del>
    </w:p>
    <w:p w14:paraId="6CD58AB8" w14:textId="77777777" w:rsidR="007E7FAB" w:rsidDel="009E1FA8" w:rsidRDefault="007E7FAB">
      <w:pPr>
        <w:pStyle w:val="TOC1"/>
        <w:tabs>
          <w:tab w:val="left" w:pos="800"/>
          <w:tab w:val="right" w:leader="dot" w:pos="9350"/>
        </w:tabs>
        <w:spacing w:before="156" w:after="156"/>
        <w:rPr>
          <w:del w:id="918" w:author="Happy" w:date="2018-08-20T18:40:00Z"/>
          <w:rFonts w:eastAsiaTheme="minorEastAsia" w:cstheme="minorBidi"/>
        </w:rPr>
        <w:pPrChange w:id="919" w:author="Happy" w:date="2018-08-20T18:43:00Z">
          <w:pPr>
            <w:pStyle w:val="TOC5"/>
            <w:tabs>
              <w:tab w:val="right" w:leader="dot" w:pos="9350"/>
            </w:tabs>
            <w:ind w:left="1680"/>
          </w:pPr>
        </w:pPrChange>
      </w:pPr>
      <w:del w:id="920" w:author="Happy" w:date="2018-08-20T18:40:00Z">
        <w:r w:rsidRPr="009E1FA8" w:rsidDel="009E1FA8">
          <w:rPr>
            <w:rStyle w:val="a9"/>
            <w:noProof/>
            <w:rPrChange w:id="921" w:author="Happy" w:date="2018-08-20T18:40:00Z">
              <w:rPr>
                <w:rStyle w:val="a9"/>
                <w:noProof/>
              </w:rPr>
            </w:rPrChange>
          </w:rPr>
          <w:delText xml:space="preserve">4.1.5.2 </w:delText>
        </w:r>
        <w:r w:rsidRPr="009E1FA8" w:rsidDel="009E1FA8">
          <w:rPr>
            <w:rStyle w:val="a9"/>
            <w:rFonts w:hint="eastAsia"/>
            <w:noProof/>
            <w:rPrChange w:id="922" w:author="Happy" w:date="2018-08-20T18:40:00Z">
              <w:rPr>
                <w:rStyle w:val="a9"/>
                <w:rFonts w:hint="eastAsia"/>
                <w:noProof/>
              </w:rPr>
            </w:rPrChange>
          </w:rPr>
          <w:delText>整单起</w:delText>
        </w:r>
        <w:r w:rsidDel="009E1FA8">
          <w:rPr>
            <w:webHidden/>
          </w:rPr>
          <w:tab/>
          <w:delText>70</w:delText>
        </w:r>
      </w:del>
    </w:p>
    <w:p w14:paraId="57379D11" w14:textId="77777777" w:rsidR="007E7FAB" w:rsidDel="009E1FA8" w:rsidRDefault="007E7FAB">
      <w:pPr>
        <w:pStyle w:val="TOC1"/>
        <w:tabs>
          <w:tab w:val="left" w:pos="800"/>
          <w:tab w:val="right" w:leader="dot" w:pos="9350"/>
        </w:tabs>
        <w:spacing w:before="156" w:after="156"/>
        <w:rPr>
          <w:del w:id="923" w:author="Happy" w:date="2018-08-20T18:40:00Z"/>
          <w:rFonts w:eastAsiaTheme="minorEastAsia" w:cstheme="minorBidi"/>
        </w:rPr>
        <w:pPrChange w:id="924" w:author="Happy" w:date="2018-08-20T18:43:00Z">
          <w:pPr>
            <w:pStyle w:val="TOC5"/>
            <w:tabs>
              <w:tab w:val="right" w:leader="dot" w:pos="9350"/>
            </w:tabs>
            <w:ind w:left="1680"/>
          </w:pPr>
        </w:pPrChange>
      </w:pPr>
      <w:del w:id="925" w:author="Happy" w:date="2018-08-20T18:40:00Z">
        <w:r w:rsidRPr="009E1FA8" w:rsidDel="009E1FA8">
          <w:rPr>
            <w:rStyle w:val="a9"/>
            <w:noProof/>
            <w:rPrChange w:id="926" w:author="Happy" w:date="2018-08-20T18:40:00Z">
              <w:rPr>
                <w:rStyle w:val="a9"/>
                <w:noProof/>
              </w:rPr>
            </w:rPrChange>
          </w:rPr>
          <w:delText xml:space="preserve">4.1.5.3 </w:delText>
        </w:r>
        <w:r w:rsidRPr="009E1FA8" w:rsidDel="009E1FA8">
          <w:rPr>
            <w:rStyle w:val="a9"/>
            <w:rFonts w:hint="eastAsia"/>
            <w:noProof/>
            <w:rPrChange w:id="927" w:author="Happy" w:date="2018-08-20T18:40:00Z">
              <w:rPr>
                <w:rStyle w:val="a9"/>
                <w:rFonts w:hint="eastAsia"/>
                <w:noProof/>
              </w:rPr>
            </w:rPrChange>
          </w:rPr>
          <w:delText>加菜</w:delText>
        </w:r>
        <w:r w:rsidDel="009E1FA8">
          <w:rPr>
            <w:webHidden/>
          </w:rPr>
          <w:tab/>
          <w:delText>71</w:delText>
        </w:r>
      </w:del>
    </w:p>
    <w:p w14:paraId="0B91887E" w14:textId="77777777" w:rsidR="007E7FAB" w:rsidDel="009E1FA8" w:rsidRDefault="007E7FAB">
      <w:pPr>
        <w:pStyle w:val="TOC1"/>
        <w:tabs>
          <w:tab w:val="left" w:pos="800"/>
          <w:tab w:val="right" w:leader="dot" w:pos="9350"/>
        </w:tabs>
        <w:spacing w:before="156" w:after="156"/>
        <w:rPr>
          <w:del w:id="928" w:author="Happy" w:date="2018-08-20T18:40:00Z"/>
          <w:rFonts w:eastAsiaTheme="minorEastAsia" w:cstheme="minorBidi"/>
        </w:rPr>
        <w:pPrChange w:id="929" w:author="Happy" w:date="2018-08-20T18:43:00Z">
          <w:pPr>
            <w:pStyle w:val="TOC5"/>
            <w:tabs>
              <w:tab w:val="right" w:leader="dot" w:pos="9350"/>
            </w:tabs>
            <w:ind w:left="1680"/>
          </w:pPr>
        </w:pPrChange>
      </w:pPr>
      <w:del w:id="930" w:author="Happy" w:date="2018-08-20T18:40:00Z">
        <w:r w:rsidRPr="009E1FA8" w:rsidDel="009E1FA8">
          <w:rPr>
            <w:rStyle w:val="a9"/>
            <w:noProof/>
            <w:rPrChange w:id="931" w:author="Happy" w:date="2018-08-20T18:40:00Z">
              <w:rPr>
                <w:rStyle w:val="a9"/>
                <w:noProof/>
              </w:rPr>
            </w:rPrChange>
          </w:rPr>
          <w:delText xml:space="preserve">4.1.5.4 </w:delText>
        </w:r>
        <w:r w:rsidRPr="009E1FA8" w:rsidDel="009E1FA8">
          <w:rPr>
            <w:rStyle w:val="a9"/>
            <w:rFonts w:hint="eastAsia"/>
            <w:noProof/>
            <w:rPrChange w:id="932" w:author="Happy" w:date="2018-08-20T18:40:00Z">
              <w:rPr>
                <w:rStyle w:val="a9"/>
                <w:rFonts w:hint="eastAsia"/>
                <w:noProof/>
              </w:rPr>
            </w:rPrChange>
          </w:rPr>
          <w:delText>退菜</w:delText>
        </w:r>
        <w:r w:rsidDel="009E1FA8">
          <w:rPr>
            <w:webHidden/>
          </w:rPr>
          <w:tab/>
          <w:delText>71</w:delText>
        </w:r>
      </w:del>
    </w:p>
    <w:p w14:paraId="692E1227" w14:textId="77777777" w:rsidR="007E7FAB" w:rsidDel="009E1FA8" w:rsidRDefault="007E7FAB">
      <w:pPr>
        <w:pStyle w:val="TOC1"/>
        <w:tabs>
          <w:tab w:val="left" w:pos="800"/>
          <w:tab w:val="right" w:leader="dot" w:pos="9350"/>
        </w:tabs>
        <w:spacing w:before="156" w:after="156"/>
        <w:rPr>
          <w:del w:id="933" w:author="Happy" w:date="2018-08-20T18:40:00Z"/>
          <w:rFonts w:eastAsiaTheme="minorEastAsia" w:cstheme="minorBidi"/>
        </w:rPr>
        <w:pPrChange w:id="934" w:author="Happy" w:date="2018-08-20T18:43:00Z">
          <w:pPr>
            <w:pStyle w:val="TOC5"/>
            <w:tabs>
              <w:tab w:val="right" w:leader="dot" w:pos="9350"/>
            </w:tabs>
            <w:ind w:left="1680"/>
          </w:pPr>
        </w:pPrChange>
      </w:pPr>
      <w:del w:id="935" w:author="Happy" w:date="2018-08-20T18:40:00Z">
        <w:r w:rsidRPr="009E1FA8" w:rsidDel="009E1FA8">
          <w:rPr>
            <w:rStyle w:val="a9"/>
            <w:noProof/>
            <w:rPrChange w:id="936" w:author="Happy" w:date="2018-08-20T18:40:00Z">
              <w:rPr>
                <w:rStyle w:val="a9"/>
                <w:noProof/>
              </w:rPr>
            </w:rPrChange>
          </w:rPr>
          <w:delText xml:space="preserve">4.1.5.5 </w:delText>
        </w:r>
        <w:r w:rsidRPr="009E1FA8" w:rsidDel="009E1FA8">
          <w:rPr>
            <w:rStyle w:val="a9"/>
            <w:rFonts w:hint="eastAsia"/>
            <w:noProof/>
            <w:rPrChange w:id="937" w:author="Happy" w:date="2018-08-20T18:40:00Z">
              <w:rPr>
                <w:rStyle w:val="a9"/>
                <w:rFonts w:hint="eastAsia"/>
                <w:noProof/>
              </w:rPr>
            </w:rPrChange>
          </w:rPr>
          <w:delText>移菜</w:delText>
        </w:r>
        <w:r w:rsidDel="009E1FA8">
          <w:rPr>
            <w:webHidden/>
          </w:rPr>
          <w:tab/>
          <w:delText>72</w:delText>
        </w:r>
      </w:del>
    </w:p>
    <w:p w14:paraId="277B4DD7" w14:textId="77777777" w:rsidR="007E7FAB" w:rsidDel="009E1FA8" w:rsidRDefault="007E7FAB">
      <w:pPr>
        <w:pStyle w:val="TOC1"/>
        <w:tabs>
          <w:tab w:val="left" w:pos="800"/>
          <w:tab w:val="right" w:leader="dot" w:pos="9350"/>
        </w:tabs>
        <w:spacing w:before="156" w:after="156"/>
        <w:rPr>
          <w:del w:id="938" w:author="Happy" w:date="2018-08-20T18:40:00Z"/>
          <w:rFonts w:eastAsiaTheme="minorEastAsia" w:cstheme="minorBidi"/>
        </w:rPr>
        <w:pPrChange w:id="939" w:author="Happy" w:date="2018-08-20T18:43:00Z">
          <w:pPr>
            <w:pStyle w:val="TOC5"/>
            <w:tabs>
              <w:tab w:val="right" w:leader="dot" w:pos="9350"/>
            </w:tabs>
            <w:ind w:left="1680"/>
          </w:pPr>
        </w:pPrChange>
      </w:pPr>
      <w:del w:id="940" w:author="Happy" w:date="2018-08-20T18:40:00Z">
        <w:r w:rsidRPr="009E1FA8" w:rsidDel="009E1FA8">
          <w:rPr>
            <w:rStyle w:val="a9"/>
            <w:noProof/>
            <w:rPrChange w:id="941" w:author="Happy" w:date="2018-08-20T18:40:00Z">
              <w:rPr>
                <w:rStyle w:val="a9"/>
                <w:noProof/>
              </w:rPr>
            </w:rPrChange>
          </w:rPr>
          <w:delText xml:space="preserve">4.1.5.6 </w:delText>
        </w:r>
        <w:r w:rsidRPr="009E1FA8" w:rsidDel="009E1FA8">
          <w:rPr>
            <w:rStyle w:val="a9"/>
            <w:rFonts w:hint="eastAsia"/>
            <w:noProof/>
            <w:rPrChange w:id="942" w:author="Happy" w:date="2018-08-20T18:40:00Z">
              <w:rPr>
                <w:rStyle w:val="a9"/>
                <w:rFonts w:hint="eastAsia"/>
                <w:noProof/>
              </w:rPr>
            </w:rPrChange>
          </w:rPr>
          <w:delText>预结（预结单）</w:delText>
        </w:r>
        <w:r w:rsidDel="009E1FA8">
          <w:rPr>
            <w:webHidden/>
          </w:rPr>
          <w:tab/>
          <w:delText>72</w:delText>
        </w:r>
      </w:del>
    </w:p>
    <w:p w14:paraId="40660B9F" w14:textId="77777777" w:rsidR="007E7FAB" w:rsidDel="009E1FA8" w:rsidRDefault="007E7FAB">
      <w:pPr>
        <w:pStyle w:val="TOC1"/>
        <w:tabs>
          <w:tab w:val="left" w:pos="800"/>
          <w:tab w:val="right" w:leader="dot" w:pos="9350"/>
        </w:tabs>
        <w:spacing w:before="156" w:after="156"/>
        <w:rPr>
          <w:del w:id="943" w:author="Happy" w:date="2018-08-20T18:40:00Z"/>
          <w:rFonts w:eastAsiaTheme="minorEastAsia" w:cstheme="minorBidi"/>
        </w:rPr>
        <w:pPrChange w:id="944" w:author="Happy" w:date="2018-08-20T18:43:00Z">
          <w:pPr>
            <w:pStyle w:val="TOC5"/>
            <w:tabs>
              <w:tab w:val="right" w:leader="dot" w:pos="9350"/>
            </w:tabs>
            <w:ind w:left="1680"/>
          </w:pPr>
        </w:pPrChange>
      </w:pPr>
      <w:del w:id="945" w:author="Happy" w:date="2018-08-20T18:40:00Z">
        <w:r w:rsidRPr="009E1FA8" w:rsidDel="009E1FA8">
          <w:rPr>
            <w:rStyle w:val="a9"/>
            <w:noProof/>
            <w:rPrChange w:id="946" w:author="Happy" w:date="2018-08-20T18:40:00Z">
              <w:rPr>
                <w:rStyle w:val="a9"/>
                <w:noProof/>
              </w:rPr>
            </w:rPrChange>
          </w:rPr>
          <w:delText xml:space="preserve">4.1.5.7 </w:delText>
        </w:r>
        <w:r w:rsidRPr="009E1FA8" w:rsidDel="009E1FA8">
          <w:rPr>
            <w:rStyle w:val="a9"/>
            <w:rFonts w:hint="eastAsia"/>
            <w:noProof/>
            <w:rPrChange w:id="947" w:author="Happy" w:date="2018-08-20T18:40:00Z">
              <w:rPr>
                <w:rStyle w:val="a9"/>
                <w:rFonts w:hint="eastAsia"/>
                <w:noProof/>
              </w:rPr>
            </w:rPrChange>
          </w:rPr>
          <w:delText>结账</w:delText>
        </w:r>
        <w:r w:rsidDel="009E1FA8">
          <w:rPr>
            <w:webHidden/>
          </w:rPr>
          <w:tab/>
          <w:delText>73</w:delText>
        </w:r>
      </w:del>
    </w:p>
    <w:p w14:paraId="25D8966D" w14:textId="77777777" w:rsidR="007E7FAB" w:rsidDel="009E1FA8" w:rsidRDefault="007E7FAB">
      <w:pPr>
        <w:pStyle w:val="TOC1"/>
        <w:tabs>
          <w:tab w:val="left" w:pos="800"/>
          <w:tab w:val="right" w:leader="dot" w:pos="9350"/>
        </w:tabs>
        <w:spacing w:before="156" w:after="156"/>
        <w:rPr>
          <w:del w:id="948" w:author="Happy" w:date="2018-08-20T18:40:00Z"/>
          <w:rFonts w:eastAsiaTheme="minorEastAsia" w:cstheme="minorBidi"/>
        </w:rPr>
        <w:pPrChange w:id="949" w:author="Happy" w:date="2018-08-20T18:43:00Z">
          <w:pPr>
            <w:pStyle w:val="TOC5"/>
            <w:tabs>
              <w:tab w:val="right" w:leader="dot" w:pos="9350"/>
            </w:tabs>
            <w:ind w:left="1680"/>
          </w:pPr>
        </w:pPrChange>
      </w:pPr>
      <w:del w:id="950" w:author="Happy" w:date="2018-08-20T18:40:00Z">
        <w:r w:rsidRPr="009E1FA8" w:rsidDel="009E1FA8">
          <w:rPr>
            <w:rStyle w:val="a9"/>
            <w:noProof/>
            <w:rPrChange w:id="951" w:author="Happy" w:date="2018-08-20T18:40:00Z">
              <w:rPr>
                <w:rStyle w:val="a9"/>
                <w:noProof/>
              </w:rPr>
            </w:rPrChange>
          </w:rPr>
          <w:delText xml:space="preserve">4.1.5.8 </w:delText>
        </w:r>
        <w:r w:rsidRPr="009E1FA8" w:rsidDel="009E1FA8">
          <w:rPr>
            <w:rStyle w:val="a9"/>
            <w:rFonts w:hint="eastAsia"/>
            <w:noProof/>
            <w:rPrChange w:id="952" w:author="Happy" w:date="2018-08-20T18:40:00Z">
              <w:rPr>
                <w:rStyle w:val="a9"/>
                <w:rFonts w:hint="eastAsia"/>
                <w:noProof/>
              </w:rPr>
            </w:rPrChange>
          </w:rPr>
          <w:delText>补打</w:delText>
        </w:r>
        <w:r w:rsidDel="009E1FA8">
          <w:rPr>
            <w:webHidden/>
          </w:rPr>
          <w:tab/>
          <w:delText>73</w:delText>
        </w:r>
      </w:del>
    </w:p>
    <w:p w14:paraId="010F87E7" w14:textId="77777777" w:rsidR="007E7FAB" w:rsidDel="009E1FA8" w:rsidRDefault="007E7FAB">
      <w:pPr>
        <w:pStyle w:val="TOC1"/>
        <w:tabs>
          <w:tab w:val="left" w:pos="800"/>
          <w:tab w:val="right" w:leader="dot" w:pos="9350"/>
        </w:tabs>
        <w:spacing w:before="156" w:after="156"/>
        <w:rPr>
          <w:del w:id="953" w:author="Happy" w:date="2018-08-20T18:40:00Z"/>
          <w:rFonts w:eastAsiaTheme="minorEastAsia" w:cstheme="minorBidi"/>
        </w:rPr>
        <w:pPrChange w:id="954" w:author="Happy" w:date="2018-08-20T18:43:00Z">
          <w:pPr>
            <w:pStyle w:val="TOC4"/>
            <w:tabs>
              <w:tab w:val="right" w:leader="dot" w:pos="9350"/>
            </w:tabs>
            <w:ind w:left="1260"/>
          </w:pPr>
        </w:pPrChange>
      </w:pPr>
      <w:del w:id="955" w:author="Happy" w:date="2018-08-20T18:40:00Z">
        <w:r w:rsidRPr="009E1FA8" w:rsidDel="009E1FA8">
          <w:rPr>
            <w:rStyle w:val="a9"/>
            <w:iCs/>
            <w:noProof/>
            <w:rPrChange w:id="956" w:author="Happy" w:date="2018-08-20T18:40:00Z">
              <w:rPr>
                <w:rStyle w:val="a9"/>
                <w:iCs/>
                <w:noProof/>
              </w:rPr>
            </w:rPrChange>
          </w:rPr>
          <w:delText xml:space="preserve">4.1.6 </w:delText>
        </w:r>
        <w:r w:rsidRPr="009E1FA8" w:rsidDel="009E1FA8">
          <w:rPr>
            <w:rStyle w:val="a9"/>
            <w:rFonts w:hint="eastAsia"/>
            <w:iCs/>
            <w:noProof/>
            <w:rPrChange w:id="957" w:author="Happy" w:date="2018-08-20T18:40:00Z">
              <w:rPr>
                <w:rStyle w:val="a9"/>
                <w:rFonts w:hint="eastAsia"/>
                <w:iCs/>
                <w:noProof/>
              </w:rPr>
            </w:rPrChange>
          </w:rPr>
          <w:delText>提示信息</w:delText>
        </w:r>
        <w:r w:rsidDel="009E1FA8">
          <w:rPr>
            <w:webHidden/>
          </w:rPr>
          <w:tab/>
          <w:delText>73</w:delText>
        </w:r>
      </w:del>
    </w:p>
    <w:p w14:paraId="4BDD5427" w14:textId="77777777" w:rsidR="007E7FAB" w:rsidDel="009E1FA8" w:rsidRDefault="007E7FAB">
      <w:pPr>
        <w:pStyle w:val="TOC1"/>
        <w:tabs>
          <w:tab w:val="left" w:pos="800"/>
          <w:tab w:val="right" w:leader="dot" w:pos="9350"/>
        </w:tabs>
        <w:spacing w:before="156" w:after="156"/>
        <w:rPr>
          <w:del w:id="958" w:author="Happy" w:date="2018-08-20T18:40:00Z"/>
          <w:rFonts w:eastAsiaTheme="minorEastAsia" w:cstheme="minorBidi"/>
        </w:rPr>
        <w:pPrChange w:id="959" w:author="Happy" w:date="2018-08-20T18:43:00Z">
          <w:pPr>
            <w:pStyle w:val="TOC3"/>
            <w:tabs>
              <w:tab w:val="right" w:leader="dot" w:pos="9350"/>
            </w:tabs>
            <w:ind w:left="840"/>
          </w:pPr>
        </w:pPrChange>
      </w:pPr>
      <w:del w:id="960" w:author="Happy" w:date="2018-08-20T18:40:00Z">
        <w:r w:rsidRPr="009E1FA8" w:rsidDel="009E1FA8">
          <w:rPr>
            <w:rStyle w:val="a9"/>
            <w:noProof/>
            <w:rPrChange w:id="961" w:author="Happy" w:date="2018-08-20T18:40:00Z">
              <w:rPr>
                <w:rStyle w:val="a9"/>
                <w:noProof/>
              </w:rPr>
            </w:rPrChange>
          </w:rPr>
          <w:delText xml:space="preserve">4.2 </w:delText>
        </w:r>
        <w:r w:rsidRPr="009E1FA8" w:rsidDel="009E1FA8">
          <w:rPr>
            <w:rStyle w:val="a9"/>
            <w:rFonts w:hint="eastAsia"/>
            <w:noProof/>
            <w:rPrChange w:id="962" w:author="Happy" w:date="2018-08-20T18:40:00Z">
              <w:rPr>
                <w:rStyle w:val="a9"/>
                <w:rFonts w:hint="eastAsia"/>
                <w:noProof/>
              </w:rPr>
            </w:rPrChange>
          </w:rPr>
          <w:delText>订单详情（已预结）</w:delText>
        </w:r>
        <w:r w:rsidDel="009E1FA8">
          <w:rPr>
            <w:webHidden/>
          </w:rPr>
          <w:tab/>
          <w:delText>74</w:delText>
        </w:r>
      </w:del>
    </w:p>
    <w:p w14:paraId="04F22E98" w14:textId="77777777" w:rsidR="007E7FAB" w:rsidDel="009E1FA8" w:rsidRDefault="007E7FAB">
      <w:pPr>
        <w:pStyle w:val="TOC1"/>
        <w:tabs>
          <w:tab w:val="left" w:pos="800"/>
          <w:tab w:val="right" w:leader="dot" w:pos="9350"/>
        </w:tabs>
        <w:spacing w:before="156" w:after="156"/>
        <w:rPr>
          <w:del w:id="963" w:author="Happy" w:date="2018-08-20T18:40:00Z"/>
          <w:rFonts w:eastAsiaTheme="minorEastAsia" w:cstheme="minorBidi"/>
        </w:rPr>
        <w:pPrChange w:id="964" w:author="Happy" w:date="2018-08-20T18:43:00Z">
          <w:pPr>
            <w:pStyle w:val="TOC4"/>
            <w:tabs>
              <w:tab w:val="right" w:leader="dot" w:pos="9350"/>
            </w:tabs>
            <w:ind w:left="1260"/>
          </w:pPr>
        </w:pPrChange>
      </w:pPr>
      <w:del w:id="965" w:author="Happy" w:date="2018-08-20T18:40:00Z">
        <w:r w:rsidRPr="009E1FA8" w:rsidDel="009E1FA8">
          <w:rPr>
            <w:rStyle w:val="a9"/>
            <w:iCs/>
            <w:noProof/>
            <w:rPrChange w:id="966" w:author="Happy" w:date="2018-08-20T18:40:00Z">
              <w:rPr>
                <w:rStyle w:val="a9"/>
                <w:iCs/>
                <w:noProof/>
              </w:rPr>
            </w:rPrChange>
          </w:rPr>
          <w:delText xml:space="preserve">4.2.1 </w:delText>
        </w:r>
        <w:r w:rsidRPr="009E1FA8" w:rsidDel="009E1FA8">
          <w:rPr>
            <w:rStyle w:val="a9"/>
            <w:rFonts w:hint="eastAsia"/>
            <w:iCs/>
            <w:noProof/>
            <w:rPrChange w:id="967" w:author="Happy" w:date="2018-08-20T18:40:00Z">
              <w:rPr>
                <w:rStyle w:val="a9"/>
                <w:rFonts w:hint="eastAsia"/>
                <w:iCs/>
                <w:noProof/>
              </w:rPr>
            </w:rPrChange>
          </w:rPr>
          <w:delText>显示内容</w:delText>
        </w:r>
        <w:r w:rsidDel="009E1FA8">
          <w:rPr>
            <w:webHidden/>
          </w:rPr>
          <w:tab/>
          <w:delText>74</w:delText>
        </w:r>
      </w:del>
    </w:p>
    <w:p w14:paraId="59F234AA" w14:textId="77777777" w:rsidR="007E7FAB" w:rsidDel="009E1FA8" w:rsidRDefault="007E7FAB">
      <w:pPr>
        <w:pStyle w:val="TOC1"/>
        <w:tabs>
          <w:tab w:val="left" w:pos="800"/>
          <w:tab w:val="right" w:leader="dot" w:pos="9350"/>
        </w:tabs>
        <w:spacing w:before="156" w:after="156"/>
        <w:rPr>
          <w:del w:id="968" w:author="Happy" w:date="2018-08-20T18:40:00Z"/>
          <w:rFonts w:eastAsiaTheme="minorEastAsia" w:cstheme="minorBidi"/>
        </w:rPr>
        <w:pPrChange w:id="969" w:author="Happy" w:date="2018-08-20T18:43:00Z">
          <w:pPr>
            <w:pStyle w:val="TOC4"/>
            <w:tabs>
              <w:tab w:val="right" w:leader="dot" w:pos="9350"/>
            </w:tabs>
            <w:ind w:left="1260"/>
          </w:pPr>
        </w:pPrChange>
      </w:pPr>
      <w:del w:id="970" w:author="Happy" w:date="2018-08-20T18:40:00Z">
        <w:r w:rsidRPr="009E1FA8" w:rsidDel="009E1FA8">
          <w:rPr>
            <w:rStyle w:val="a9"/>
            <w:iCs/>
            <w:noProof/>
            <w:rPrChange w:id="971" w:author="Happy" w:date="2018-08-20T18:40:00Z">
              <w:rPr>
                <w:rStyle w:val="a9"/>
                <w:iCs/>
                <w:noProof/>
              </w:rPr>
            </w:rPrChange>
          </w:rPr>
          <w:delText xml:space="preserve">4.2.2 </w:delText>
        </w:r>
        <w:r w:rsidRPr="009E1FA8" w:rsidDel="009E1FA8">
          <w:rPr>
            <w:rStyle w:val="a9"/>
            <w:rFonts w:hint="eastAsia"/>
            <w:iCs/>
            <w:noProof/>
            <w:rPrChange w:id="972" w:author="Happy" w:date="2018-08-20T18:40:00Z">
              <w:rPr>
                <w:rStyle w:val="a9"/>
                <w:rFonts w:hint="eastAsia"/>
                <w:iCs/>
                <w:noProof/>
              </w:rPr>
            </w:rPrChange>
          </w:rPr>
          <w:delText>出入口</w:delText>
        </w:r>
        <w:r w:rsidDel="009E1FA8">
          <w:rPr>
            <w:webHidden/>
          </w:rPr>
          <w:tab/>
          <w:delText>74</w:delText>
        </w:r>
      </w:del>
    </w:p>
    <w:p w14:paraId="3BDB477B" w14:textId="77777777" w:rsidR="007E7FAB" w:rsidDel="009E1FA8" w:rsidRDefault="007E7FAB">
      <w:pPr>
        <w:pStyle w:val="TOC1"/>
        <w:tabs>
          <w:tab w:val="left" w:pos="800"/>
          <w:tab w:val="right" w:leader="dot" w:pos="9350"/>
        </w:tabs>
        <w:spacing w:before="156" w:after="156"/>
        <w:rPr>
          <w:del w:id="973" w:author="Happy" w:date="2018-08-20T18:40:00Z"/>
          <w:rFonts w:eastAsiaTheme="minorEastAsia" w:cstheme="minorBidi"/>
        </w:rPr>
        <w:pPrChange w:id="974" w:author="Happy" w:date="2018-08-20T18:43:00Z">
          <w:pPr>
            <w:pStyle w:val="TOC4"/>
            <w:tabs>
              <w:tab w:val="right" w:leader="dot" w:pos="9350"/>
            </w:tabs>
            <w:ind w:left="1260"/>
          </w:pPr>
        </w:pPrChange>
      </w:pPr>
      <w:del w:id="975" w:author="Happy" w:date="2018-08-20T18:40:00Z">
        <w:r w:rsidRPr="009E1FA8" w:rsidDel="009E1FA8">
          <w:rPr>
            <w:rStyle w:val="a9"/>
            <w:iCs/>
            <w:noProof/>
            <w:rPrChange w:id="976" w:author="Happy" w:date="2018-08-20T18:40:00Z">
              <w:rPr>
                <w:rStyle w:val="a9"/>
                <w:iCs/>
                <w:noProof/>
              </w:rPr>
            </w:rPrChange>
          </w:rPr>
          <w:delText xml:space="preserve">4.2.3 </w:delText>
        </w:r>
        <w:r w:rsidRPr="009E1FA8" w:rsidDel="009E1FA8">
          <w:rPr>
            <w:rStyle w:val="a9"/>
            <w:rFonts w:hint="eastAsia"/>
            <w:iCs/>
            <w:noProof/>
            <w:rPrChange w:id="977" w:author="Happy" w:date="2018-08-20T18:40:00Z">
              <w:rPr>
                <w:rStyle w:val="a9"/>
                <w:rFonts w:hint="eastAsia"/>
                <w:iCs/>
                <w:noProof/>
              </w:rPr>
            </w:rPrChange>
          </w:rPr>
          <w:delText>数据来源</w:delText>
        </w:r>
        <w:r w:rsidDel="009E1FA8">
          <w:rPr>
            <w:webHidden/>
          </w:rPr>
          <w:tab/>
          <w:delText>74</w:delText>
        </w:r>
      </w:del>
    </w:p>
    <w:p w14:paraId="66521ED6" w14:textId="77777777" w:rsidR="007E7FAB" w:rsidDel="009E1FA8" w:rsidRDefault="007E7FAB">
      <w:pPr>
        <w:pStyle w:val="TOC1"/>
        <w:tabs>
          <w:tab w:val="left" w:pos="800"/>
          <w:tab w:val="right" w:leader="dot" w:pos="9350"/>
        </w:tabs>
        <w:spacing w:before="156" w:after="156"/>
        <w:rPr>
          <w:del w:id="978" w:author="Happy" w:date="2018-08-20T18:40:00Z"/>
          <w:rFonts w:eastAsiaTheme="minorEastAsia" w:cstheme="minorBidi"/>
        </w:rPr>
        <w:pPrChange w:id="979" w:author="Happy" w:date="2018-08-20T18:43:00Z">
          <w:pPr>
            <w:pStyle w:val="TOC4"/>
            <w:tabs>
              <w:tab w:val="right" w:leader="dot" w:pos="9350"/>
            </w:tabs>
            <w:ind w:left="1260"/>
          </w:pPr>
        </w:pPrChange>
      </w:pPr>
      <w:del w:id="980" w:author="Happy" w:date="2018-08-20T18:40:00Z">
        <w:r w:rsidRPr="009E1FA8" w:rsidDel="009E1FA8">
          <w:rPr>
            <w:rStyle w:val="a9"/>
            <w:iCs/>
            <w:noProof/>
            <w:rPrChange w:id="981" w:author="Happy" w:date="2018-08-20T18:40:00Z">
              <w:rPr>
                <w:rStyle w:val="a9"/>
                <w:iCs/>
                <w:noProof/>
              </w:rPr>
            </w:rPrChange>
          </w:rPr>
          <w:delText xml:space="preserve">4.2.4 </w:delText>
        </w:r>
        <w:r w:rsidRPr="009E1FA8" w:rsidDel="009E1FA8">
          <w:rPr>
            <w:rStyle w:val="a9"/>
            <w:rFonts w:hint="eastAsia"/>
            <w:iCs/>
            <w:noProof/>
            <w:rPrChange w:id="982" w:author="Happy" w:date="2018-08-20T18:40:00Z">
              <w:rPr>
                <w:rStyle w:val="a9"/>
                <w:rFonts w:hint="eastAsia"/>
                <w:iCs/>
                <w:noProof/>
              </w:rPr>
            </w:rPrChange>
          </w:rPr>
          <w:delText>输入项</w:delText>
        </w:r>
        <w:r w:rsidDel="009E1FA8">
          <w:rPr>
            <w:webHidden/>
          </w:rPr>
          <w:tab/>
          <w:delText>75</w:delText>
        </w:r>
      </w:del>
    </w:p>
    <w:p w14:paraId="7775D9D2" w14:textId="77777777" w:rsidR="007E7FAB" w:rsidDel="009E1FA8" w:rsidRDefault="007E7FAB">
      <w:pPr>
        <w:pStyle w:val="TOC1"/>
        <w:tabs>
          <w:tab w:val="left" w:pos="800"/>
          <w:tab w:val="right" w:leader="dot" w:pos="9350"/>
        </w:tabs>
        <w:spacing w:before="156" w:after="156"/>
        <w:rPr>
          <w:del w:id="983" w:author="Happy" w:date="2018-08-20T18:40:00Z"/>
          <w:rFonts w:eastAsiaTheme="minorEastAsia" w:cstheme="minorBidi"/>
        </w:rPr>
        <w:pPrChange w:id="984" w:author="Happy" w:date="2018-08-20T18:43:00Z">
          <w:pPr>
            <w:pStyle w:val="TOC4"/>
            <w:tabs>
              <w:tab w:val="right" w:leader="dot" w:pos="9350"/>
            </w:tabs>
            <w:ind w:left="1260"/>
          </w:pPr>
        </w:pPrChange>
      </w:pPr>
      <w:del w:id="985" w:author="Happy" w:date="2018-08-20T18:40:00Z">
        <w:r w:rsidRPr="009E1FA8" w:rsidDel="009E1FA8">
          <w:rPr>
            <w:rStyle w:val="a9"/>
            <w:iCs/>
            <w:noProof/>
            <w:rPrChange w:id="986" w:author="Happy" w:date="2018-08-20T18:40:00Z">
              <w:rPr>
                <w:rStyle w:val="a9"/>
                <w:iCs/>
                <w:noProof/>
              </w:rPr>
            </w:rPrChange>
          </w:rPr>
          <w:delText xml:space="preserve">4.2.5 </w:delText>
        </w:r>
        <w:r w:rsidRPr="009E1FA8" w:rsidDel="009E1FA8">
          <w:rPr>
            <w:rStyle w:val="a9"/>
            <w:rFonts w:hint="eastAsia"/>
            <w:iCs/>
            <w:noProof/>
            <w:rPrChange w:id="987" w:author="Happy" w:date="2018-08-20T18:40:00Z">
              <w:rPr>
                <w:rStyle w:val="a9"/>
                <w:rFonts w:hint="eastAsia"/>
                <w:iCs/>
                <w:noProof/>
              </w:rPr>
            </w:rPrChange>
          </w:rPr>
          <w:delText>操作规则</w:delText>
        </w:r>
        <w:r w:rsidDel="009E1FA8">
          <w:rPr>
            <w:webHidden/>
          </w:rPr>
          <w:tab/>
          <w:delText>75</w:delText>
        </w:r>
      </w:del>
    </w:p>
    <w:p w14:paraId="7F324492" w14:textId="77777777" w:rsidR="007E7FAB" w:rsidDel="009E1FA8" w:rsidRDefault="007E7FAB">
      <w:pPr>
        <w:pStyle w:val="TOC1"/>
        <w:tabs>
          <w:tab w:val="left" w:pos="800"/>
          <w:tab w:val="right" w:leader="dot" w:pos="9350"/>
        </w:tabs>
        <w:spacing w:before="156" w:after="156"/>
        <w:rPr>
          <w:del w:id="988" w:author="Happy" w:date="2018-08-20T18:40:00Z"/>
          <w:rFonts w:eastAsiaTheme="minorEastAsia" w:cstheme="minorBidi"/>
        </w:rPr>
        <w:pPrChange w:id="989" w:author="Happy" w:date="2018-08-20T18:43:00Z">
          <w:pPr>
            <w:pStyle w:val="TOC4"/>
            <w:tabs>
              <w:tab w:val="right" w:leader="dot" w:pos="9350"/>
            </w:tabs>
            <w:ind w:left="1260"/>
          </w:pPr>
        </w:pPrChange>
      </w:pPr>
      <w:del w:id="990" w:author="Happy" w:date="2018-08-20T18:40:00Z">
        <w:r w:rsidRPr="009E1FA8" w:rsidDel="009E1FA8">
          <w:rPr>
            <w:rStyle w:val="a9"/>
            <w:iCs/>
            <w:noProof/>
            <w:rPrChange w:id="991" w:author="Happy" w:date="2018-08-20T18:40:00Z">
              <w:rPr>
                <w:rStyle w:val="a9"/>
                <w:iCs/>
                <w:noProof/>
              </w:rPr>
            </w:rPrChange>
          </w:rPr>
          <w:delText xml:space="preserve">4.2.6 </w:delText>
        </w:r>
        <w:r w:rsidRPr="009E1FA8" w:rsidDel="009E1FA8">
          <w:rPr>
            <w:rStyle w:val="a9"/>
            <w:rFonts w:hint="eastAsia"/>
            <w:iCs/>
            <w:noProof/>
            <w:rPrChange w:id="992" w:author="Happy" w:date="2018-08-20T18:40:00Z">
              <w:rPr>
                <w:rStyle w:val="a9"/>
                <w:rFonts w:hint="eastAsia"/>
                <w:iCs/>
                <w:noProof/>
              </w:rPr>
            </w:rPrChange>
          </w:rPr>
          <w:delText>提示信息</w:delText>
        </w:r>
        <w:r w:rsidDel="009E1FA8">
          <w:rPr>
            <w:webHidden/>
          </w:rPr>
          <w:tab/>
          <w:delText>75</w:delText>
        </w:r>
      </w:del>
    </w:p>
    <w:p w14:paraId="467D9BD6" w14:textId="77777777" w:rsidR="007E7FAB" w:rsidDel="009E1FA8" w:rsidRDefault="007E7FAB">
      <w:pPr>
        <w:pStyle w:val="TOC1"/>
        <w:tabs>
          <w:tab w:val="left" w:pos="800"/>
          <w:tab w:val="right" w:leader="dot" w:pos="9350"/>
        </w:tabs>
        <w:spacing w:before="156" w:after="156"/>
        <w:rPr>
          <w:del w:id="993" w:author="Happy" w:date="2018-08-20T18:40:00Z"/>
          <w:rFonts w:eastAsiaTheme="minorEastAsia" w:cstheme="minorBidi"/>
        </w:rPr>
        <w:pPrChange w:id="994" w:author="Happy" w:date="2018-08-20T18:43:00Z">
          <w:pPr>
            <w:pStyle w:val="TOC3"/>
            <w:tabs>
              <w:tab w:val="right" w:leader="dot" w:pos="9350"/>
            </w:tabs>
            <w:ind w:left="840"/>
          </w:pPr>
        </w:pPrChange>
      </w:pPr>
      <w:del w:id="995" w:author="Happy" w:date="2018-08-20T18:40:00Z">
        <w:r w:rsidRPr="009E1FA8" w:rsidDel="009E1FA8">
          <w:rPr>
            <w:rStyle w:val="a9"/>
            <w:noProof/>
            <w:rPrChange w:id="996" w:author="Happy" w:date="2018-08-20T18:40:00Z">
              <w:rPr>
                <w:rStyle w:val="a9"/>
                <w:noProof/>
              </w:rPr>
            </w:rPrChange>
          </w:rPr>
          <w:delText xml:space="preserve">4.3 </w:delText>
        </w:r>
        <w:r w:rsidRPr="009E1FA8" w:rsidDel="009E1FA8">
          <w:rPr>
            <w:rStyle w:val="a9"/>
            <w:rFonts w:hint="eastAsia"/>
            <w:noProof/>
            <w:rPrChange w:id="997" w:author="Happy" w:date="2018-08-20T18:40:00Z">
              <w:rPr>
                <w:rStyle w:val="a9"/>
                <w:rFonts w:hint="eastAsia"/>
                <w:noProof/>
              </w:rPr>
            </w:rPrChange>
          </w:rPr>
          <w:delText>订单详情（已买单）</w:delText>
        </w:r>
        <w:r w:rsidDel="009E1FA8">
          <w:rPr>
            <w:webHidden/>
          </w:rPr>
          <w:tab/>
          <w:delText>75</w:delText>
        </w:r>
      </w:del>
    </w:p>
    <w:p w14:paraId="5BD031E3" w14:textId="77777777" w:rsidR="007E7FAB" w:rsidDel="009E1FA8" w:rsidRDefault="007E7FAB">
      <w:pPr>
        <w:pStyle w:val="TOC1"/>
        <w:tabs>
          <w:tab w:val="left" w:pos="800"/>
          <w:tab w:val="right" w:leader="dot" w:pos="9350"/>
        </w:tabs>
        <w:spacing w:before="156" w:after="156"/>
        <w:rPr>
          <w:del w:id="998" w:author="Happy" w:date="2018-08-20T18:40:00Z"/>
          <w:rFonts w:eastAsiaTheme="minorEastAsia" w:cstheme="minorBidi"/>
        </w:rPr>
        <w:pPrChange w:id="999" w:author="Happy" w:date="2018-08-20T18:43:00Z">
          <w:pPr>
            <w:pStyle w:val="TOC4"/>
            <w:tabs>
              <w:tab w:val="right" w:leader="dot" w:pos="9350"/>
            </w:tabs>
            <w:ind w:left="1260"/>
          </w:pPr>
        </w:pPrChange>
      </w:pPr>
      <w:del w:id="1000" w:author="Happy" w:date="2018-08-20T18:40:00Z">
        <w:r w:rsidRPr="009E1FA8" w:rsidDel="009E1FA8">
          <w:rPr>
            <w:rStyle w:val="a9"/>
            <w:iCs/>
            <w:noProof/>
            <w:rPrChange w:id="1001" w:author="Happy" w:date="2018-08-20T18:40:00Z">
              <w:rPr>
                <w:rStyle w:val="a9"/>
                <w:iCs/>
                <w:noProof/>
              </w:rPr>
            </w:rPrChange>
          </w:rPr>
          <w:delText xml:space="preserve">4.3.1 </w:delText>
        </w:r>
        <w:r w:rsidRPr="009E1FA8" w:rsidDel="009E1FA8">
          <w:rPr>
            <w:rStyle w:val="a9"/>
            <w:rFonts w:hint="eastAsia"/>
            <w:iCs/>
            <w:noProof/>
            <w:rPrChange w:id="1002" w:author="Happy" w:date="2018-08-20T18:40:00Z">
              <w:rPr>
                <w:rStyle w:val="a9"/>
                <w:rFonts w:hint="eastAsia"/>
                <w:iCs/>
                <w:noProof/>
              </w:rPr>
            </w:rPrChange>
          </w:rPr>
          <w:delText>显示内容</w:delText>
        </w:r>
        <w:r w:rsidDel="009E1FA8">
          <w:rPr>
            <w:webHidden/>
          </w:rPr>
          <w:tab/>
          <w:delText>76</w:delText>
        </w:r>
      </w:del>
    </w:p>
    <w:p w14:paraId="5D16C6CD" w14:textId="77777777" w:rsidR="007E7FAB" w:rsidDel="009E1FA8" w:rsidRDefault="007E7FAB">
      <w:pPr>
        <w:pStyle w:val="TOC1"/>
        <w:tabs>
          <w:tab w:val="left" w:pos="800"/>
          <w:tab w:val="right" w:leader="dot" w:pos="9350"/>
        </w:tabs>
        <w:spacing w:before="156" w:after="156"/>
        <w:rPr>
          <w:del w:id="1003" w:author="Happy" w:date="2018-08-20T18:40:00Z"/>
          <w:rFonts w:eastAsiaTheme="minorEastAsia" w:cstheme="minorBidi"/>
        </w:rPr>
        <w:pPrChange w:id="1004" w:author="Happy" w:date="2018-08-20T18:43:00Z">
          <w:pPr>
            <w:pStyle w:val="TOC4"/>
            <w:tabs>
              <w:tab w:val="right" w:leader="dot" w:pos="9350"/>
            </w:tabs>
            <w:ind w:left="1260"/>
          </w:pPr>
        </w:pPrChange>
      </w:pPr>
      <w:del w:id="1005" w:author="Happy" w:date="2018-08-20T18:40:00Z">
        <w:r w:rsidRPr="009E1FA8" w:rsidDel="009E1FA8">
          <w:rPr>
            <w:rStyle w:val="a9"/>
            <w:iCs/>
            <w:noProof/>
            <w:rPrChange w:id="1006" w:author="Happy" w:date="2018-08-20T18:40:00Z">
              <w:rPr>
                <w:rStyle w:val="a9"/>
                <w:iCs/>
                <w:noProof/>
              </w:rPr>
            </w:rPrChange>
          </w:rPr>
          <w:delText xml:space="preserve">4.3.2 </w:delText>
        </w:r>
        <w:r w:rsidRPr="009E1FA8" w:rsidDel="009E1FA8">
          <w:rPr>
            <w:rStyle w:val="a9"/>
            <w:rFonts w:hint="eastAsia"/>
            <w:iCs/>
            <w:noProof/>
            <w:rPrChange w:id="1007" w:author="Happy" w:date="2018-08-20T18:40:00Z">
              <w:rPr>
                <w:rStyle w:val="a9"/>
                <w:rFonts w:hint="eastAsia"/>
                <w:iCs/>
                <w:noProof/>
              </w:rPr>
            </w:rPrChange>
          </w:rPr>
          <w:delText>出入口</w:delText>
        </w:r>
        <w:r w:rsidDel="009E1FA8">
          <w:rPr>
            <w:webHidden/>
          </w:rPr>
          <w:tab/>
          <w:delText>76</w:delText>
        </w:r>
      </w:del>
    </w:p>
    <w:p w14:paraId="4DD5918B" w14:textId="77777777" w:rsidR="007E7FAB" w:rsidDel="009E1FA8" w:rsidRDefault="007E7FAB">
      <w:pPr>
        <w:pStyle w:val="TOC1"/>
        <w:tabs>
          <w:tab w:val="left" w:pos="800"/>
          <w:tab w:val="right" w:leader="dot" w:pos="9350"/>
        </w:tabs>
        <w:spacing w:before="156" w:after="156"/>
        <w:rPr>
          <w:del w:id="1008" w:author="Happy" w:date="2018-08-20T18:40:00Z"/>
          <w:rFonts w:eastAsiaTheme="minorEastAsia" w:cstheme="minorBidi"/>
        </w:rPr>
        <w:pPrChange w:id="1009" w:author="Happy" w:date="2018-08-20T18:43:00Z">
          <w:pPr>
            <w:pStyle w:val="TOC4"/>
            <w:tabs>
              <w:tab w:val="right" w:leader="dot" w:pos="9350"/>
            </w:tabs>
            <w:ind w:left="1260"/>
          </w:pPr>
        </w:pPrChange>
      </w:pPr>
      <w:del w:id="1010" w:author="Happy" w:date="2018-08-20T18:40:00Z">
        <w:r w:rsidRPr="009E1FA8" w:rsidDel="009E1FA8">
          <w:rPr>
            <w:rStyle w:val="a9"/>
            <w:iCs/>
            <w:noProof/>
            <w:rPrChange w:id="1011" w:author="Happy" w:date="2018-08-20T18:40:00Z">
              <w:rPr>
                <w:rStyle w:val="a9"/>
                <w:iCs/>
                <w:noProof/>
              </w:rPr>
            </w:rPrChange>
          </w:rPr>
          <w:delText xml:space="preserve">4.3.3 </w:delText>
        </w:r>
        <w:r w:rsidRPr="009E1FA8" w:rsidDel="009E1FA8">
          <w:rPr>
            <w:rStyle w:val="a9"/>
            <w:rFonts w:hint="eastAsia"/>
            <w:iCs/>
            <w:noProof/>
            <w:rPrChange w:id="1012" w:author="Happy" w:date="2018-08-20T18:40:00Z">
              <w:rPr>
                <w:rStyle w:val="a9"/>
                <w:rFonts w:hint="eastAsia"/>
                <w:iCs/>
                <w:noProof/>
              </w:rPr>
            </w:rPrChange>
          </w:rPr>
          <w:delText>数据来源</w:delText>
        </w:r>
        <w:r w:rsidDel="009E1FA8">
          <w:rPr>
            <w:webHidden/>
          </w:rPr>
          <w:tab/>
          <w:delText>76</w:delText>
        </w:r>
      </w:del>
    </w:p>
    <w:p w14:paraId="153D70FE" w14:textId="77777777" w:rsidR="007E7FAB" w:rsidDel="009E1FA8" w:rsidRDefault="007E7FAB">
      <w:pPr>
        <w:pStyle w:val="TOC1"/>
        <w:tabs>
          <w:tab w:val="left" w:pos="800"/>
          <w:tab w:val="right" w:leader="dot" w:pos="9350"/>
        </w:tabs>
        <w:spacing w:before="156" w:after="156"/>
        <w:rPr>
          <w:del w:id="1013" w:author="Happy" w:date="2018-08-20T18:40:00Z"/>
          <w:rFonts w:eastAsiaTheme="minorEastAsia" w:cstheme="minorBidi"/>
        </w:rPr>
        <w:pPrChange w:id="1014" w:author="Happy" w:date="2018-08-20T18:43:00Z">
          <w:pPr>
            <w:pStyle w:val="TOC4"/>
            <w:tabs>
              <w:tab w:val="right" w:leader="dot" w:pos="9350"/>
            </w:tabs>
            <w:ind w:left="1260"/>
          </w:pPr>
        </w:pPrChange>
      </w:pPr>
      <w:del w:id="1015" w:author="Happy" w:date="2018-08-20T18:40:00Z">
        <w:r w:rsidRPr="009E1FA8" w:rsidDel="009E1FA8">
          <w:rPr>
            <w:rStyle w:val="a9"/>
            <w:iCs/>
            <w:noProof/>
            <w:rPrChange w:id="1016" w:author="Happy" w:date="2018-08-20T18:40:00Z">
              <w:rPr>
                <w:rStyle w:val="a9"/>
                <w:iCs/>
                <w:noProof/>
              </w:rPr>
            </w:rPrChange>
          </w:rPr>
          <w:delText xml:space="preserve">4.3.4 </w:delText>
        </w:r>
        <w:r w:rsidRPr="009E1FA8" w:rsidDel="009E1FA8">
          <w:rPr>
            <w:rStyle w:val="a9"/>
            <w:rFonts w:hint="eastAsia"/>
            <w:iCs/>
            <w:noProof/>
            <w:rPrChange w:id="1017" w:author="Happy" w:date="2018-08-20T18:40:00Z">
              <w:rPr>
                <w:rStyle w:val="a9"/>
                <w:rFonts w:hint="eastAsia"/>
                <w:iCs/>
                <w:noProof/>
              </w:rPr>
            </w:rPrChange>
          </w:rPr>
          <w:delText>输入项</w:delText>
        </w:r>
        <w:r w:rsidDel="009E1FA8">
          <w:rPr>
            <w:webHidden/>
          </w:rPr>
          <w:tab/>
          <w:delText>77</w:delText>
        </w:r>
      </w:del>
    </w:p>
    <w:p w14:paraId="71247E89" w14:textId="77777777" w:rsidR="007E7FAB" w:rsidDel="009E1FA8" w:rsidRDefault="007E7FAB">
      <w:pPr>
        <w:pStyle w:val="TOC1"/>
        <w:tabs>
          <w:tab w:val="left" w:pos="800"/>
          <w:tab w:val="right" w:leader="dot" w:pos="9350"/>
        </w:tabs>
        <w:spacing w:before="156" w:after="156"/>
        <w:rPr>
          <w:del w:id="1018" w:author="Happy" w:date="2018-08-20T18:40:00Z"/>
          <w:rFonts w:eastAsiaTheme="minorEastAsia" w:cstheme="minorBidi"/>
        </w:rPr>
        <w:pPrChange w:id="1019" w:author="Happy" w:date="2018-08-20T18:43:00Z">
          <w:pPr>
            <w:pStyle w:val="TOC4"/>
            <w:tabs>
              <w:tab w:val="right" w:leader="dot" w:pos="9350"/>
            </w:tabs>
            <w:ind w:left="1260"/>
          </w:pPr>
        </w:pPrChange>
      </w:pPr>
      <w:del w:id="1020" w:author="Happy" w:date="2018-08-20T18:40:00Z">
        <w:r w:rsidRPr="009E1FA8" w:rsidDel="009E1FA8">
          <w:rPr>
            <w:rStyle w:val="a9"/>
            <w:iCs/>
            <w:noProof/>
            <w:rPrChange w:id="1021" w:author="Happy" w:date="2018-08-20T18:40:00Z">
              <w:rPr>
                <w:rStyle w:val="a9"/>
                <w:iCs/>
                <w:noProof/>
              </w:rPr>
            </w:rPrChange>
          </w:rPr>
          <w:delText xml:space="preserve">4.3.5 </w:delText>
        </w:r>
        <w:r w:rsidRPr="009E1FA8" w:rsidDel="009E1FA8">
          <w:rPr>
            <w:rStyle w:val="a9"/>
            <w:rFonts w:hint="eastAsia"/>
            <w:iCs/>
            <w:noProof/>
            <w:rPrChange w:id="1022" w:author="Happy" w:date="2018-08-20T18:40:00Z">
              <w:rPr>
                <w:rStyle w:val="a9"/>
                <w:rFonts w:hint="eastAsia"/>
                <w:iCs/>
                <w:noProof/>
              </w:rPr>
            </w:rPrChange>
          </w:rPr>
          <w:delText>操作规则</w:delText>
        </w:r>
        <w:r w:rsidDel="009E1FA8">
          <w:rPr>
            <w:webHidden/>
          </w:rPr>
          <w:tab/>
          <w:delText>77</w:delText>
        </w:r>
      </w:del>
    </w:p>
    <w:p w14:paraId="20174BCD" w14:textId="77777777" w:rsidR="007E7FAB" w:rsidDel="009E1FA8" w:rsidRDefault="007E7FAB">
      <w:pPr>
        <w:pStyle w:val="TOC1"/>
        <w:tabs>
          <w:tab w:val="left" w:pos="800"/>
          <w:tab w:val="right" w:leader="dot" w:pos="9350"/>
        </w:tabs>
        <w:spacing w:before="156" w:after="156"/>
        <w:rPr>
          <w:del w:id="1023" w:author="Happy" w:date="2018-08-20T18:40:00Z"/>
          <w:rFonts w:eastAsiaTheme="minorEastAsia" w:cstheme="minorBidi"/>
        </w:rPr>
        <w:pPrChange w:id="1024" w:author="Happy" w:date="2018-08-20T18:43:00Z">
          <w:pPr>
            <w:pStyle w:val="TOC4"/>
            <w:tabs>
              <w:tab w:val="right" w:leader="dot" w:pos="9350"/>
            </w:tabs>
            <w:ind w:left="1260"/>
          </w:pPr>
        </w:pPrChange>
      </w:pPr>
      <w:del w:id="1025" w:author="Happy" w:date="2018-08-20T18:40:00Z">
        <w:r w:rsidRPr="009E1FA8" w:rsidDel="009E1FA8">
          <w:rPr>
            <w:rStyle w:val="a9"/>
            <w:iCs/>
            <w:noProof/>
            <w:rPrChange w:id="1026" w:author="Happy" w:date="2018-08-20T18:40:00Z">
              <w:rPr>
                <w:rStyle w:val="a9"/>
                <w:iCs/>
                <w:noProof/>
              </w:rPr>
            </w:rPrChange>
          </w:rPr>
          <w:delText xml:space="preserve">4.3.6 </w:delText>
        </w:r>
        <w:r w:rsidRPr="009E1FA8" w:rsidDel="009E1FA8">
          <w:rPr>
            <w:rStyle w:val="a9"/>
            <w:rFonts w:hint="eastAsia"/>
            <w:iCs/>
            <w:noProof/>
            <w:rPrChange w:id="1027" w:author="Happy" w:date="2018-08-20T18:40:00Z">
              <w:rPr>
                <w:rStyle w:val="a9"/>
                <w:rFonts w:hint="eastAsia"/>
                <w:iCs/>
                <w:noProof/>
              </w:rPr>
            </w:rPrChange>
          </w:rPr>
          <w:delText>提示信息</w:delText>
        </w:r>
        <w:r w:rsidDel="009E1FA8">
          <w:rPr>
            <w:webHidden/>
          </w:rPr>
          <w:tab/>
          <w:delText>77</w:delText>
        </w:r>
      </w:del>
    </w:p>
    <w:p w14:paraId="38C3BF08" w14:textId="77777777" w:rsidR="007E7FAB" w:rsidDel="009E1FA8" w:rsidRDefault="007E7FAB">
      <w:pPr>
        <w:pStyle w:val="TOC1"/>
        <w:tabs>
          <w:tab w:val="left" w:pos="800"/>
          <w:tab w:val="right" w:leader="dot" w:pos="9350"/>
        </w:tabs>
        <w:spacing w:before="156" w:after="156"/>
        <w:rPr>
          <w:del w:id="1028" w:author="Happy" w:date="2018-08-20T18:40:00Z"/>
          <w:rFonts w:eastAsiaTheme="minorEastAsia" w:cstheme="minorBidi"/>
        </w:rPr>
        <w:pPrChange w:id="1029" w:author="Happy" w:date="2018-08-20T18:43:00Z">
          <w:pPr>
            <w:pStyle w:val="TOC3"/>
            <w:tabs>
              <w:tab w:val="right" w:leader="dot" w:pos="9350"/>
            </w:tabs>
            <w:ind w:left="840"/>
          </w:pPr>
        </w:pPrChange>
      </w:pPr>
      <w:del w:id="1030" w:author="Happy" w:date="2018-08-20T18:40:00Z">
        <w:r w:rsidRPr="009E1FA8" w:rsidDel="009E1FA8">
          <w:rPr>
            <w:rStyle w:val="a9"/>
            <w:noProof/>
            <w:rPrChange w:id="1031" w:author="Happy" w:date="2018-08-20T18:40:00Z">
              <w:rPr>
                <w:rStyle w:val="a9"/>
                <w:noProof/>
              </w:rPr>
            </w:rPrChange>
          </w:rPr>
          <w:delText xml:space="preserve">4.4 </w:delText>
        </w:r>
        <w:r w:rsidRPr="009E1FA8" w:rsidDel="009E1FA8">
          <w:rPr>
            <w:rStyle w:val="a9"/>
            <w:rFonts w:hint="eastAsia"/>
            <w:noProof/>
            <w:rPrChange w:id="1032" w:author="Happy" w:date="2018-08-20T18:40:00Z">
              <w:rPr>
                <w:rStyle w:val="a9"/>
                <w:rFonts w:hint="eastAsia"/>
                <w:noProof/>
              </w:rPr>
            </w:rPrChange>
          </w:rPr>
          <w:delText>订单详情（订单完成）</w:delText>
        </w:r>
        <w:r w:rsidDel="009E1FA8">
          <w:rPr>
            <w:webHidden/>
          </w:rPr>
          <w:tab/>
          <w:delText>77</w:delText>
        </w:r>
      </w:del>
    </w:p>
    <w:p w14:paraId="48845B4A" w14:textId="77777777" w:rsidR="007E7FAB" w:rsidDel="009E1FA8" w:rsidRDefault="007E7FAB">
      <w:pPr>
        <w:pStyle w:val="TOC1"/>
        <w:tabs>
          <w:tab w:val="left" w:pos="800"/>
          <w:tab w:val="right" w:leader="dot" w:pos="9350"/>
        </w:tabs>
        <w:spacing w:before="156" w:after="156"/>
        <w:rPr>
          <w:del w:id="1033" w:author="Happy" w:date="2018-08-20T18:40:00Z"/>
          <w:rFonts w:eastAsiaTheme="minorEastAsia" w:cstheme="minorBidi"/>
        </w:rPr>
        <w:pPrChange w:id="1034" w:author="Happy" w:date="2018-08-20T18:43:00Z">
          <w:pPr>
            <w:pStyle w:val="TOC4"/>
            <w:tabs>
              <w:tab w:val="right" w:leader="dot" w:pos="9350"/>
            </w:tabs>
            <w:ind w:left="1260"/>
          </w:pPr>
        </w:pPrChange>
      </w:pPr>
      <w:del w:id="1035" w:author="Happy" w:date="2018-08-20T18:40:00Z">
        <w:r w:rsidRPr="009E1FA8" w:rsidDel="009E1FA8">
          <w:rPr>
            <w:rStyle w:val="a9"/>
            <w:iCs/>
            <w:noProof/>
            <w:rPrChange w:id="1036" w:author="Happy" w:date="2018-08-20T18:40:00Z">
              <w:rPr>
                <w:rStyle w:val="a9"/>
                <w:iCs/>
                <w:noProof/>
              </w:rPr>
            </w:rPrChange>
          </w:rPr>
          <w:delText xml:space="preserve">4.4.1 </w:delText>
        </w:r>
        <w:r w:rsidRPr="009E1FA8" w:rsidDel="009E1FA8">
          <w:rPr>
            <w:rStyle w:val="a9"/>
            <w:rFonts w:hint="eastAsia"/>
            <w:iCs/>
            <w:noProof/>
            <w:rPrChange w:id="1037" w:author="Happy" w:date="2018-08-20T18:40:00Z">
              <w:rPr>
                <w:rStyle w:val="a9"/>
                <w:rFonts w:hint="eastAsia"/>
                <w:iCs/>
                <w:noProof/>
              </w:rPr>
            </w:rPrChange>
          </w:rPr>
          <w:delText>显示内容</w:delText>
        </w:r>
        <w:r w:rsidDel="009E1FA8">
          <w:rPr>
            <w:webHidden/>
          </w:rPr>
          <w:tab/>
          <w:delText>79</w:delText>
        </w:r>
      </w:del>
    </w:p>
    <w:p w14:paraId="18AF075E" w14:textId="77777777" w:rsidR="007E7FAB" w:rsidDel="009E1FA8" w:rsidRDefault="007E7FAB">
      <w:pPr>
        <w:pStyle w:val="TOC1"/>
        <w:tabs>
          <w:tab w:val="left" w:pos="800"/>
          <w:tab w:val="right" w:leader="dot" w:pos="9350"/>
        </w:tabs>
        <w:spacing w:before="156" w:after="156"/>
        <w:rPr>
          <w:del w:id="1038" w:author="Happy" w:date="2018-08-20T18:40:00Z"/>
          <w:rFonts w:eastAsiaTheme="minorEastAsia" w:cstheme="minorBidi"/>
        </w:rPr>
        <w:pPrChange w:id="1039" w:author="Happy" w:date="2018-08-20T18:43:00Z">
          <w:pPr>
            <w:pStyle w:val="TOC4"/>
            <w:tabs>
              <w:tab w:val="right" w:leader="dot" w:pos="9350"/>
            </w:tabs>
            <w:ind w:left="1260"/>
          </w:pPr>
        </w:pPrChange>
      </w:pPr>
      <w:del w:id="1040" w:author="Happy" w:date="2018-08-20T18:40:00Z">
        <w:r w:rsidRPr="009E1FA8" w:rsidDel="009E1FA8">
          <w:rPr>
            <w:rStyle w:val="a9"/>
            <w:iCs/>
            <w:noProof/>
            <w:rPrChange w:id="1041" w:author="Happy" w:date="2018-08-20T18:40:00Z">
              <w:rPr>
                <w:rStyle w:val="a9"/>
                <w:iCs/>
                <w:noProof/>
              </w:rPr>
            </w:rPrChange>
          </w:rPr>
          <w:delText xml:space="preserve">4.4.2 </w:delText>
        </w:r>
        <w:r w:rsidRPr="009E1FA8" w:rsidDel="009E1FA8">
          <w:rPr>
            <w:rStyle w:val="a9"/>
            <w:rFonts w:hint="eastAsia"/>
            <w:iCs/>
            <w:noProof/>
            <w:rPrChange w:id="1042" w:author="Happy" w:date="2018-08-20T18:40:00Z">
              <w:rPr>
                <w:rStyle w:val="a9"/>
                <w:rFonts w:hint="eastAsia"/>
                <w:iCs/>
                <w:noProof/>
              </w:rPr>
            </w:rPrChange>
          </w:rPr>
          <w:delText>出入口</w:delText>
        </w:r>
        <w:r w:rsidDel="009E1FA8">
          <w:rPr>
            <w:webHidden/>
          </w:rPr>
          <w:tab/>
          <w:delText>79</w:delText>
        </w:r>
      </w:del>
    </w:p>
    <w:p w14:paraId="0DBA60B1" w14:textId="77777777" w:rsidR="007E7FAB" w:rsidDel="009E1FA8" w:rsidRDefault="007E7FAB">
      <w:pPr>
        <w:pStyle w:val="TOC1"/>
        <w:tabs>
          <w:tab w:val="left" w:pos="800"/>
          <w:tab w:val="right" w:leader="dot" w:pos="9350"/>
        </w:tabs>
        <w:spacing w:before="156" w:after="156"/>
        <w:rPr>
          <w:del w:id="1043" w:author="Happy" w:date="2018-08-20T18:40:00Z"/>
          <w:rFonts w:eastAsiaTheme="minorEastAsia" w:cstheme="minorBidi"/>
        </w:rPr>
        <w:pPrChange w:id="1044" w:author="Happy" w:date="2018-08-20T18:43:00Z">
          <w:pPr>
            <w:pStyle w:val="TOC4"/>
            <w:tabs>
              <w:tab w:val="right" w:leader="dot" w:pos="9350"/>
            </w:tabs>
            <w:ind w:left="1260"/>
          </w:pPr>
        </w:pPrChange>
      </w:pPr>
      <w:del w:id="1045" w:author="Happy" w:date="2018-08-20T18:40:00Z">
        <w:r w:rsidRPr="009E1FA8" w:rsidDel="009E1FA8">
          <w:rPr>
            <w:rStyle w:val="a9"/>
            <w:iCs/>
            <w:noProof/>
            <w:rPrChange w:id="1046" w:author="Happy" w:date="2018-08-20T18:40:00Z">
              <w:rPr>
                <w:rStyle w:val="a9"/>
                <w:iCs/>
                <w:noProof/>
              </w:rPr>
            </w:rPrChange>
          </w:rPr>
          <w:delText xml:space="preserve">4.4.3 </w:delText>
        </w:r>
        <w:r w:rsidRPr="009E1FA8" w:rsidDel="009E1FA8">
          <w:rPr>
            <w:rStyle w:val="a9"/>
            <w:rFonts w:hint="eastAsia"/>
            <w:iCs/>
            <w:noProof/>
            <w:rPrChange w:id="1047" w:author="Happy" w:date="2018-08-20T18:40:00Z">
              <w:rPr>
                <w:rStyle w:val="a9"/>
                <w:rFonts w:hint="eastAsia"/>
                <w:iCs/>
                <w:noProof/>
              </w:rPr>
            </w:rPrChange>
          </w:rPr>
          <w:delText>数据来源</w:delText>
        </w:r>
        <w:r w:rsidDel="009E1FA8">
          <w:rPr>
            <w:webHidden/>
          </w:rPr>
          <w:tab/>
          <w:delText>79</w:delText>
        </w:r>
      </w:del>
    </w:p>
    <w:p w14:paraId="421C1AFA" w14:textId="77777777" w:rsidR="007E7FAB" w:rsidDel="009E1FA8" w:rsidRDefault="007E7FAB">
      <w:pPr>
        <w:pStyle w:val="TOC1"/>
        <w:tabs>
          <w:tab w:val="left" w:pos="800"/>
          <w:tab w:val="right" w:leader="dot" w:pos="9350"/>
        </w:tabs>
        <w:spacing w:before="156" w:after="156"/>
        <w:rPr>
          <w:del w:id="1048" w:author="Happy" w:date="2018-08-20T18:40:00Z"/>
          <w:rFonts w:eastAsiaTheme="minorEastAsia" w:cstheme="minorBidi"/>
        </w:rPr>
        <w:pPrChange w:id="1049" w:author="Happy" w:date="2018-08-20T18:43:00Z">
          <w:pPr>
            <w:pStyle w:val="TOC4"/>
            <w:tabs>
              <w:tab w:val="right" w:leader="dot" w:pos="9350"/>
            </w:tabs>
            <w:ind w:left="1260"/>
          </w:pPr>
        </w:pPrChange>
      </w:pPr>
      <w:del w:id="1050" w:author="Happy" w:date="2018-08-20T18:40:00Z">
        <w:r w:rsidRPr="009E1FA8" w:rsidDel="009E1FA8">
          <w:rPr>
            <w:rStyle w:val="a9"/>
            <w:iCs/>
            <w:noProof/>
            <w:rPrChange w:id="1051" w:author="Happy" w:date="2018-08-20T18:40:00Z">
              <w:rPr>
                <w:rStyle w:val="a9"/>
                <w:iCs/>
                <w:noProof/>
              </w:rPr>
            </w:rPrChange>
          </w:rPr>
          <w:delText xml:space="preserve">4.4.4 </w:delText>
        </w:r>
        <w:r w:rsidRPr="009E1FA8" w:rsidDel="009E1FA8">
          <w:rPr>
            <w:rStyle w:val="a9"/>
            <w:rFonts w:hint="eastAsia"/>
            <w:iCs/>
            <w:noProof/>
            <w:rPrChange w:id="1052" w:author="Happy" w:date="2018-08-20T18:40:00Z">
              <w:rPr>
                <w:rStyle w:val="a9"/>
                <w:rFonts w:hint="eastAsia"/>
                <w:iCs/>
                <w:noProof/>
              </w:rPr>
            </w:rPrChange>
          </w:rPr>
          <w:delText>输入项</w:delText>
        </w:r>
        <w:r w:rsidDel="009E1FA8">
          <w:rPr>
            <w:webHidden/>
          </w:rPr>
          <w:tab/>
          <w:delText>80</w:delText>
        </w:r>
      </w:del>
    </w:p>
    <w:p w14:paraId="4B43B6E5" w14:textId="77777777" w:rsidR="007E7FAB" w:rsidDel="009E1FA8" w:rsidRDefault="007E7FAB">
      <w:pPr>
        <w:pStyle w:val="TOC1"/>
        <w:tabs>
          <w:tab w:val="left" w:pos="800"/>
          <w:tab w:val="right" w:leader="dot" w:pos="9350"/>
        </w:tabs>
        <w:spacing w:before="156" w:after="156"/>
        <w:rPr>
          <w:del w:id="1053" w:author="Happy" w:date="2018-08-20T18:40:00Z"/>
          <w:rFonts w:eastAsiaTheme="minorEastAsia" w:cstheme="minorBidi"/>
        </w:rPr>
        <w:pPrChange w:id="1054" w:author="Happy" w:date="2018-08-20T18:43:00Z">
          <w:pPr>
            <w:pStyle w:val="TOC4"/>
            <w:tabs>
              <w:tab w:val="right" w:leader="dot" w:pos="9350"/>
            </w:tabs>
            <w:ind w:left="1260"/>
          </w:pPr>
        </w:pPrChange>
      </w:pPr>
      <w:del w:id="1055" w:author="Happy" w:date="2018-08-20T18:40:00Z">
        <w:r w:rsidRPr="009E1FA8" w:rsidDel="009E1FA8">
          <w:rPr>
            <w:rStyle w:val="a9"/>
            <w:iCs/>
            <w:noProof/>
            <w:rPrChange w:id="1056" w:author="Happy" w:date="2018-08-20T18:40:00Z">
              <w:rPr>
                <w:rStyle w:val="a9"/>
                <w:iCs/>
                <w:noProof/>
              </w:rPr>
            </w:rPrChange>
          </w:rPr>
          <w:delText xml:space="preserve">4.4.5 </w:delText>
        </w:r>
        <w:r w:rsidRPr="009E1FA8" w:rsidDel="009E1FA8">
          <w:rPr>
            <w:rStyle w:val="a9"/>
            <w:rFonts w:hint="eastAsia"/>
            <w:iCs/>
            <w:noProof/>
            <w:rPrChange w:id="1057" w:author="Happy" w:date="2018-08-20T18:40:00Z">
              <w:rPr>
                <w:rStyle w:val="a9"/>
                <w:rFonts w:hint="eastAsia"/>
                <w:iCs/>
                <w:noProof/>
              </w:rPr>
            </w:rPrChange>
          </w:rPr>
          <w:delText>操作规则</w:delText>
        </w:r>
        <w:r w:rsidDel="009E1FA8">
          <w:rPr>
            <w:webHidden/>
          </w:rPr>
          <w:tab/>
          <w:delText>80</w:delText>
        </w:r>
      </w:del>
    </w:p>
    <w:p w14:paraId="7FCC535E" w14:textId="77777777" w:rsidR="007E7FAB" w:rsidDel="009E1FA8" w:rsidRDefault="007E7FAB">
      <w:pPr>
        <w:pStyle w:val="TOC1"/>
        <w:tabs>
          <w:tab w:val="left" w:pos="800"/>
          <w:tab w:val="right" w:leader="dot" w:pos="9350"/>
        </w:tabs>
        <w:spacing w:before="156" w:after="156"/>
        <w:rPr>
          <w:del w:id="1058" w:author="Happy" w:date="2018-08-20T18:40:00Z"/>
          <w:rFonts w:eastAsiaTheme="minorEastAsia" w:cstheme="minorBidi"/>
        </w:rPr>
        <w:pPrChange w:id="1059" w:author="Happy" w:date="2018-08-20T18:43:00Z">
          <w:pPr>
            <w:pStyle w:val="TOC4"/>
            <w:tabs>
              <w:tab w:val="right" w:leader="dot" w:pos="9350"/>
            </w:tabs>
            <w:ind w:left="1260"/>
          </w:pPr>
        </w:pPrChange>
      </w:pPr>
      <w:del w:id="1060" w:author="Happy" w:date="2018-08-20T18:40:00Z">
        <w:r w:rsidRPr="009E1FA8" w:rsidDel="009E1FA8">
          <w:rPr>
            <w:rStyle w:val="a9"/>
            <w:iCs/>
            <w:noProof/>
            <w:rPrChange w:id="1061" w:author="Happy" w:date="2018-08-20T18:40:00Z">
              <w:rPr>
                <w:rStyle w:val="a9"/>
                <w:iCs/>
                <w:noProof/>
              </w:rPr>
            </w:rPrChange>
          </w:rPr>
          <w:delText xml:space="preserve">4.4.6 </w:delText>
        </w:r>
        <w:r w:rsidRPr="009E1FA8" w:rsidDel="009E1FA8">
          <w:rPr>
            <w:rStyle w:val="a9"/>
            <w:rFonts w:hint="eastAsia"/>
            <w:iCs/>
            <w:noProof/>
            <w:rPrChange w:id="1062" w:author="Happy" w:date="2018-08-20T18:40:00Z">
              <w:rPr>
                <w:rStyle w:val="a9"/>
                <w:rFonts w:hint="eastAsia"/>
                <w:iCs/>
                <w:noProof/>
              </w:rPr>
            </w:rPrChange>
          </w:rPr>
          <w:delText>提示信息</w:delText>
        </w:r>
        <w:r w:rsidDel="009E1FA8">
          <w:rPr>
            <w:webHidden/>
          </w:rPr>
          <w:tab/>
          <w:delText>80</w:delText>
        </w:r>
      </w:del>
    </w:p>
    <w:p w14:paraId="5CA737BB" w14:textId="77777777" w:rsidR="007E7FAB" w:rsidDel="009E1FA8" w:rsidRDefault="007E7FAB">
      <w:pPr>
        <w:pStyle w:val="TOC1"/>
        <w:tabs>
          <w:tab w:val="left" w:pos="800"/>
          <w:tab w:val="right" w:leader="dot" w:pos="9350"/>
        </w:tabs>
        <w:spacing w:before="156" w:after="156"/>
        <w:rPr>
          <w:del w:id="1063" w:author="Happy" w:date="2018-08-20T18:40:00Z"/>
          <w:rFonts w:eastAsiaTheme="minorEastAsia" w:cstheme="minorBidi"/>
        </w:rPr>
        <w:pPrChange w:id="1064" w:author="Happy" w:date="2018-08-20T18:43:00Z">
          <w:pPr>
            <w:pStyle w:val="TOC4"/>
            <w:tabs>
              <w:tab w:val="right" w:leader="dot" w:pos="9350"/>
            </w:tabs>
            <w:ind w:left="1260"/>
          </w:pPr>
        </w:pPrChange>
      </w:pPr>
      <w:del w:id="1065" w:author="Happy" w:date="2018-08-20T18:40:00Z">
        <w:r w:rsidRPr="009E1FA8" w:rsidDel="009E1FA8">
          <w:rPr>
            <w:rStyle w:val="a9"/>
            <w:noProof/>
            <w:rPrChange w:id="1066" w:author="Happy" w:date="2018-08-20T18:40:00Z">
              <w:rPr>
                <w:rStyle w:val="a9"/>
                <w:noProof/>
              </w:rPr>
            </w:rPrChange>
          </w:rPr>
          <w:delText xml:space="preserve">4.4.7 </w:delText>
        </w:r>
        <w:r w:rsidRPr="009E1FA8" w:rsidDel="009E1FA8">
          <w:rPr>
            <w:rStyle w:val="a9"/>
            <w:rFonts w:hint="eastAsia"/>
            <w:noProof/>
            <w:rPrChange w:id="1067" w:author="Happy" w:date="2018-08-20T18:40:00Z">
              <w:rPr>
                <w:rStyle w:val="a9"/>
                <w:rFonts w:hint="eastAsia"/>
                <w:noProof/>
              </w:rPr>
            </w:rPrChange>
          </w:rPr>
          <w:delText>支付信息查看</w:delText>
        </w:r>
        <w:r w:rsidDel="009E1FA8">
          <w:rPr>
            <w:webHidden/>
          </w:rPr>
          <w:tab/>
          <w:delText>80</w:delText>
        </w:r>
      </w:del>
    </w:p>
    <w:p w14:paraId="1611E112" w14:textId="77777777" w:rsidR="007E7FAB" w:rsidDel="009E1FA8" w:rsidRDefault="007E7FAB">
      <w:pPr>
        <w:pStyle w:val="TOC1"/>
        <w:tabs>
          <w:tab w:val="left" w:pos="800"/>
          <w:tab w:val="right" w:leader="dot" w:pos="9350"/>
        </w:tabs>
        <w:spacing w:before="156" w:after="156"/>
        <w:rPr>
          <w:del w:id="1068" w:author="Happy" w:date="2018-08-20T18:40:00Z"/>
          <w:rFonts w:eastAsiaTheme="minorEastAsia" w:cstheme="minorBidi"/>
        </w:rPr>
        <w:pPrChange w:id="1069" w:author="Happy" w:date="2018-08-20T18:43:00Z">
          <w:pPr>
            <w:pStyle w:val="TOC4"/>
            <w:tabs>
              <w:tab w:val="right" w:leader="dot" w:pos="9350"/>
            </w:tabs>
            <w:ind w:left="1260"/>
          </w:pPr>
        </w:pPrChange>
      </w:pPr>
      <w:del w:id="1070" w:author="Happy" w:date="2018-08-20T18:40:00Z">
        <w:r w:rsidRPr="009E1FA8" w:rsidDel="009E1FA8">
          <w:rPr>
            <w:rStyle w:val="a9"/>
            <w:noProof/>
            <w:rPrChange w:id="1071" w:author="Happy" w:date="2018-08-20T18:40:00Z">
              <w:rPr>
                <w:rStyle w:val="a9"/>
                <w:noProof/>
              </w:rPr>
            </w:rPrChange>
          </w:rPr>
          <w:delText xml:space="preserve">4.4.8 </w:delText>
        </w:r>
        <w:r w:rsidRPr="009E1FA8" w:rsidDel="009E1FA8">
          <w:rPr>
            <w:rStyle w:val="a9"/>
            <w:rFonts w:hint="eastAsia"/>
            <w:noProof/>
            <w:rPrChange w:id="1072" w:author="Happy" w:date="2018-08-20T18:40:00Z">
              <w:rPr>
                <w:rStyle w:val="a9"/>
                <w:rFonts w:hint="eastAsia"/>
                <w:noProof/>
              </w:rPr>
            </w:rPrChange>
          </w:rPr>
          <w:delText>退款信息查看</w:delText>
        </w:r>
        <w:r w:rsidDel="009E1FA8">
          <w:rPr>
            <w:webHidden/>
          </w:rPr>
          <w:tab/>
          <w:delText>81</w:delText>
        </w:r>
      </w:del>
    </w:p>
    <w:p w14:paraId="46F424BD" w14:textId="77777777" w:rsidR="007E7FAB" w:rsidDel="009E1FA8" w:rsidRDefault="007E7FAB">
      <w:pPr>
        <w:pStyle w:val="TOC1"/>
        <w:tabs>
          <w:tab w:val="left" w:pos="800"/>
          <w:tab w:val="right" w:leader="dot" w:pos="9350"/>
        </w:tabs>
        <w:spacing w:before="156" w:after="156"/>
        <w:rPr>
          <w:del w:id="1073" w:author="Happy" w:date="2018-08-20T18:40:00Z"/>
          <w:rFonts w:eastAsiaTheme="minorEastAsia" w:cstheme="minorBidi"/>
        </w:rPr>
        <w:pPrChange w:id="1074" w:author="Happy" w:date="2018-08-20T18:43:00Z">
          <w:pPr>
            <w:pStyle w:val="TOC3"/>
            <w:tabs>
              <w:tab w:val="right" w:leader="dot" w:pos="9350"/>
            </w:tabs>
            <w:ind w:left="840"/>
          </w:pPr>
        </w:pPrChange>
      </w:pPr>
      <w:del w:id="1075" w:author="Happy" w:date="2018-08-20T18:40:00Z">
        <w:r w:rsidRPr="009E1FA8" w:rsidDel="009E1FA8">
          <w:rPr>
            <w:rStyle w:val="a9"/>
            <w:noProof/>
            <w:rPrChange w:id="1076" w:author="Happy" w:date="2018-08-20T18:40:00Z">
              <w:rPr>
                <w:rStyle w:val="a9"/>
                <w:noProof/>
              </w:rPr>
            </w:rPrChange>
          </w:rPr>
          <w:delText xml:space="preserve">4.5 </w:delText>
        </w:r>
        <w:r w:rsidRPr="009E1FA8" w:rsidDel="009E1FA8">
          <w:rPr>
            <w:rStyle w:val="a9"/>
            <w:rFonts w:hint="eastAsia"/>
            <w:noProof/>
            <w:rPrChange w:id="1077" w:author="Happy" w:date="2018-08-20T18:40:00Z">
              <w:rPr>
                <w:rStyle w:val="a9"/>
                <w:rFonts w:hint="eastAsia"/>
                <w:noProof/>
              </w:rPr>
            </w:rPrChange>
          </w:rPr>
          <w:delText>订单详情（已取消）</w:delText>
        </w:r>
        <w:r w:rsidDel="009E1FA8">
          <w:rPr>
            <w:webHidden/>
          </w:rPr>
          <w:tab/>
          <w:delText>82</w:delText>
        </w:r>
      </w:del>
    </w:p>
    <w:p w14:paraId="1F323F27" w14:textId="77777777" w:rsidR="007E7FAB" w:rsidDel="009E1FA8" w:rsidRDefault="007E7FAB">
      <w:pPr>
        <w:pStyle w:val="TOC1"/>
        <w:tabs>
          <w:tab w:val="left" w:pos="800"/>
          <w:tab w:val="right" w:leader="dot" w:pos="9350"/>
        </w:tabs>
        <w:spacing w:before="156" w:after="156"/>
        <w:rPr>
          <w:del w:id="1078" w:author="Happy" w:date="2018-08-20T18:40:00Z"/>
          <w:rFonts w:eastAsiaTheme="minorEastAsia" w:cstheme="minorBidi"/>
        </w:rPr>
        <w:pPrChange w:id="1079" w:author="Happy" w:date="2018-08-20T18:43:00Z">
          <w:pPr>
            <w:pStyle w:val="TOC4"/>
            <w:tabs>
              <w:tab w:val="right" w:leader="dot" w:pos="9350"/>
            </w:tabs>
            <w:ind w:left="1260"/>
          </w:pPr>
        </w:pPrChange>
      </w:pPr>
      <w:del w:id="1080" w:author="Happy" w:date="2018-08-20T18:40:00Z">
        <w:r w:rsidRPr="009E1FA8" w:rsidDel="009E1FA8">
          <w:rPr>
            <w:rStyle w:val="a9"/>
            <w:iCs/>
            <w:noProof/>
            <w:rPrChange w:id="1081" w:author="Happy" w:date="2018-08-20T18:40:00Z">
              <w:rPr>
                <w:rStyle w:val="a9"/>
                <w:iCs/>
                <w:noProof/>
              </w:rPr>
            </w:rPrChange>
          </w:rPr>
          <w:delText xml:space="preserve">4.5.1 </w:delText>
        </w:r>
        <w:r w:rsidRPr="009E1FA8" w:rsidDel="009E1FA8">
          <w:rPr>
            <w:rStyle w:val="a9"/>
            <w:rFonts w:hint="eastAsia"/>
            <w:iCs/>
            <w:noProof/>
            <w:rPrChange w:id="1082" w:author="Happy" w:date="2018-08-20T18:40:00Z">
              <w:rPr>
                <w:rStyle w:val="a9"/>
                <w:rFonts w:hint="eastAsia"/>
                <w:iCs/>
                <w:noProof/>
              </w:rPr>
            </w:rPrChange>
          </w:rPr>
          <w:delText>显示内容</w:delText>
        </w:r>
        <w:r w:rsidDel="009E1FA8">
          <w:rPr>
            <w:webHidden/>
          </w:rPr>
          <w:tab/>
          <w:delText>82</w:delText>
        </w:r>
      </w:del>
    </w:p>
    <w:p w14:paraId="65AD827F" w14:textId="77777777" w:rsidR="007E7FAB" w:rsidDel="009E1FA8" w:rsidRDefault="007E7FAB">
      <w:pPr>
        <w:pStyle w:val="TOC1"/>
        <w:tabs>
          <w:tab w:val="left" w:pos="800"/>
          <w:tab w:val="right" w:leader="dot" w:pos="9350"/>
        </w:tabs>
        <w:spacing w:before="156" w:after="156"/>
        <w:rPr>
          <w:del w:id="1083" w:author="Happy" w:date="2018-08-20T18:40:00Z"/>
          <w:rFonts w:eastAsiaTheme="minorEastAsia" w:cstheme="minorBidi"/>
        </w:rPr>
        <w:pPrChange w:id="1084" w:author="Happy" w:date="2018-08-20T18:43:00Z">
          <w:pPr>
            <w:pStyle w:val="TOC4"/>
            <w:tabs>
              <w:tab w:val="right" w:leader="dot" w:pos="9350"/>
            </w:tabs>
            <w:ind w:left="1260"/>
          </w:pPr>
        </w:pPrChange>
      </w:pPr>
      <w:del w:id="1085" w:author="Happy" w:date="2018-08-20T18:40:00Z">
        <w:r w:rsidRPr="009E1FA8" w:rsidDel="009E1FA8">
          <w:rPr>
            <w:rStyle w:val="a9"/>
            <w:iCs/>
            <w:noProof/>
            <w:rPrChange w:id="1086" w:author="Happy" w:date="2018-08-20T18:40:00Z">
              <w:rPr>
                <w:rStyle w:val="a9"/>
                <w:iCs/>
                <w:noProof/>
              </w:rPr>
            </w:rPrChange>
          </w:rPr>
          <w:delText xml:space="preserve">4.5.2 </w:delText>
        </w:r>
        <w:r w:rsidRPr="009E1FA8" w:rsidDel="009E1FA8">
          <w:rPr>
            <w:rStyle w:val="a9"/>
            <w:rFonts w:hint="eastAsia"/>
            <w:iCs/>
            <w:noProof/>
            <w:rPrChange w:id="1087" w:author="Happy" w:date="2018-08-20T18:40:00Z">
              <w:rPr>
                <w:rStyle w:val="a9"/>
                <w:rFonts w:hint="eastAsia"/>
                <w:iCs/>
                <w:noProof/>
              </w:rPr>
            </w:rPrChange>
          </w:rPr>
          <w:delText>出入口</w:delText>
        </w:r>
        <w:r w:rsidDel="009E1FA8">
          <w:rPr>
            <w:webHidden/>
          </w:rPr>
          <w:tab/>
          <w:delText>83</w:delText>
        </w:r>
      </w:del>
    </w:p>
    <w:p w14:paraId="4C743F57" w14:textId="77777777" w:rsidR="007E7FAB" w:rsidDel="009E1FA8" w:rsidRDefault="007E7FAB">
      <w:pPr>
        <w:pStyle w:val="TOC1"/>
        <w:tabs>
          <w:tab w:val="left" w:pos="800"/>
          <w:tab w:val="right" w:leader="dot" w:pos="9350"/>
        </w:tabs>
        <w:spacing w:before="156" w:after="156"/>
        <w:rPr>
          <w:del w:id="1088" w:author="Happy" w:date="2018-08-20T18:40:00Z"/>
          <w:rFonts w:eastAsiaTheme="minorEastAsia" w:cstheme="minorBidi"/>
        </w:rPr>
        <w:pPrChange w:id="1089" w:author="Happy" w:date="2018-08-20T18:43:00Z">
          <w:pPr>
            <w:pStyle w:val="TOC4"/>
            <w:tabs>
              <w:tab w:val="right" w:leader="dot" w:pos="9350"/>
            </w:tabs>
            <w:ind w:left="1260"/>
          </w:pPr>
        </w:pPrChange>
      </w:pPr>
      <w:del w:id="1090" w:author="Happy" w:date="2018-08-20T18:40:00Z">
        <w:r w:rsidRPr="009E1FA8" w:rsidDel="009E1FA8">
          <w:rPr>
            <w:rStyle w:val="a9"/>
            <w:iCs/>
            <w:noProof/>
            <w:rPrChange w:id="1091" w:author="Happy" w:date="2018-08-20T18:40:00Z">
              <w:rPr>
                <w:rStyle w:val="a9"/>
                <w:iCs/>
                <w:noProof/>
              </w:rPr>
            </w:rPrChange>
          </w:rPr>
          <w:delText xml:space="preserve">4.5.3 </w:delText>
        </w:r>
        <w:r w:rsidRPr="009E1FA8" w:rsidDel="009E1FA8">
          <w:rPr>
            <w:rStyle w:val="a9"/>
            <w:rFonts w:hint="eastAsia"/>
            <w:iCs/>
            <w:noProof/>
            <w:rPrChange w:id="1092" w:author="Happy" w:date="2018-08-20T18:40:00Z">
              <w:rPr>
                <w:rStyle w:val="a9"/>
                <w:rFonts w:hint="eastAsia"/>
                <w:iCs/>
                <w:noProof/>
              </w:rPr>
            </w:rPrChange>
          </w:rPr>
          <w:delText>数据来源</w:delText>
        </w:r>
        <w:r w:rsidDel="009E1FA8">
          <w:rPr>
            <w:webHidden/>
          </w:rPr>
          <w:tab/>
          <w:delText>83</w:delText>
        </w:r>
      </w:del>
    </w:p>
    <w:p w14:paraId="22AEDA74" w14:textId="77777777" w:rsidR="007E7FAB" w:rsidDel="009E1FA8" w:rsidRDefault="007E7FAB">
      <w:pPr>
        <w:pStyle w:val="TOC1"/>
        <w:tabs>
          <w:tab w:val="left" w:pos="800"/>
          <w:tab w:val="right" w:leader="dot" w:pos="9350"/>
        </w:tabs>
        <w:spacing w:before="156" w:after="156"/>
        <w:rPr>
          <w:del w:id="1093" w:author="Happy" w:date="2018-08-20T18:40:00Z"/>
          <w:rFonts w:eastAsiaTheme="minorEastAsia" w:cstheme="minorBidi"/>
        </w:rPr>
        <w:pPrChange w:id="1094" w:author="Happy" w:date="2018-08-20T18:43:00Z">
          <w:pPr>
            <w:pStyle w:val="TOC4"/>
            <w:tabs>
              <w:tab w:val="right" w:leader="dot" w:pos="9350"/>
            </w:tabs>
            <w:ind w:left="1260"/>
          </w:pPr>
        </w:pPrChange>
      </w:pPr>
      <w:del w:id="1095" w:author="Happy" w:date="2018-08-20T18:40:00Z">
        <w:r w:rsidRPr="009E1FA8" w:rsidDel="009E1FA8">
          <w:rPr>
            <w:rStyle w:val="a9"/>
            <w:iCs/>
            <w:noProof/>
            <w:rPrChange w:id="1096" w:author="Happy" w:date="2018-08-20T18:40:00Z">
              <w:rPr>
                <w:rStyle w:val="a9"/>
                <w:iCs/>
                <w:noProof/>
              </w:rPr>
            </w:rPrChange>
          </w:rPr>
          <w:delText xml:space="preserve">4.5.4 </w:delText>
        </w:r>
        <w:r w:rsidRPr="009E1FA8" w:rsidDel="009E1FA8">
          <w:rPr>
            <w:rStyle w:val="a9"/>
            <w:rFonts w:hint="eastAsia"/>
            <w:iCs/>
            <w:noProof/>
            <w:rPrChange w:id="1097" w:author="Happy" w:date="2018-08-20T18:40:00Z">
              <w:rPr>
                <w:rStyle w:val="a9"/>
                <w:rFonts w:hint="eastAsia"/>
                <w:iCs/>
                <w:noProof/>
              </w:rPr>
            </w:rPrChange>
          </w:rPr>
          <w:delText>输入项</w:delText>
        </w:r>
        <w:r w:rsidDel="009E1FA8">
          <w:rPr>
            <w:webHidden/>
          </w:rPr>
          <w:tab/>
          <w:delText>83</w:delText>
        </w:r>
      </w:del>
    </w:p>
    <w:p w14:paraId="28FF528F" w14:textId="77777777" w:rsidR="007E7FAB" w:rsidDel="009E1FA8" w:rsidRDefault="007E7FAB">
      <w:pPr>
        <w:pStyle w:val="TOC1"/>
        <w:tabs>
          <w:tab w:val="left" w:pos="800"/>
          <w:tab w:val="right" w:leader="dot" w:pos="9350"/>
        </w:tabs>
        <w:spacing w:before="156" w:after="156"/>
        <w:rPr>
          <w:del w:id="1098" w:author="Happy" w:date="2018-08-20T18:40:00Z"/>
          <w:rFonts w:eastAsiaTheme="minorEastAsia" w:cstheme="minorBidi"/>
        </w:rPr>
        <w:pPrChange w:id="1099" w:author="Happy" w:date="2018-08-20T18:43:00Z">
          <w:pPr>
            <w:pStyle w:val="TOC4"/>
            <w:tabs>
              <w:tab w:val="right" w:leader="dot" w:pos="9350"/>
            </w:tabs>
            <w:ind w:left="1260"/>
          </w:pPr>
        </w:pPrChange>
      </w:pPr>
      <w:del w:id="1100" w:author="Happy" w:date="2018-08-20T18:40:00Z">
        <w:r w:rsidRPr="009E1FA8" w:rsidDel="009E1FA8">
          <w:rPr>
            <w:rStyle w:val="a9"/>
            <w:iCs/>
            <w:noProof/>
            <w:rPrChange w:id="1101" w:author="Happy" w:date="2018-08-20T18:40:00Z">
              <w:rPr>
                <w:rStyle w:val="a9"/>
                <w:iCs/>
                <w:noProof/>
              </w:rPr>
            </w:rPrChange>
          </w:rPr>
          <w:delText xml:space="preserve">4.5.5 </w:delText>
        </w:r>
        <w:r w:rsidRPr="009E1FA8" w:rsidDel="009E1FA8">
          <w:rPr>
            <w:rStyle w:val="a9"/>
            <w:rFonts w:hint="eastAsia"/>
            <w:iCs/>
            <w:noProof/>
            <w:rPrChange w:id="1102" w:author="Happy" w:date="2018-08-20T18:40:00Z">
              <w:rPr>
                <w:rStyle w:val="a9"/>
                <w:rFonts w:hint="eastAsia"/>
                <w:iCs/>
                <w:noProof/>
              </w:rPr>
            </w:rPrChange>
          </w:rPr>
          <w:delText>操作规则</w:delText>
        </w:r>
        <w:r w:rsidDel="009E1FA8">
          <w:rPr>
            <w:webHidden/>
          </w:rPr>
          <w:tab/>
          <w:delText>83</w:delText>
        </w:r>
      </w:del>
    </w:p>
    <w:p w14:paraId="660EF730" w14:textId="77777777" w:rsidR="007E7FAB" w:rsidDel="009E1FA8" w:rsidRDefault="007E7FAB">
      <w:pPr>
        <w:pStyle w:val="TOC1"/>
        <w:tabs>
          <w:tab w:val="left" w:pos="800"/>
          <w:tab w:val="right" w:leader="dot" w:pos="9350"/>
        </w:tabs>
        <w:spacing w:before="156" w:after="156"/>
        <w:rPr>
          <w:del w:id="1103" w:author="Happy" w:date="2018-08-20T18:40:00Z"/>
          <w:rFonts w:eastAsiaTheme="minorEastAsia" w:cstheme="minorBidi"/>
        </w:rPr>
        <w:pPrChange w:id="1104" w:author="Happy" w:date="2018-08-20T18:43:00Z">
          <w:pPr>
            <w:pStyle w:val="TOC2"/>
            <w:tabs>
              <w:tab w:val="left" w:pos="800"/>
              <w:tab w:val="right" w:leader="dot" w:pos="9350"/>
            </w:tabs>
            <w:ind w:left="420"/>
          </w:pPr>
        </w:pPrChange>
      </w:pPr>
      <w:del w:id="1105" w:author="Happy" w:date="2018-08-20T18:40:00Z">
        <w:r w:rsidRPr="009E1FA8" w:rsidDel="009E1FA8">
          <w:rPr>
            <w:rStyle w:val="a9"/>
            <w:noProof/>
            <w:snapToGrid w:val="0"/>
            <w:w w:val="0"/>
            <w:kern w:val="0"/>
            <w:rPrChange w:id="1106" w:author="Happy" w:date="2018-08-20T18:40:00Z">
              <w:rPr>
                <w:rStyle w:val="a9"/>
                <w:noProof/>
                <w:snapToGrid w:val="0"/>
                <w:w w:val="0"/>
                <w:kern w:val="0"/>
              </w:rPr>
            </w:rPrChange>
          </w:rPr>
          <w:delText>5.</w:delText>
        </w:r>
        <w:r w:rsidDel="009E1FA8">
          <w:rPr>
            <w:rFonts w:eastAsiaTheme="minorEastAsia" w:cstheme="minorBidi"/>
          </w:rPr>
          <w:tab/>
        </w:r>
        <w:r w:rsidRPr="009E1FA8" w:rsidDel="009E1FA8">
          <w:rPr>
            <w:rStyle w:val="a9"/>
            <w:rFonts w:hint="eastAsia"/>
            <w:noProof/>
            <w:rPrChange w:id="1107" w:author="Happy" w:date="2018-08-20T18:40:00Z">
              <w:rPr>
                <w:rStyle w:val="a9"/>
                <w:rFonts w:hint="eastAsia"/>
                <w:noProof/>
              </w:rPr>
            </w:rPrChange>
          </w:rPr>
          <w:delText>移菜</w:delText>
        </w:r>
        <w:r w:rsidDel="009E1FA8">
          <w:rPr>
            <w:webHidden/>
          </w:rPr>
          <w:tab/>
          <w:delText>84</w:delText>
        </w:r>
      </w:del>
    </w:p>
    <w:p w14:paraId="672DD1F7" w14:textId="77777777" w:rsidR="007E7FAB" w:rsidDel="009E1FA8" w:rsidRDefault="007E7FAB">
      <w:pPr>
        <w:pStyle w:val="TOC1"/>
        <w:tabs>
          <w:tab w:val="left" w:pos="800"/>
          <w:tab w:val="right" w:leader="dot" w:pos="9350"/>
        </w:tabs>
        <w:spacing w:before="156" w:after="156"/>
        <w:rPr>
          <w:del w:id="1108" w:author="Happy" w:date="2018-08-20T18:40:00Z"/>
          <w:rFonts w:eastAsiaTheme="minorEastAsia" w:cstheme="minorBidi"/>
        </w:rPr>
        <w:pPrChange w:id="1109" w:author="Happy" w:date="2018-08-20T18:43:00Z">
          <w:pPr>
            <w:pStyle w:val="TOC3"/>
            <w:tabs>
              <w:tab w:val="right" w:leader="dot" w:pos="9350"/>
            </w:tabs>
            <w:ind w:left="840"/>
          </w:pPr>
        </w:pPrChange>
      </w:pPr>
      <w:del w:id="1110" w:author="Happy" w:date="2018-08-20T18:40:00Z">
        <w:r w:rsidRPr="009E1FA8" w:rsidDel="009E1FA8">
          <w:rPr>
            <w:rStyle w:val="a9"/>
            <w:noProof/>
            <w:rPrChange w:id="1111" w:author="Happy" w:date="2018-08-20T18:40:00Z">
              <w:rPr>
                <w:rStyle w:val="a9"/>
                <w:noProof/>
              </w:rPr>
            </w:rPrChange>
          </w:rPr>
          <w:delText xml:space="preserve">5.1 </w:delText>
        </w:r>
        <w:r w:rsidRPr="009E1FA8" w:rsidDel="009E1FA8">
          <w:rPr>
            <w:rStyle w:val="a9"/>
            <w:rFonts w:hint="eastAsia"/>
            <w:noProof/>
            <w:rPrChange w:id="1112" w:author="Happy" w:date="2018-08-20T18:40:00Z">
              <w:rPr>
                <w:rStyle w:val="a9"/>
                <w:rFonts w:hint="eastAsia"/>
                <w:noProof/>
              </w:rPr>
            </w:rPrChange>
          </w:rPr>
          <w:delText>移菜页面</w:delText>
        </w:r>
        <w:r w:rsidDel="009E1FA8">
          <w:rPr>
            <w:webHidden/>
          </w:rPr>
          <w:tab/>
          <w:delText>84</w:delText>
        </w:r>
      </w:del>
    </w:p>
    <w:p w14:paraId="63DCCF4A" w14:textId="77777777" w:rsidR="007E7FAB" w:rsidDel="009E1FA8" w:rsidRDefault="007E7FAB">
      <w:pPr>
        <w:pStyle w:val="TOC1"/>
        <w:tabs>
          <w:tab w:val="left" w:pos="800"/>
          <w:tab w:val="right" w:leader="dot" w:pos="9350"/>
        </w:tabs>
        <w:spacing w:before="156" w:after="156"/>
        <w:rPr>
          <w:del w:id="1113" w:author="Happy" w:date="2018-08-20T18:40:00Z"/>
          <w:rFonts w:eastAsiaTheme="minorEastAsia" w:cstheme="minorBidi"/>
        </w:rPr>
        <w:pPrChange w:id="1114" w:author="Happy" w:date="2018-08-20T18:43:00Z">
          <w:pPr>
            <w:pStyle w:val="TOC4"/>
            <w:tabs>
              <w:tab w:val="right" w:leader="dot" w:pos="9350"/>
            </w:tabs>
            <w:ind w:left="1260"/>
          </w:pPr>
        </w:pPrChange>
      </w:pPr>
      <w:del w:id="1115" w:author="Happy" w:date="2018-08-20T18:40:00Z">
        <w:r w:rsidRPr="009E1FA8" w:rsidDel="009E1FA8">
          <w:rPr>
            <w:rStyle w:val="a9"/>
            <w:noProof/>
            <w:rPrChange w:id="1116" w:author="Happy" w:date="2018-08-20T18:40:00Z">
              <w:rPr>
                <w:rStyle w:val="a9"/>
                <w:noProof/>
              </w:rPr>
            </w:rPrChange>
          </w:rPr>
          <w:delText xml:space="preserve">5.1.1 </w:delText>
        </w:r>
        <w:r w:rsidRPr="009E1FA8" w:rsidDel="009E1FA8">
          <w:rPr>
            <w:rStyle w:val="a9"/>
            <w:rFonts w:hint="eastAsia"/>
            <w:noProof/>
            <w:rPrChange w:id="1117" w:author="Happy" w:date="2018-08-20T18:40:00Z">
              <w:rPr>
                <w:rStyle w:val="a9"/>
                <w:rFonts w:hint="eastAsia"/>
                <w:noProof/>
              </w:rPr>
            </w:rPrChange>
          </w:rPr>
          <w:delText>显示内容</w:delText>
        </w:r>
        <w:r w:rsidDel="009E1FA8">
          <w:rPr>
            <w:webHidden/>
          </w:rPr>
          <w:tab/>
          <w:delText>84</w:delText>
        </w:r>
      </w:del>
    </w:p>
    <w:p w14:paraId="29092C91" w14:textId="77777777" w:rsidR="007E7FAB" w:rsidDel="009E1FA8" w:rsidRDefault="007E7FAB">
      <w:pPr>
        <w:pStyle w:val="TOC1"/>
        <w:tabs>
          <w:tab w:val="left" w:pos="800"/>
          <w:tab w:val="right" w:leader="dot" w:pos="9350"/>
        </w:tabs>
        <w:spacing w:before="156" w:after="156"/>
        <w:rPr>
          <w:del w:id="1118" w:author="Happy" w:date="2018-08-20T18:40:00Z"/>
          <w:rFonts w:eastAsiaTheme="minorEastAsia" w:cstheme="minorBidi"/>
        </w:rPr>
        <w:pPrChange w:id="1119" w:author="Happy" w:date="2018-08-20T18:43:00Z">
          <w:pPr>
            <w:pStyle w:val="TOC4"/>
            <w:tabs>
              <w:tab w:val="right" w:leader="dot" w:pos="9350"/>
            </w:tabs>
            <w:ind w:left="1260"/>
          </w:pPr>
        </w:pPrChange>
      </w:pPr>
      <w:del w:id="1120" w:author="Happy" w:date="2018-08-20T18:40:00Z">
        <w:r w:rsidRPr="009E1FA8" w:rsidDel="009E1FA8">
          <w:rPr>
            <w:rStyle w:val="a9"/>
            <w:noProof/>
            <w:rPrChange w:id="1121" w:author="Happy" w:date="2018-08-20T18:40:00Z">
              <w:rPr>
                <w:rStyle w:val="a9"/>
                <w:noProof/>
              </w:rPr>
            </w:rPrChange>
          </w:rPr>
          <w:delText xml:space="preserve">5.1.2 </w:delText>
        </w:r>
        <w:r w:rsidRPr="009E1FA8" w:rsidDel="009E1FA8">
          <w:rPr>
            <w:rStyle w:val="a9"/>
            <w:rFonts w:hint="eastAsia"/>
            <w:noProof/>
            <w:rPrChange w:id="1122" w:author="Happy" w:date="2018-08-20T18:40:00Z">
              <w:rPr>
                <w:rStyle w:val="a9"/>
                <w:rFonts w:hint="eastAsia"/>
                <w:noProof/>
              </w:rPr>
            </w:rPrChange>
          </w:rPr>
          <w:delText>出入口</w:delText>
        </w:r>
        <w:r w:rsidDel="009E1FA8">
          <w:rPr>
            <w:webHidden/>
          </w:rPr>
          <w:tab/>
          <w:delText>85</w:delText>
        </w:r>
      </w:del>
    </w:p>
    <w:p w14:paraId="5FFF729E" w14:textId="77777777" w:rsidR="007E7FAB" w:rsidDel="009E1FA8" w:rsidRDefault="007E7FAB">
      <w:pPr>
        <w:pStyle w:val="TOC1"/>
        <w:tabs>
          <w:tab w:val="left" w:pos="800"/>
          <w:tab w:val="right" w:leader="dot" w:pos="9350"/>
        </w:tabs>
        <w:spacing w:before="156" w:after="156"/>
        <w:rPr>
          <w:del w:id="1123" w:author="Happy" w:date="2018-08-20T18:40:00Z"/>
          <w:rFonts w:eastAsiaTheme="minorEastAsia" w:cstheme="minorBidi"/>
        </w:rPr>
        <w:pPrChange w:id="1124" w:author="Happy" w:date="2018-08-20T18:43:00Z">
          <w:pPr>
            <w:pStyle w:val="TOC4"/>
            <w:tabs>
              <w:tab w:val="right" w:leader="dot" w:pos="9350"/>
            </w:tabs>
            <w:ind w:left="1260"/>
          </w:pPr>
        </w:pPrChange>
      </w:pPr>
      <w:del w:id="1125" w:author="Happy" w:date="2018-08-20T18:40:00Z">
        <w:r w:rsidRPr="009E1FA8" w:rsidDel="009E1FA8">
          <w:rPr>
            <w:rStyle w:val="a9"/>
            <w:noProof/>
            <w:rPrChange w:id="1126" w:author="Happy" w:date="2018-08-20T18:40:00Z">
              <w:rPr>
                <w:rStyle w:val="a9"/>
                <w:noProof/>
              </w:rPr>
            </w:rPrChange>
          </w:rPr>
          <w:delText xml:space="preserve">5.1.3 </w:delText>
        </w:r>
        <w:r w:rsidRPr="009E1FA8" w:rsidDel="009E1FA8">
          <w:rPr>
            <w:rStyle w:val="a9"/>
            <w:rFonts w:hint="eastAsia"/>
            <w:noProof/>
            <w:rPrChange w:id="1127" w:author="Happy" w:date="2018-08-20T18:40:00Z">
              <w:rPr>
                <w:rStyle w:val="a9"/>
                <w:rFonts w:hint="eastAsia"/>
                <w:noProof/>
              </w:rPr>
            </w:rPrChange>
          </w:rPr>
          <w:delText>数据来源</w:delText>
        </w:r>
        <w:r w:rsidDel="009E1FA8">
          <w:rPr>
            <w:webHidden/>
          </w:rPr>
          <w:tab/>
          <w:delText>85</w:delText>
        </w:r>
      </w:del>
    </w:p>
    <w:p w14:paraId="65DCFD39" w14:textId="77777777" w:rsidR="007E7FAB" w:rsidDel="009E1FA8" w:rsidRDefault="007E7FAB">
      <w:pPr>
        <w:pStyle w:val="TOC1"/>
        <w:tabs>
          <w:tab w:val="left" w:pos="800"/>
          <w:tab w:val="right" w:leader="dot" w:pos="9350"/>
        </w:tabs>
        <w:spacing w:before="156" w:after="156"/>
        <w:rPr>
          <w:del w:id="1128" w:author="Happy" w:date="2018-08-20T18:40:00Z"/>
          <w:rFonts w:eastAsiaTheme="minorEastAsia" w:cstheme="minorBidi"/>
        </w:rPr>
        <w:pPrChange w:id="1129" w:author="Happy" w:date="2018-08-20T18:43:00Z">
          <w:pPr>
            <w:pStyle w:val="TOC4"/>
            <w:tabs>
              <w:tab w:val="right" w:leader="dot" w:pos="9350"/>
            </w:tabs>
            <w:ind w:left="1260"/>
          </w:pPr>
        </w:pPrChange>
      </w:pPr>
      <w:del w:id="1130" w:author="Happy" w:date="2018-08-20T18:40:00Z">
        <w:r w:rsidRPr="009E1FA8" w:rsidDel="009E1FA8">
          <w:rPr>
            <w:rStyle w:val="a9"/>
            <w:noProof/>
            <w:rPrChange w:id="1131" w:author="Happy" w:date="2018-08-20T18:40:00Z">
              <w:rPr>
                <w:rStyle w:val="a9"/>
                <w:noProof/>
              </w:rPr>
            </w:rPrChange>
          </w:rPr>
          <w:delText xml:space="preserve">5.1.4 </w:delText>
        </w:r>
        <w:r w:rsidRPr="009E1FA8" w:rsidDel="009E1FA8">
          <w:rPr>
            <w:rStyle w:val="a9"/>
            <w:rFonts w:hint="eastAsia"/>
            <w:noProof/>
            <w:rPrChange w:id="1132" w:author="Happy" w:date="2018-08-20T18:40:00Z">
              <w:rPr>
                <w:rStyle w:val="a9"/>
                <w:rFonts w:hint="eastAsia"/>
                <w:noProof/>
              </w:rPr>
            </w:rPrChange>
          </w:rPr>
          <w:delText>输入项</w:delText>
        </w:r>
        <w:r w:rsidDel="009E1FA8">
          <w:rPr>
            <w:webHidden/>
          </w:rPr>
          <w:tab/>
          <w:delText>85</w:delText>
        </w:r>
      </w:del>
    </w:p>
    <w:p w14:paraId="69EB6E23" w14:textId="77777777" w:rsidR="007E7FAB" w:rsidDel="009E1FA8" w:rsidRDefault="007E7FAB">
      <w:pPr>
        <w:pStyle w:val="TOC1"/>
        <w:tabs>
          <w:tab w:val="left" w:pos="800"/>
          <w:tab w:val="right" w:leader="dot" w:pos="9350"/>
        </w:tabs>
        <w:spacing w:before="156" w:after="156"/>
        <w:rPr>
          <w:del w:id="1133" w:author="Happy" w:date="2018-08-20T18:40:00Z"/>
          <w:rFonts w:eastAsiaTheme="minorEastAsia" w:cstheme="minorBidi"/>
        </w:rPr>
        <w:pPrChange w:id="1134" w:author="Happy" w:date="2018-08-20T18:43:00Z">
          <w:pPr>
            <w:pStyle w:val="TOC4"/>
            <w:tabs>
              <w:tab w:val="right" w:leader="dot" w:pos="9350"/>
            </w:tabs>
            <w:ind w:left="1260"/>
          </w:pPr>
        </w:pPrChange>
      </w:pPr>
      <w:del w:id="1135" w:author="Happy" w:date="2018-08-20T18:40:00Z">
        <w:r w:rsidRPr="009E1FA8" w:rsidDel="009E1FA8">
          <w:rPr>
            <w:rStyle w:val="a9"/>
            <w:noProof/>
            <w:rPrChange w:id="1136" w:author="Happy" w:date="2018-08-20T18:40:00Z">
              <w:rPr>
                <w:rStyle w:val="a9"/>
                <w:noProof/>
              </w:rPr>
            </w:rPrChange>
          </w:rPr>
          <w:delText xml:space="preserve">5.1.5 </w:delText>
        </w:r>
        <w:r w:rsidRPr="009E1FA8" w:rsidDel="009E1FA8">
          <w:rPr>
            <w:rStyle w:val="a9"/>
            <w:rFonts w:hint="eastAsia"/>
            <w:noProof/>
            <w:rPrChange w:id="1137" w:author="Happy" w:date="2018-08-20T18:40:00Z">
              <w:rPr>
                <w:rStyle w:val="a9"/>
                <w:rFonts w:hint="eastAsia"/>
                <w:noProof/>
              </w:rPr>
            </w:rPrChange>
          </w:rPr>
          <w:delText>操作规则</w:delText>
        </w:r>
        <w:r w:rsidDel="009E1FA8">
          <w:rPr>
            <w:webHidden/>
          </w:rPr>
          <w:tab/>
          <w:delText>85</w:delText>
        </w:r>
      </w:del>
    </w:p>
    <w:p w14:paraId="07ED2D47" w14:textId="77777777" w:rsidR="007E7FAB" w:rsidDel="009E1FA8" w:rsidRDefault="007E7FAB">
      <w:pPr>
        <w:pStyle w:val="TOC1"/>
        <w:tabs>
          <w:tab w:val="left" w:pos="800"/>
          <w:tab w:val="right" w:leader="dot" w:pos="9350"/>
        </w:tabs>
        <w:spacing w:before="156" w:after="156"/>
        <w:rPr>
          <w:del w:id="1138" w:author="Happy" w:date="2018-08-20T18:40:00Z"/>
          <w:rFonts w:eastAsiaTheme="minorEastAsia" w:cstheme="minorBidi"/>
        </w:rPr>
        <w:pPrChange w:id="1139" w:author="Happy" w:date="2018-08-20T18:43:00Z">
          <w:pPr>
            <w:pStyle w:val="TOC4"/>
            <w:tabs>
              <w:tab w:val="right" w:leader="dot" w:pos="9350"/>
            </w:tabs>
            <w:ind w:left="1260"/>
          </w:pPr>
        </w:pPrChange>
      </w:pPr>
      <w:del w:id="1140" w:author="Happy" w:date="2018-08-20T18:40:00Z">
        <w:r w:rsidRPr="009E1FA8" w:rsidDel="009E1FA8">
          <w:rPr>
            <w:rStyle w:val="a9"/>
            <w:noProof/>
            <w:rPrChange w:id="1141" w:author="Happy" w:date="2018-08-20T18:40:00Z">
              <w:rPr>
                <w:rStyle w:val="a9"/>
                <w:noProof/>
              </w:rPr>
            </w:rPrChange>
          </w:rPr>
          <w:delText xml:space="preserve">5.1.6 </w:delText>
        </w:r>
        <w:r w:rsidRPr="009E1FA8" w:rsidDel="009E1FA8">
          <w:rPr>
            <w:rStyle w:val="a9"/>
            <w:rFonts w:hint="eastAsia"/>
            <w:noProof/>
            <w:rPrChange w:id="1142" w:author="Happy" w:date="2018-08-20T18:40:00Z">
              <w:rPr>
                <w:rStyle w:val="a9"/>
                <w:rFonts w:hint="eastAsia"/>
                <w:noProof/>
              </w:rPr>
            </w:rPrChange>
          </w:rPr>
          <w:delText>提示信息</w:delText>
        </w:r>
        <w:r w:rsidDel="009E1FA8">
          <w:rPr>
            <w:webHidden/>
          </w:rPr>
          <w:tab/>
          <w:delText>85</w:delText>
        </w:r>
      </w:del>
    </w:p>
    <w:p w14:paraId="30EEBA3C" w14:textId="77777777" w:rsidR="007E7FAB" w:rsidDel="009E1FA8" w:rsidRDefault="007E7FAB">
      <w:pPr>
        <w:pStyle w:val="TOC1"/>
        <w:tabs>
          <w:tab w:val="left" w:pos="800"/>
          <w:tab w:val="right" w:leader="dot" w:pos="9350"/>
        </w:tabs>
        <w:spacing w:before="156" w:after="156"/>
        <w:rPr>
          <w:del w:id="1143" w:author="Happy" w:date="2018-08-20T18:40:00Z"/>
          <w:rFonts w:eastAsiaTheme="minorEastAsia" w:cstheme="minorBidi"/>
        </w:rPr>
        <w:pPrChange w:id="1144" w:author="Happy" w:date="2018-08-20T18:43:00Z">
          <w:pPr>
            <w:pStyle w:val="TOC3"/>
            <w:tabs>
              <w:tab w:val="right" w:leader="dot" w:pos="9350"/>
            </w:tabs>
            <w:ind w:left="840"/>
          </w:pPr>
        </w:pPrChange>
      </w:pPr>
      <w:del w:id="1145" w:author="Happy" w:date="2018-08-20T18:40:00Z">
        <w:r w:rsidRPr="009E1FA8" w:rsidDel="009E1FA8">
          <w:rPr>
            <w:rStyle w:val="a9"/>
            <w:noProof/>
            <w:rPrChange w:id="1146" w:author="Happy" w:date="2018-08-20T18:40:00Z">
              <w:rPr>
                <w:rStyle w:val="a9"/>
                <w:noProof/>
              </w:rPr>
            </w:rPrChange>
          </w:rPr>
          <w:delText xml:space="preserve">5.2 </w:delText>
        </w:r>
        <w:r w:rsidRPr="009E1FA8" w:rsidDel="009E1FA8">
          <w:rPr>
            <w:rStyle w:val="a9"/>
            <w:rFonts w:hint="eastAsia"/>
            <w:noProof/>
            <w:rPrChange w:id="1147" w:author="Happy" w:date="2018-08-20T18:40:00Z">
              <w:rPr>
                <w:rStyle w:val="a9"/>
                <w:rFonts w:hint="eastAsia"/>
                <w:noProof/>
              </w:rPr>
            </w:rPrChange>
          </w:rPr>
          <w:delText>选择移菜桌台</w:delText>
        </w:r>
        <w:r w:rsidDel="009E1FA8">
          <w:rPr>
            <w:webHidden/>
          </w:rPr>
          <w:tab/>
          <w:delText>86</w:delText>
        </w:r>
      </w:del>
    </w:p>
    <w:p w14:paraId="516B678A" w14:textId="77777777" w:rsidR="007E7FAB" w:rsidDel="009E1FA8" w:rsidRDefault="007E7FAB">
      <w:pPr>
        <w:pStyle w:val="TOC1"/>
        <w:tabs>
          <w:tab w:val="left" w:pos="800"/>
          <w:tab w:val="right" w:leader="dot" w:pos="9350"/>
        </w:tabs>
        <w:spacing w:before="156" w:after="156"/>
        <w:rPr>
          <w:del w:id="1148" w:author="Happy" w:date="2018-08-20T18:40:00Z"/>
          <w:rFonts w:eastAsiaTheme="minorEastAsia" w:cstheme="minorBidi"/>
        </w:rPr>
        <w:pPrChange w:id="1149" w:author="Happy" w:date="2018-08-20T18:43:00Z">
          <w:pPr>
            <w:pStyle w:val="TOC4"/>
            <w:tabs>
              <w:tab w:val="right" w:leader="dot" w:pos="9350"/>
            </w:tabs>
            <w:ind w:left="1260"/>
          </w:pPr>
        </w:pPrChange>
      </w:pPr>
      <w:del w:id="1150" w:author="Happy" w:date="2018-08-20T18:40:00Z">
        <w:r w:rsidRPr="009E1FA8" w:rsidDel="009E1FA8">
          <w:rPr>
            <w:rStyle w:val="a9"/>
            <w:noProof/>
            <w:rPrChange w:id="1151" w:author="Happy" w:date="2018-08-20T18:40:00Z">
              <w:rPr>
                <w:rStyle w:val="a9"/>
                <w:noProof/>
              </w:rPr>
            </w:rPrChange>
          </w:rPr>
          <w:delText xml:space="preserve">5.2.1 </w:delText>
        </w:r>
        <w:r w:rsidRPr="009E1FA8" w:rsidDel="009E1FA8">
          <w:rPr>
            <w:rStyle w:val="a9"/>
            <w:rFonts w:hint="eastAsia"/>
            <w:noProof/>
            <w:rPrChange w:id="1152" w:author="Happy" w:date="2018-08-20T18:40:00Z">
              <w:rPr>
                <w:rStyle w:val="a9"/>
                <w:rFonts w:hint="eastAsia"/>
                <w:noProof/>
              </w:rPr>
            </w:rPrChange>
          </w:rPr>
          <w:delText>显示内容</w:delText>
        </w:r>
        <w:r w:rsidDel="009E1FA8">
          <w:rPr>
            <w:webHidden/>
          </w:rPr>
          <w:tab/>
          <w:delText>86</w:delText>
        </w:r>
      </w:del>
    </w:p>
    <w:p w14:paraId="206FE783" w14:textId="77777777" w:rsidR="007E7FAB" w:rsidDel="009E1FA8" w:rsidRDefault="007E7FAB">
      <w:pPr>
        <w:pStyle w:val="TOC1"/>
        <w:tabs>
          <w:tab w:val="left" w:pos="800"/>
          <w:tab w:val="right" w:leader="dot" w:pos="9350"/>
        </w:tabs>
        <w:spacing w:before="156" w:after="156"/>
        <w:rPr>
          <w:del w:id="1153" w:author="Happy" w:date="2018-08-20T18:40:00Z"/>
          <w:rFonts w:eastAsiaTheme="minorEastAsia" w:cstheme="minorBidi"/>
        </w:rPr>
        <w:pPrChange w:id="1154" w:author="Happy" w:date="2018-08-20T18:43:00Z">
          <w:pPr>
            <w:pStyle w:val="TOC4"/>
            <w:tabs>
              <w:tab w:val="right" w:leader="dot" w:pos="9350"/>
            </w:tabs>
            <w:ind w:left="1260"/>
          </w:pPr>
        </w:pPrChange>
      </w:pPr>
      <w:del w:id="1155" w:author="Happy" w:date="2018-08-20T18:40:00Z">
        <w:r w:rsidRPr="009E1FA8" w:rsidDel="009E1FA8">
          <w:rPr>
            <w:rStyle w:val="a9"/>
            <w:noProof/>
            <w:rPrChange w:id="1156" w:author="Happy" w:date="2018-08-20T18:40:00Z">
              <w:rPr>
                <w:rStyle w:val="a9"/>
                <w:noProof/>
              </w:rPr>
            </w:rPrChange>
          </w:rPr>
          <w:delText xml:space="preserve">5.2.2 </w:delText>
        </w:r>
        <w:r w:rsidRPr="009E1FA8" w:rsidDel="009E1FA8">
          <w:rPr>
            <w:rStyle w:val="a9"/>
            <w:rFonts w:hint="eastAsia"/>
            <w:noProof/>
            <w:rPrChange w:id="1157" w:author="Happy" w:date="2018-08-20T18:40:00Z">
              <w:rPr>
                <w:rStyle w:val="a9"/>
                <w:rFonts w:hint="eastAsia"/>
                <w:noProof/>
              </w:rPr>
            </w:rPrChange>
          </w:rPr>
          <w:delText>出入口</w:delText>
        </w:r>
        <w:r w:rsidDel="009E1FA8">
          <w:rPr>
            <w:webHidden/>
          </w:rPr>
          <w:tab/>
          <w:delText>86</w:delText>
        </w:r>
      </w:del>
    </w:p>
    <w:p w14:paraId="00113FEC" w14:textId="77777777" w:rsidR="007E7FAB" w:rsidDel="009E1FA8" w:rsidRDefault="007E7FAB">
      <w:pPr>
        <w:pStyle w:val="TOC1"/>
        <w:tabs>
          <w:tab w:val="left" w:pos="800"/>
          <w:tab w:val="right" w:leader="dot" w:pos="9350"/>
        </w:tabs>
        <w:spacing w:before="156" w:after="156"/>
        <w:rPr>
          <w:del w:id="1158" w:author="Happy" w:date="2018-08-20T18:40:00Z"/>
          <w:rFonts w:eastAsiaTheme="minorEastAsia" w:cstheme="minorBidi"/>
        </w:rPr>
        <w:pPrChange w:id="1159" w:author="Happy" w:date="2018-08-20T18:43:00Z">
          <w:pPr>
            <w:pStyle w:val="TOC4"/>
            <w:tabs>
              <w:tab w:val="right" w:leader="dot" w:pos="9350"/>
            </w:tabs>
            <w:ind w:left="1260"/>
          </w:pPr>
        </w:pPrChange>
      </w:pPr>
      <w:del w:id="1160" w:author="Happy" w:date="2018-08-20T18:40:00Z">
        <w:r w:rsidRPr="009E1FA8" w:rsidDel="009E1FA8">
          <w:rPr>
            <w:rStyle w:val="a9"/>
            <w:noProof/>
            <w:rPrChange w:id="1161" w:author="Happy" w:date="2018-08-20T18:40:00Z">
              <w:rPr>
                <w:rStyle w:val="a9"/>
                <w:noProof/>
              </w:rPr>
            </w:rPrChange>
          </w:rPr>
          <w:delText xml:space="preserve">5.2.3 </w:delText>
        </w:r>
        <w:r w:rsidRPr="009E1FA8" w:rsidDel="009E1FA8">
          <w:rPr>
            <w:rStyle w:val="a9"/>
            <w:rFonts w:hint="eastAsia"/>
            <w:noProof/>
            <w:rPrChange w:id="1162" w:author="Happy" w:date="2018-08-20T18:40:00Z">
              <w:rPr>
                <w:rStyle w:val="a9"/>
                <w:rFonts w:hint="eastAsia"/>
                <w:noProof/>
              </w:rPr>
            </w:rPrChange>
          </w:rPr>
          <w:delText>数据来源</w:delText>
        </w:r>
        <w:r w:rsidDel="009E1FA8">
          <w:rPr>
            <w:webHidden/>
          </w:rPr>
          <w:tab/>
          <w:delText>86</w:delText>
        </w:r>
      </w:del>
    </w:p>
    <w:p w14:paraId="30CDDE1C" w14:textId="77777777" w:rsidR="007E7FAB" w:rsidDel="009E1FA8" w:rsidRDefault="007E7FAB">
      <w:pPr>
        <w:pStyle w:val="TOC1"/>
        <w:tabs>
          <w:tab w:val="left" w:pos="800"/>
          <w:tab w:val="right" w:leader="dot" w:pos="9350"/>
        </w:tabs>
        <w:spacing w:before="156" w:after="156"/>
        <w:rPr>
          <w:del w:id="1163" w:author="Happy" w:date="2018-08-20T18:40:00Z"/>
          <w:rFonts w:eastAsiaTheme="minorEastAsia" w:cstheme="minorBidi"/>
        </w:rPr>
        <w:pPrChange w:id="1164" w:author="Happy" w:date="2018-08-20T18:43:00Z">
          <w:pPr>
            <w:pStyle w:val="TOC4"/>
            <w:tabs>
              <w:tab w:val="right" w:leader="dot" w:pos="9350"/>
            </w:tabs>
            <w:ind w:left="1260"/>
          </w:pPr>
        </w:pPrChange>
      </w:pPr>
      <w:del w:id="1165" w:author="Happy" w:date="2018-08-20T18:40:00Z">
        <w:r w:rsidRPr="009E1FA8" w:rsidDel="009E1FA8">
          <w:rPr>
            <w:rStyle w:val="a9"/>
            <w:noProof/>
            <w:rPrChange w:id="1166" w:author="Happy" w:date="2018-08-20T18:40:00Z">
              <w:rPr>
                <w:rStyle w:val="a9"/>
                <w:noProof/>
              </w:rPr>
            </w:rPrChange>
          </w:rPr>
          <w:delText xml:space="preserve">5.2.4 </w:delText>
        </w:r>
        <w:r w:rsidRPr="009E1FA8" w:rsidDel="009E1FA8">
          <w:rPr>
            <w:rStyle w:val="a9"/>
            <w:rFonts w:hint="eastAsia"/>
            <w:noProof/>
            <w:rPrChange w:id="1167" w:author="Happy" w:date="2018-08-20T18:40:00Z">
              <w:rPr>
                <w:rStyle w:val="a9"/>
                <w:rFonts w:hint="eastAsia"/>
                <w:noProof/>
              </w:rPr>
            </w:rPrChange>
          </w:rPr>
          <w:delText>输入项</w:delText>
        </w:r>
        <w:r w:rsidDel="009E1FA8">
          <w:rPr>
            <w:webHidden/>
          </w:rPr>
          <w:tab/>
          <w:delText>87</w:delText>
        </w:r>
      </w:del>
    </w:p>
    <w:p w14:paraId="64CE9371" w14:textId="77777777" w:rsidR="007E7FAB" w:rsidDel="009E1FA8" w:rsidRDefault="007E7FAB">
      <w:pPr>
        <w:pStyle w:val="TOC1"/>
        <w:tabs>
          <w:tab w:val="left" w:pos="800"/>
          <w:tab w:val="right" w:leader="dot" w:pos="9350"/>
        </w:tabs>
        <w:spacing w:before="156" w:after="156"/>
        <w:rPr>
          <w:del w:id="1168" w:author="Happy" w:date="2018-08-20T18:40:00Z"/>
          <w:rFonts w:eastAsiaTheme="minorEastAsia" w:cstheme="minorBidi"/>
        </w:rPr>
        <w:pPrChange w:id="1169" w:author="Happy" w:date="2018-08-20T18:43:00Z">
          <w:pPr>
            <w:pStyle w:val="TOC4"/>
            <w:tabs>
              <w:tab w:val="right" w:leader="dot" w:pos="9350"/>
            </w:tabs>
            <w:ind w:left="1260"/>
          </w:pPr>
        </w:pPrChange>
      </w:pPr>
      <w:del w:id="1170" w:author="Happy" w:date="2018-08-20T18:40:00Z">
        <w:r w:rsidRPr="009E1FA8" w:rsidDel="009E1FA8">
          <w:rPr>
            <w:rStyle w:val="a9"/>
            <w:noProof/>
            <w:rPrChange w:id="1171" w:author="Happy" w:date="2018-08-20T18:40:00Z">
              <w:rPr>
                <w:rStyle w:val="a9"/>
                <w:noProof/>
              </w:rPr>
            </w:rPrChange>
          </w:rPr>
          <w:delText xml:space="preserve">5.2.5 </w:delText>
        </w:r>
        <w:r w:rsidRPr="009E1FA8" w:rsidDel="009E1FA8">
          <w:rPr>
            <w:rStyle w:val="a9"/>
            <w:rFonts w:hint="eastAsia"/>
            <w:noProof/>
            <w:rPrChange w:id="1172" w:author="Happy" w:date="2018-08-20T18:40:00Z">
              <w:rPr>
                <w:rStyle w:val="a9"/>
                <w:rFonts w:hint="eastAsia"/>
                <w:noProof/>
              </w:rPr>
            </w:rPrChange>
          </w:rPr>
          <w:delText>操作规则</w:delText>
        </w:r>
        <w:r w:rsidDel="009E1FA8">
          <w:rPr>
            <w:webHidden/>
          </w:rPr>
          <w:tab/>
          <w:delText>87</w:delText>
        </w:r>
      </w:del>
    </w:p>
    <w:p w14:paraId="63FB3129" w14:textId="77777777" w:rsidR="007E7FAB" w:rsidDel="009E1FA8" w:rsidRDefault="007E7FAB">
      <w:pPr>
        <w:pStyle w:val="TOC1"/>
        <w:tabs>
          <w:tab w:val="left" w:pos="800"/>
          <w:tab w:val="right" w:leader="dot" w:pos="9350"/>
        </w:tabs>
        <w:spacing w:before="156" w:after="156"/>
        <w:rPr>
          <w:del w:id="1173" w:author="Happy" w:date="2018-08-20T18:40:00Z"/>
          <w:rFonts w:eastAsiaTheme="minorEastAsia" w:cstheme="minorBidi"/>
        </w:rPr>
        <w:pPrChange w:id="1174" w:author="Happy" w:date="2018-08-20T18:43:00Z">
          <w:pPr>
            <w:pStyle w:val="TOC4"/>
            <w:tabs>
              <w:tab w:val="right" w:leader="dot" w:pos="9350"/>
            </w:tabs>
            <w:ind w:left="1260"/>
          </w:pPr>
        </w:pPrChange>
      </w:pPr>
      <w:del w:id="1175" w:author="Happy" w:date="2018-08-20T18:40:00Z">
        <w:r w:rsidRPr="009E1FA8" w:rsidDel="009E1FA8">
          <w:rPr>
            <w:rStyle w:val="a9"/>
            <w:noProof/>
            <w:rPrChange w:id="1176" w:author="Happy" w:date="2018-08-20T18:40:00Z">
              <w:rPr>
                <w:rStyle w:val="a9"/>
                <w:noProof/>
              </w:rPr>
            </w:rPrChange>
          </w:rPr>
          <w:delText xml:space="preserve">5.2.6 </w:delText>
        </w:r>
        <w:r w:rsidRPr="009E1FA8" w:rsidDel="009E1FA8">
          <w:rPr>
            <w:rStyle w:val="a9"/>
            <w:rFonts w:hint="eastAsia"/>
            <w:noProof/>
            <w:rPrChange w:id="1177" w:author="Happy" w:date="2018-08-20T18:40:00Z">
              <w:rPr>
                <w:rStyle w:val="a9"/>
                <w:rFonts w:hint="eastAsia"/>
                <w:noProof/>
              </w:rPr>
            </w:rPrChange>
          </w:rPr>
          <w:delText>提示信息</w:delText>
        </w:r>
        <w:r w:rsidDel="009E1FA8">
          <w:rPr>
            <w:webHidden/>
          </w:rPr>
          <w:tab/>
          <w:delText>87</w:delText>
        </w:r>
      </w:del>
    </w:p>
    <w:p w14:paraId="3699ED4D" w14:textId="77777777" w:rsidR="007E7FAB" w:rsidDel="009E1FA8" w:rsidRDefault="007E7FAB">
      <w:pPr>
        <w:pStyle w:val="TOC1"/>
        <w:tabs>
          <w:tab w:val="left" w:pos="800"/>
          <w:tab w:val="right" w:leader="dot" w:pos="9350"/>
        </w:tabs>
        <w:spacing w:before="156" w:after="156"/>
        <w:rPr>
          <w:del w:id="1178" w:author="Happy" w:date="2018-08-20T18:40:00Z"/>
          <w:rFonts w:eastAsiaTheme="minorEastAsia" w:cstheme="minorBidi"/>
        </w:rPr>
        <w:pPrChange w:id="1179" w:author="Happy" w:date="2018-08-20T18:43:00Z">
          <w:pPr>
            <w:pStyle w:val="TOC2"/>
            <w:tabs>
              <w:tab w:val="left" w:pos="800"/>
              <w:tab w:val="right" w:leader="dot" w:pos="9350"/>
            </w:tabs>
            <w:ind w:left="420"/>
          </w:pPr>
        </w:pPrChange>
      </w:pPr>
      <w:del w:id="1180" w:author="Happy" w:date="2018-08-20T18:40:00Z">
        <w:r w:rsidRPr="009E1FA8" w:rsidDel="009E1FA8">
          <w:rPr>
            <w:rStyle w:val="a9"/>
            <w:noProof/>
            <w:snapToGrid w:val="0"/>
            <w:w w:val="0"/>
            <w:kern w:val="0"/>
            <w:rPrChange w:id="1181" w:author="Happy" w:date="2018-08-20T18:40:00Z">
              <w:rPr>
                <w:rStyle w:val="a9"/>
                <w:noProof/>
                <w:snapToGrid w:val="0"/>
                <w:w w:val="0"/>
                <w:kern w:val="0"/>
              </w:rPr>
            </w:rPrChange>
          </w:rPr>
          <w:delText>6.</w:delText>
        </w:r>
        <w:r w:rsidDel="009E1FA8">
          <w:rPr>
            <w:rFonts w:eastAsiaTheme="minorEastAsia" w:cstheme="minorBidi"/>
          </w:rPr>
          <w:tab/>
        </w:r>
        <w:r w:rsidRPr="009E1FA8" w:rsidDel="009E1FA8">
          <w:rPr>
            <w:rStyle w:val="a9"/>
            <w:rFonts w:hint="eastAsia"/>
            <w:noProof/>
            <w:rPrChange w:id="1182" w:author="Happy" w:date="2018-08-20T18:40:00Z">
              <w:rPr>
                <w:rStyle w:val="a9"/>
                <w:rFonts w:hint="eastAsia"/>
                <w:noProof/>
              </w:rPr>
            </w:rPrChange>
          </w:rPr>
          <w:delText>加菜</w:delText>
        </w:r>
        <w:r w:rsidDel="009E1FA8">
          <w:rPr>
            <w:webHidden/>
          </w:rPr>
          <w:tab/>
          <w:delText>87</w:delText>
        </w:r>
      </w:del>
    </w:p>
    <w:p w14:paraId="4A318308" w14:textId="77777777" w:rsidR="007E7FAB" w:rsidDel="009E1FA8" w:rsidRDefault="007E7FAB">
      <w:pPr>
        <w:pStyle w:val="TOC1"/>
        <w:tabs>
          <w:tab w:val="left" w:pos="800"/>
          <w:tab w:val="right" w:leader="dot" w:pos="9350"/>
        </w:tabs>
        <w:spacing w:before="156" w:after="156"/>
        <w:rPr>
          <w:del w:id="1183" w:author="Happy" w:date="2018-08-20T18:40:00Z"/>
          <w:rFonts w:eastAsiaTheme="minorEastAsia" w:cstheme="minorBidi"/>
        </w:rPr>
        <w:pPrChange w:id="1184" w:author="Happy" w:date="2018-08-20T18:43:00Z">
          <w:pPr>
            <w:pStyle w:val="TOC3"/>
            <w:tabs>
              <w:tab w:val="right" w:leader="dot" w:pos="9350"/>
            </w:tabs>
            <w:ind w:left="840"/>
          </w:pPr>
        </w:pPrChange>
      </w:pPr>
      <w:del w:id="1185" w:author="Happy" w:date="2018-08-20T18:40:00Z">
        <w:r w:rsidRPr="009E1FA8" w:rsidDel="009E1FA8">
          <w:rPr>
            <w:rStyle w:val="a9"/>
            <w:noProof/>
            <w:rPrChange w:id="1186" w:author="Happy" w:date="2018-08-20T18:40:00Z">
              <w:rPr>
                <w:rStyle w:val="a9"/>
                <w:noProof/>
              </w:rPr>
            </w:rPrChange>
          </w:rPr>
          <w:delText xml:space="preserve">6.1 </w:delText>
        </w:r>
        <w:r w:rsidRPr="009E1FA8" w:rsidDel="009E1FA8">
          <w:rPr>
            <w:rStyle w:val="a9"/>
            <w:rFonts w:hint="eastAsia"/>
            <w:noProof/>
            <w:rPrChange w:id="1187" w:author="Happy" w:date="2018-08-20T18:40:00Z">
              <w:rPr>
                <w:rStyle w:val="a9"/>
                <w:rFonts w:hint="eastAsia"/>
                <w:noProof/>
              </w:rPr>
            </w:rPrChange>
          </w:rPr>
          <w:delText>就餐中或已预结加菜页面</w:delText>
        </w:r>
        <w:r w:rsidDel="009E1FA8">
          <w:rPr>
            <w:webHidden/>
          </w:rPr>
          <w:tab/>
          <w:delText>88</w:delText>
        </w:r>
      </w:del>
    </w:p>
    <w:p w14:paraId="687C9E80" w14:textId="77777777" w:rsidR="007E7FAB" w:rsidDel="009E1FA8" w:rsidRDefault="007E7FAB">
      <w:pPr>
        <w:pStyle w:val="TOC1"/>
        <w:tabs>
          <w:tab w:val="left" w:pos="800"/>
          <w:tab w:val="right" w:leader="dot" w:pos="9350"/>
        </w:tabs>
        <w:spacing w:before="156" w:after="156"/>
        <w:rPr>
          <w:del w:id="1188" w:author="Happy" w:date="2018-08-20T18:40:00Z"/>
          <w:rFonts w:eastAsiaTheme="minorEastAsia" w:cstheme="minorBidi"/>
        </w:rPr>
        <w:pPrChange w:id="1189" w:author="Happy" w:date="2018-08-20T18:43:00Z">
          <w:pPr>
            <w:pStyle w:val="TOC4"/>
            <w:tabs>
              <w:tab w:val="right" w:leader="dot" w:pos="9350"/>
            </w:tabs>
            <w:ind w:left="1260"/>
          </w:pPr>
        </w:pPrChange>
      </w:pPr>
      <w:del w:id="1190" w:author="Happy" w:date="2018-08-20T18:40:00Z">
        <w:r w:rsidRPr="009E1FA8" w:rsidDel="009E1FA8">
          <w:rPr>
            <w:rStyle w:val="a9"/>
            <w:iCs/>
            <w:noProof/>
            <w:rPrChange w:id="1191" w:author="Happy" w:date="2018-08-20T18:40:00Z">
              <w:rPr>
                <w:rStyle w:val="a9"/>
                <w:iCs/>
                <w:noProof/>
              </w:rPr>
            </w:rPrChange>
          </w:rPr>
          <w:delText xml:space="preserve">6.1.1 </w:delText>
        </w:r>
        <w:r w:rsidRPr="009E1FA8" w:rsidDel="009E1FA8">
          <w:rPr>
            <w:rStyle w:val="a9"/>
            <w:rFonts w:hint="eastAsia"/>
            <w:iCs/>
            <w:noProof/>
            <w:rPrChange w:id="1192" w:author="Happy" w:date="2018-08-20T18:40:00Z">
              <w:rPr>
                <w:rStyle w:val="a9"/>
                <w:rFonts w:hint="eastAsia"/>
                <w:iCs/>
                <w:noProof/>
              </w:rPr>
            </w:rPrChange>
          </w:rPr>
          <w:delText>显示内容</w:delText>
        </w:r>
        <w:r w:rsidDel="009E1FA8">
          <w:rPr>
            <w:webHidden/>
          </w:rPr>
          <w:tab/>
          <w:delText>88</w:delText>
        </w:r>
      </w:del>
    </w:p>
    <w:p w14:paraId="0FD9711D" w14:textId="77777777" w:rsidR="007E7FAB" w:rsidDel="009E1FA8" w:rsidRDefault="007E7FAB">
      <w:pPr>
        <w:pStyle w:val="TOC1"/>
        <w:tabs>
          <w:tab w:val="left" w:pos="800"/>
          <w:tab w:val="right" w:leader="dot" w:pos="9350"/>
        </w:tabs>
        <w:spacing w:before="156" w:after="156"/>
        <w:rPr>
          <w:del w:id="1193" w:author="Happy" w:date="2018-08-20T18:40:00Z"/>
          <w:rFonts w:eastAsiaTheme="minorEastAsia" w:cstheme="minorBidi"/>
        </w:rPr>
        <w:pPrChange w:id="1194" w:author="Happy" w:date="2018-08-20T18:43:00Z">
          <w:pPr>
            <w:pStyle w:val="TOC4"/>
            <w:tabs>
              <w:tab w:val="right" w:leader="dot" w:pos="9350"/>
            </w:tabs>
            <w:ind w:left="1260"/>
          </w:pPr>
        </w:pPrChange>
      </w:pPr>
      <w:del w:id="1195" w:author="Happy" w:date="2018-08-20T18:40:00Z">
        <w:r w:rsidRPr="009E1FA8" w:rsidDel="009E1FA8">
          <w:rPr>
            <w:rStyle w:val="a9"/>
            <w:iCs/>
            <w:noProof/>
            <w:rPrChange w:id="1196" w:author="Happy" w:date="2018-08-20T18:40:00Z">
              <w:rPr>
                <w:rStyle w:val="a9"/>
                <w:iCs/>
                <w:noProof/>
              </w:rPr>
            </w:rPrChange>
          </w:rPr>
          <w:delText xml:space="preserve">6.1.2 </w:delText>
        </w:r>
        <w:r w:rsidRPr="009E1FA8" w:rsidDel="009E1FA8">
          <w:rPr>
            <w:rStyle w:val="a9"/>
            <w:rFonts w:hint="eastAsia"/>
            <w:iCs/>
            <w:noProof/>
            <w:rPrChange w:id="1197" w:author="Happy" w:date="2018-08-20T18:40:00Z">
              <w:rPr>
                <w:rStyle w:val="a9"/>
                <w:rFonts w:hint="eastAsia"/>
                <w:iCs/>
                <w:noProof/>
              </w:rPr>
            </w:rPrChange>
          </w:rPr>
          <w:delText>出入口</w:delText>
        </w:r>
        <w:r w:rsidDel="009E1FA8">
          <w:rPr>
            <w:webHidden/>
          </w:rPr>
          <w:tab/>
          <w:delText>88</w:delText>
        </w:r>
      </w:del>
    </w:p>
    <w:p w14:paraId="23D52C7F" w14:textId="77777777" w:rsidR="007E7FAB" w:rsidDel="009E1FA8" w:rsidRDefault="007E7FAB">
      <w:pPr>
        <w:pStyle w:val="TOC1"/>
        <w:tabs>
          <w:tab w:val="left" w:pos="800"/>
          <w:tab w:val="right" w:leader="dot" w:pos="9350"/>
        </w:tabs>
        <w:spacing w:before="156" w:after="156"/>
        <w:rPr>
          <w:del w:id="1198" w:author="Happy" w:date="2018-08-20T18:40:00Z"/>
          <w:rFonts w:eastAsiaTheme="minorEastAsia" w:cstheme="minorBidi"/>
        </w:rPr>
        <w:pPrChange w:id="1199" w:author="Happy" w:date="2018-08-20T18:43:00Z">
          <w:pPr>
            <w:pStyle w:val="TOC4"/>
            <w:tabs>
              <w:tab w:val="right" w:leader="dot" w:pos="9350"/>
            </w:tabs>
            <w:ind w:left="1260"/>
          </w:pPr>
        </w:pPrChange>
      </w:pPr>
      <w:del w:id="1200" w:author="Happy" w:date="2018-08-20T18:40:00Z">
        <w:r w:rsidRPr="009E1FA8" w:rsidDel="009E1FA8">
          <w:rPr>
            <w:rStyle w:val="a9"/>
            <w:iCs/>
            <w:noProof/>
            <w:rPrChange w:id="1201" w:author="Happy" w:date="2018-08-20T18:40:00Z">
              <w:rPr>
                <w:rStyle w:val="a9"/>
                <w:iCs/>
                <w:noProof/>
              </w:rPr>
            </w:rPrChange>
          </w:rPr>
          <w:delText xml:space="preserve">6.1.3 </w:delText>
        </w:r>
        <w:r w:rsidRPr="009E1FA8" w:rsidDel="009E1FA8">
          <w:rPr>
            <w:rStyle w:val="a9"/>
            <w:rFonts w:hint="eastAsia"/>
            <w:iCs/>
            <w:noProof/>
            <w:rPrChange w:id="1202" w:author="Happy" w:date="2018-08-20T18:40:00Z">
              <w:rPr>
                <w:rStyle w:val="a9"/>
                <w:rFonts w:hint="eastAsia"/>
                <w:iCs/>
                <w:noProof/>
              </w:rPr>
            </w:rPrChange>
          </w:rPr>
          <w:delText>数据来源</w:delText>
        </w:r>
        <w:r w:rsidDel="009E1FA8">
          <w:rPr>
            <w:webHidden/>
          </w:rPr>
          <w:tab/>
          <w:delText>88</w:delText>
        </w:r>
      </w:del>
    </w:p>
    <w:p w14:paraId="4418B823" w14:textId="77777777" w:rsidR="007E7FAB" w:rsidDel="009E1FA8" w:rsidRDefault="007E7FAB">
      <w:pPr>
        <w:pStyle w:val="TOC1"/>
        <w:tabs>
          <w:tab w:val="left" w:pos="800"/>
          <w:tab w:val="right" w:leader="dot" w:pos="9350"/>
        </w:tabs>
        <w:spacing w:before="156" w:after="156"/>
        <w:rPr>
          <w:del w:id="1203" w:author="Happy" w:date="2018-08-20T18:40:00Z"/>
          <w:rFonts w:eastAsiaTheme="minorEastAsia" w:cstheme="minorBidi"/>
        </w:rPr>
        <w:pPrChange w:id="1204" w:author="Happy" w:date="2018-08-20T18:43:00Z">
          <w:pPr>
            <w:pStyle w:val="TOC4"/>
            <w:tabs>
              <w:tab w:val="right" w:leader="dot" w:pos="9350"/>
            </w:tabs>
            <w:ind w:left="1260"/>
          </w:pPr>
        </w:pPrChange>
      </w:pPr>
      <w:del w:id="1205" w:author="Happy" w:date="2018-08-20T18:40:00Z">
        <w:r w:rsidRPr="009E1FA8" w:rsidDel="009E1FA8">
          <w:rPr>
            <w:rStyle w:val="a9"/>
            <w:iCs/>
            <w:noProof/>
            <w:rPrChange w:id="1206" w:author="Happy" w:date="2018-08-20T18:40:00Z">
              <w:rPr>
                <w:rStyle w:val="a9"/>
                <w:iCs/>
                <w:noProof/>
              </w:rPr>
            </w:rPrChange>
          </w:rPr>
          <w:delText xml:space="preserve">6.1.4 </w:delText>
        </w:r>
        <w:r w:rsidRPr="009E1FA8" w:rsidDel="009E1FA8">
          <w:rPr>
            <w:rStyle w:val="a9"/>
            <w:rFonts w:hint="eastAsia"/>
            <w:iCs/>
            <w:noProof/>
            <w:rPrChange w:id="1207" w:author="Happy" w:date="2018-08-20T18:40:00Z">
              <w:rPr>
                <w:rStyle w:val="a9"/>
                <w:rFonts w:hint="eastAsia"/>
                <w:iCs/>
                <w:noProof/>
              </w:rPr>
            </w:rPrChange>
          </w:rPr>
          <w:delText>输入项</w:delText>
        </w:r>
        <w:r w:rsidDel="009E1FA8">
          <w:rPr>
            <w:webHidden/>
          </w:rPr>
          <w:tab/>
          <w:delText>88</w:delText>
        </w:r>
      </w:del>
    </w:p>
    <w:p w14:paraId="035CF2CE" w14:textId="77777777" w:rsidR="007E7FAB" w:rsidDel="009E1FA8" w:rsidRDefault="007E7FAB">
      <w:pPr>
        <w:pStyle w:val="TOC1"/>
        <w:tabs>
          <w:tab w:val="left" w:pos="800"/>
          <w:tab w:val="right" w:leader="dot" w:pos="9350"/>
        </w:tabs>
        <w:spacing w:before="156" w:after="156"/>
        <w:rPr>
          <w:del w:id="1208" w:author="Happy" w:date="2018-08-20T18:40:00Z"/>
          <w:rFonts w:eastAsiaTheme="minorEastAsia" w:cstheme="minorBidi"/>
        </w:rPr>
        <w:pPrChange w:id="1209" w:author="Happy" w:date="2018-08-20T18:43:00Z">
          <w:pPr>
            <w:pStyle w:val="TOC4"/>
            <w:tabs>
              <w:tab w:val="right" w:leader="dot" w:pos="9350"/>
            </w:tabs>
            <w:ind w:left="1260"/>
          </w:pPr>
        </w:pPrChange>
      </w:pPr>
      <w:del w:id="1210" w:author="Happy" w:date="2018-08-20T18:40:00Z">
        <w:r w:rsidRPr="009E1FA8" w:rsidDel="009E1FA8">
          <w:rPr>
            <w:rStyle w:val="a9"/>
            <w:iCs/>
            <w:noProof/>
            <w:rPrChange w:id="1211" w:author="Happy" w:date="2018-08-20T18:40:00Z">
              <w:rPr>
                <w:rStyle w:val="a9"/>
                <w:iCs/>
                <w:noProof/>
              </w:rPr>
            </w:rPrChange>
          </w:rPr>
          <w:delText xml:space="preserve">6.1.5 </w:delText>
        </w:r>
        <w:r w:rsidRPr="009E1FA8" w:rsidDel="009E1FA8">
          <w:rPr>
            <w:rStyle w:val="a9"/>
            <w:rFonts w:hint="eastAsia"/>
            <w:iCs/>
            <w:noProof/>
            <w:rPrChange w:id="1212" w:author="Happy" w:date="2018-08-20T18:40:00Z">
              <w:rPr>
                <w:rStyle w:val="a9"/>
                <w:rFonts w:hint="eastAsia"/>
                <w:iCs/>
                <w:noProof/>
              </w:rPr>
            </w:rPrChange>
          </w:rPr>
          <w:delText>操作规则</w:delText>
        </w:r>
        <w:r w:rsidDel="009E1FA8">
          <w:rPr>
            <w:webHidden/>
          </w:rPr>
          <w:tab/>
          <w:delText>89</w:delText>
        </w:r>
      </w:del>
    </w:p>
    <w:p w14:paraId="1FDB8561" w14:textId="77777777" w:rsidR="007E7FAB" w:rsidDel="009E1FA8" w:rsidRDefault="007E7FAB">
      <w:pPr>
        <w:pStyle w:val="TOC1"/>
        <w:tabs>
          <w:tab w:val="left" w:pos="800"/>
          <w:tab w:val="right" w:leader="dot" w:pos="9350"/>
        </w:tabs>
        <w:spacing w:before="156" w:after="156"/>
        <w:rPr>
          <w:del w:id="1213" w:author="Happy" w:date="2018-08-20T18:40:00Z"/>
          <w:rFonts w:eastAsiaTheme="minorEastAsia" w:cstheme="minorBidi"/>
        </w:rPr>
        <w:pPrChange w:id="1214" w:author="Happy" w:date="2018-08-20T18:43:00Z">
          <w:pPr>
            <w:pStyle w:val="TOC4"/>
            <w:tabs>
              <w:tab w:val="right" w:leader="dot" w:pos="9350"/>
            </w:tabs>
            <w:ind w:left="1260"/>
          </w:pPr>
        </w:pPrChange>
      </w:pPr>
      <w:del w:id="1215" w:author="Happy" w:date="2018-08-20T18:40:00Z">
        <w:r w:rsidRPr="009E1FA8" w:rsidDel="009E1FA8">
          <w:rPr>
            <w:rStyle w:val="a9"/>
            <w:iCs/>
            <w:noProof/>
            <w:rPrChange w:id="1216" w:author="Happy" w:date="2018-08-20T18:40:00Z">
              <w:rPr>
                <w:rStyle w:val="a9"/>
                <w:iCs/>
                <w:noProof/>
              </w:rPr>
            </w:rPrChange>
          </w:rPr>
          <w:delText xml:space="preserve">6.1.6 </w:delText>
        </w:r>
        <w:r w:rsidRPr="009E1FA8" w:rsidDel="009E1FA8">
          <w:rPr>
            <w:rStyle w:val="a9"/>
            <w:rFonts w:hint="eastAsia"/>
            <w:iCs/>
            <w:noProof/>
            <w:rPrChange w:id="1217" w:author="Happy" w:date="2018-08-20T18:40:00Z">
              <w:rPr>
                <w:rStyle w:val="a9"/>
                <w:rFonts w:hint="eastAsia"/>
                <w:iCs/>
                <w:noProof/>
              </w:rPr>
            </w:rPrChange>
          </w:rPr>
          <w:delText>提示信息</w:delText>
        </w:r>
        <w:r w:rsidDel="009E1FA8">
          <w:rPr>
            <w:webHidden/>
          </w:rPr>
          <w:tab/>
          <w:delText>89</w:delText>
        </w:r>
      </w:del>
    </w:p>
    <w:p w14:paraId="4398AB16" w14:textId="77777777" w:rsidR="007E7FAB" w:rsidDel="009E1FA8" w:rsidRDefault="007E7FAB">
      <w:pPr>
        <w:pStyle w:val="TOC1"/>
        <w:tabs>
          <w:tab w:val="left" w:pos="800"/>
          <w:tab w:val="right" w:leader="dot" w:pos="9350"/>
        </w:tabs>
        <w:spacing w:before="156" w:after="156"/>
        <w:rPr>
          <w:del w:id="1218" w:author="Happy" w:date="2018-08-20T18:40:00Z"/>
          <w:rFonts w:eastAsiaTheme="minorEastAsia" w:cstheme="minorBidi"/>
        </w:rPr>
        <w:pPrChange w:id="1219" w:author="Happy" w:date="2018-08-20T18:43:00Z">
          <w:pPr>
            <w:pStyle w:val="TOC4"/>
            <w:tabs>
              <w:tab w:val="right" w:leader="dot" w:pos="9350"/>
            </w:tabs>
            <w:ind w:left="1260"/>
          </w:pPr>
        </w:pPrChange>
      </w:pPr>
      <w:del w:id="1220" w:author="Happy" w:date="2018-08-20T18:40:00Z">
        <w:r w:rsidRPr="009E1FA8" w:rsidDel="009E1FA8">
          <w:rPr>
            <w:rStyle w:val="a9"/>
            <w:noProof/>
            <w:rPrChange w:id="1221" w:author="Happy" w:date="2018-08-20T18:40:00Z">
              <w:rPr>
                <w:rStyle w:val="a9"/>
                <w:noProof/>
              </w:rPr>
            </w:rPrChange>
          </w:rPr>
          <w:delText xml:space="preserve">6.1.7 </w:delText>
        </w:r>
        <w:r w:rsidRPr="009E1FA8" w:rsidDel="009E1FA8">
          <w:rPr>
            <w:rStyle w:val="a9"/>
            <w:rFonts w:hint="eastAsia"/>
            <w:noProof/>
            <w:rPrChange w:id="1222" w:author="Happy" w:date="2018-08-20T18:40:00Z">
              <w:rPr>
                <w:rStyle w:val="a9"/>
                <w:rFonts w:hint="eastAsia"/>
                <w:noProof/>
              </w:rPr>
            </w:rPrChange>
          </w:rPr>
          <w:delText>加菜单</w:delText>
        </w:r>
        <w:r w:rsidDel="009E1FA8">
          <w:rPr>
            <w:webHidden/>
          </w:rPr>
          <w:tab/>
          <w:delText>89</w:delText>
        </w:r>
      </w:del>
    </w:p>
    <w:p w14:paraId="52E84475" w14:textId="77777777" w:rsidR="007E7FAB" w:rsidDel="009E1FA8" w:rsidRDefault="007E7FAB">
      <w:pPr>
        <w:pStyle w:val="TOC1"/>
        <w:tabs>
          <w:tab w:val="left" w:pos="800"/>
          <w:tab w:val="right" w:leader="dot" w:pos="9350"/>
        </w:tabs>
        <w:spacing w:before="156" w:after="156"/>
        <w:rPr>
          <w:del w:id="1223" w:author="Happy" w:date="2018-08-20T18:40:00Z"/>
          <w:rFonts w:eastAsiaTheme="minorEastAsia" w:cstheme="minorBidi"/>
        </w:rPr>
        <w:pPrChange w:id="1224" w:author="Happy" w:date="2018-08-20T18:43:00Z">
          <w:pPr>
            <w:pStyle w:val="TOC3"/>
            <w:tabs>
              <w:tab w:val="right" w:leader="dot" w:pos="9350"/>
            </w:tabs>
            <w:ind w:left="840"/>
          </w:pPr>
        </w:pPrChange>
      </w:pPr>
      <w:del w:id="1225" w:author="Happy" w:date="2018-08-20T18:40:00Z">
        <w:r w:rsidRPr="009E1FA8" w:rsidDel="009E1FA8">
          <w:rPr>
            <w:rStyle w:val="a9"/>
            <w:noProof/>
            <w:rPrChange w:id="1226" w:author="Happy" w:date="2018-08-20T18:40:00Z">
              <w:rPr>
                <w:rStyle w:val="a9"/>
                <w:noProof/>
              </w:rPr>
            </w:rPrChange>
          </w:rPr>
          <w:delText xml:space="preserve">6.2 </w:delText>
        </w:r>
        <w:r w:rsidRPr="009E1FA8" w:rsidDel="009E1FA8">
          <w:rPr>
            <w:rStyle w:val="a9"/>
            <w:rFonts w:hint="eastAsia"/>
            <w:noProof/>
            <w:rPrChange w:id="1227" w:author="Happy" w:date="2018-08-20T18:40:00Z">
              <w:rPr>
                <w:rStyle w:val="a9"/>
                <w:rFonts w:hint="eastAsia"/>
                <w:noProof/>
              </w:rPr>
            </w:rPrChange>
          </w:rPr>
          <w:delText>就餐中或已预结订单加菜后的订单详情</w:delText>
        </w:r>
        <w:r w:rsidDel="009E1FA8">
          <w:rPr>
            <w:webHidden/>
          </w:rPr>
          <w:tab/>
          <w:delText>90</w:delText>
        </w:r>
      </w:del>
    </w:p>
    <w:p w14:paraId="339711B3" w14:textId="77777777" w:rsidR="007E7FAB" w:rsidDel="009E1FA8" w:rsidRDefault="007E7FAB">
      <w:pPr>
        <w:pStyle w:val="TOC1"/>
        <w:tabs>
          <w:tab w:val="left" w:pos="800"/>
          <w:tab w:val="right" w:leader="dot" w:pos="9350"/>
        </w:tabs>
        <w:spacing w:before="156" w:after="156"/>
        <w:rPr>
          <w:del w:id="1228" w:author="Happy" w:date="2018-08-20T18:40:00Z"/>
          <w:rFonts w:eastAsiaTheme="minorEastAsia" w:cstheme="minorBidi"/>
        </w:rPr>
        <w:pPrChange w:id="1229" w:author="Happy" w:date="2018-08-20T18:43:00Z">
          <w:pPr>
            <w:pStyle w:val="TOC4"/>
            <w:tabs>
              <w:tab w:val="right" w:leader="dot" w:pos="9350"/>
            </w:tabs>
            <w:ind w:left="1260"/>
          </w:pPr>
        </w:pPrChange>
      </w:pPr>
      <w:del w:id="1230" w:author="Happy" w:date="2018-08-20T18:40:00Z">
        <w:r w:rsidRPr="009E1FA8" w:rsidDel="009E1FA8">
          <w:rPr>
            <w:rStyle w:val="a9"/>
            <w:iCs/>
            <w:noProof/>
            <w:rPrChange w:id="1231" w:author="Happy" w:date="2018-08-20T18:40:00Z">
              <w:rPr>
                <w:rStyle w:val="a9"/>
                <w:iCs/>
                <w:noProof/>
              </w:rPr>
            </w:rPrChange>
          </w:rPr>
          <w:delText xml:space="preserve">6.2.1 </w:delText>
        </w:r>
        <w:r w:rsidRPr="009E1FA8" w:rsidDel="009E1FA8">
          <w:rPr>
            <w:rStyle w:val="a9"/>
            <w:rFonts w:hint="eastAsia"/>
            <w:iCs/>
            <w:noProof/>
            <w:rPrChange w:id="1232" w:author="Happy" w:date="2018-08-20T18:40:00Z">
              <w:rPr>
                <w:rStyle w:val="a9"/>
                <w:rFonts w:hint="eastAsia"/>
                <w:iCs/>
                <w:noProof/>
              </w:rPr>
            </w:rPrChange>
          </w:rPr>
          <w:delText>显示内容</w:delText>
        </w:r>
        <w:r w:rsidDel="009E1FA8">
          <w:rPr>
            <w:webHidden/>
          </w:rPr>
          <w:tab/>
          <w:delText>90</w:delText>
        </w:r>
      </w:del>
    </w:p>
    <w:p w14:paraId="458EC7A9" w14:textId="77777777" w:rsidR="007E7FAB" w:rsidDel="009E1FA8" w:rsidRDefault="007E7FAB">
      <w:pPr>
        <w:pStyle w:val="TOC1"/>
        <w:tabs>
          <w:tab w:val="left" w:pos="800"/>
          <w:tab w:val="right" w:leader="dot" w:pos="9350"/>
        </w:tabs>
        <w:spacing w:before="156" w:after="156"/>
        <w:rPr>
          <w:del w:id="1233" w:author="Happy" w:date="2018-08-20T18:40:00Z"/>
          <w:rFonts w:eastAsiaTheme="minorEastAsia" w:cstheme="minorBidi"/>
        </w:rPr>
        <w:pPrChange w:id="1234" w:author="Happy" w:date="2018-08-20T18:43:00Z">
          <w:pPr>
            <w:pStyle w:val="TOC4"/>
            <w:tabs>
              <w:tab w:val="right" w:leader="dot" w:pos="9350"/>
            </w:tabs>
            <w:ind w:left="1260"/>
          </w:pPr>
        </w:pPrChange>
      </w:pPr>
      <w:del w:id="1235" w:author="Happy" w:date="2018-08-20T18:40:00Z">
        <w:r w:rsidRPr="009E1FA8" w:rsidDel="009E1FA8">
          <w:rPr>
            <w:rStyle w:val="a9"/>
            <w:iCs/>
            <w:noProof/>
            <w:rPrChange w:id="1236" w:author="Happy" w:date="2018-08-20T18:40:00Z">
              <w:rPr>
                <w:rStyle w:val="a9"/>
                <w:iCs/>
                <w:noProof/>
              </w:rPr>
            </w:rPrChange>
          </w:rPr>
          <w:delText xml:space="preserve">6.2.2 </w:delText>
        </w:r>
        <w:r w:rsidRPr="009E1FA8" w:rsidDel="009E1FA8">
          <w:rPr>
            <w:rStyle w:val="a9"/>
            <w:rFonts w:hint="eastAsia"/>
            <w:iCs/>
            <w:noProof/>
            <w:rPrChange w:id="1237" w:author="Happy" w:date="2018-08-20T18:40:00Z">
              <w:rPr>
                <w:rStyle w:val="a9"/>
                <w:rFonts w:hint="eastAsia"/>
                <w:iCs/>
                <w:noProof/>
              </w:rPr>
            </w:rPrChange>
          </w:rPr>
          <w:delText>出入口</w:delText>
        </w:r>
        <w:r w:rsidDel="009E1FA8">
          <w:rPr>
            <w:webHidden/>
          </w:rPr>
          <w:tab/>
          <w:delText>90</w:delText>
        </w:r>
      </w:del>
    </w:p>
    <w:p w14:paraId="118E6AC0" w14:textId="77777777" w:rsidR="007E7FAB" w:rsidDel="009E1FA8" w:rsidRDefault="007E7FAB">
      <w:pPr>
        <w:pStyle w:val="TOC1"/>
        <w:tabs>
          <w:tab w:val="left" w:pos="800"/>
          <w:tab w:val="right" w:leader="dot" w:pos="9350"/>
        </w:tabs>
        <w:spacing w:before="156" w:after="156"/>
        <w:rPr>
          <w:del w:id="1238" w:author="Happy" w:date="2018-08-20T18:40:00Z"/>
          <w:rFonts w:eastAsiaTheme="minorEastAsia" w:cstheme="minorBidi"/>
        </w:rPr>
        <w:pPrChange w:id="1239" w:author="Happy" w:date="2018-08-20T18:43:00Z">
          <w:pPr>
            <w:pStyle w:val="TOC4"/>
            <w:tabs>
              <w:tab w:val="right" w:leader="dot" w:pos="9350"/>
            </w:tabs>
            <w:ind w:left="1260"/>
          </w:pPr>
        </w:pPrChange>
      </w:pPr>
      <w:del w:id="1240" w:author="Happy" w:date="2018-08-20T18:40:00Z">
        <w:r w:rsidRPr="009E1FA8" w:rsidDel="009E1FA8">
          <w:rPr>
            <w:rStyle w:val="a9"/>
            <w:iCs/>
            <w:noProof/>
            <w:rPrChange w:id="1241" w:author="Happy" w:date="2018-08-20T18:40:00Z">
              <w:rPr>
                <w:rStyle w:val="a9"/>
                <w:iCs/>
                <w:noProof/>
              </w:rPr>
            </w:rPrChange>
          </w:rPr>
          <w:delText xml:space="preserve">6.2.3 </w:delText>
        </w:r>
        <w:r w:rsidRPr="009E1FA8" w:rsidDel="009E1FA8">
          <w:rPr>
            <w:rStyle w:val="a9"/>
            <w:rFonts w:hint="eastAsia"/>
            <w:iCs/>
            <w:noProof/>
            <w:rPrChange w:id="1242" w:author="Happy" w:date="2018-08-20T18:40:00Z">
              <w:rPr>
                <w:rStyle w:val="a9"/>
                <w:rFonts w:hint="eastAsia"/>
                <w:iCs/>
                <w:noProof/>
              </w:rPr>
            </w:rPrChange>
          </w:rPr>
          <w:delText>数据来源</w:delText>
        </w:r>
        <w:r w:rsidDel="009E1FA8">
          <w:rPr>
            <w:webHidden/>
          </w:rPr>
          <w:tab/>
          <w:delText>91</w:delText>
        </w:r>
      </w:del>
    </w:p>
    <w:p w14:paraId="1FA1FEC0" w14:textId="77777777" w:rsidR="007E7FAB" w:rsidDel="009E1FA8" w:rsidRDefault="007E7FAB">
      <w:pPr>
        <w:pStyle w:val="TOC1"/>
        <w:tabs>
          <w:tab w:val="left" w:pos="800"/>
          <w:tab w:val="right" w:leader="dot" w:pos="9350"/>
        </w:tabs>
        <w:spacing w:before="156" w:after="156"/>
        <w:rPr>
          <w:del w:id="1243" w:author="Happy" w:date="2018-08-20T18:40:00Z"/>
          <w:rFonts w:eastAsiaTheme="minorEastAsia" w:cstheme="minorBidi"/>
        </w:rPr>
        <w:pPrChange w:id="1244" w:author="Happy" w:date="2018-08-20T18:43:00Z">
          <w:pPr>
            <w:pStyle w:val="TOC4"/>
            <w:tabs>
              <w:tab w:val="right" w:leader="dot" w:pos="9350"/>
            </w:tabs>
            <w:ind w:left="1260"/>
          </w:pPr>
        </w:pPrChange>
      </w:pPr>
      <w:del w:id="1245" w:author="Happy" w:date="2018-08-20T18:40:00Z">
        <w:r w:rsidRPr="009E1FA8" w:rsidDel="009E1FA8">
          <w:rPr>
            <w:rStyle w:val="a9"/>
            <w:iCs/>
            <w:noProof/>
            <w:rPrChange w:id="1246" w:author="Happy" w:date="2018-08-20T18:40:00Z">
              <w:rPr>
                <w:rStyle w:val="a9"/>
                <w:iCs/>
                <w:noProof/>
              </w:rPr>
            </w:rPrChange>
          </w:rPr>
          <w:delText xml:space="preserve">6.2.4 </w:delText>
        </w:r>
        <w:r w:rsidRPr="009E1FA8" w:rsidDel="009E1FA8">
          <w:rPr>
            <w:rStyle w:val="a9"/>
            <w:rFonts w:hint="eastAsia"/>
            <w:iCs/>
            <w:noProof/>
            <w:rPrChange w:id="1247" w:author="Happy" w:date="2018-08-20T18:40:00Z">
              <w:rPr>
                <w:rStyle w:val="a9"/>
                <w:rFonts w:hint="eastAsia"/>
                <w:iCs/>
                <w:noProof/>
              </w:rPr>
            </w:rPrChange>
          </w:rPr>
          <w:delText>输入项</w:delText>
        </w:r>
        <w:r w:rsidDel="009E1FA8">
          <w:rPr>
            <w:webHidden/>
          </w:rPr>
          <w:tab/>
          <w:delText>91</w:delText>
        </w:r>
      </w:del>
    </w:p>
    <w:p w14:paraId="24B6CBAA" w14:textId="77777777" w:rsidR="007E7FAB" w:rsidDel="009E1FA8" w:rsidRDefault="007E7FAB">
      <w:pPr>
        <w:pStyle w:val="TOC1"/>
        <w:tabs>
          <w:tab w:val="left" w:pos="800"/>
          <w:tab w:val="right" w:leader="dot" w:pos="9350"/>
        </w:tabs>
        <w:spacing w:before="156" w:after="156"/>
        <w:rPr>
          <w:del w:id="1248" w:author="Happy" w:date="2018-08-20T18:40:00Z"/>
          <w:rFonts w:eastAsiaTheme="minorEastAsia" w:cstheme="minorBidi"/>
        </w:rPr>
        <w:pPrChange w:id="1249" w:author="Happy" w:date="2018-08-20T18:43:00Z">
          <w:pPr>
            <w:pStyle w:val="TOC4"/>
            <w:tabs>
              <w:tab w:val="right" w:leader="dot" w:pos="9350"/>
            </w:tabs>
            <w:ind w:left="1260"/>
          </w:pPr>
        </w:pPrChange>
      </w:pPr>
      <w:del w:id="1250" w:author="Happy" w:date="2018-08-20T18:40:00Z">
        <w:r w:rsidRPr="009E1FA8" w:rsidDel="009E1FA8">
          <w:rPr>
            <w:rStyle w:val="a9"/>
            <w:iCs/>
            <w:noProof/>
            <w:rPrChange w:id="1251" w:author="Happy" w:date="2018-08-20T18:40:00Z">
              <w:rPr>
                <w:rStyle w:val="a9"/>
                <w:iCs/>
                <w:noProof/>
              </w:rPr>
            </w:rPrChange>
          </w:rPr>
          <w:delText xml:space="preserve">6.2.5 </w:delText>
        </w:r>
        <w:r w:rsidRPr="009E1FA8" w:rsidDel="009E1FA8">
          <w:rPr>
            <w:rStyle w:val="a9"/>
            <w:rFonts w:hint="eastAsia"/>
            <w:iCs/>
            <w:noProof/>
            <w:rPrChange w:id="1252" w:author="Happy" w:date="2018-08-20T18:40:00Z">
              <w:rPr>
                <w:rStyle w:val="a9"/>
                <w:rFonts w:hint="eastAsia"/>
                <w:iCs/>
                <w:noProof/>
              </w:rPr>
            </w:rPrChange>
          </w:rPr>
          <w:delText>操作规则</w:delText>
        </w:r>
        <w:r w:rsidDel="009E1FA8">
          <w:rPr>
            <w:webHidden/>
          </w:rPr>
          <w:tab/>
          <w:delText>91</w:delText>
        </w:r>
      </w:del>
    </w:p>
    <w:p w14:paraId="13B01047" w14:textId="77777777" w:rsidR="007E7FAB" w:rsidDel="009E1FA8" w:rsidRDefault="007E7FAB">
      <w:pPr>
        <w:pStyle w:val="TOC1"/>
        <w:tabs>
          <w:tab w:val="left" w:pos="800"/>
          <w:tab w:val="right" w:leader="dot" w:pos="9350"/>
        </w:tabs>
        <w:spacing w:before="156" w:after="156"/>
        <w:rPr>
          <w:del w:id="1253" w:author="Happy" w:date="2018-08-20T18:40:00Z"/>
          <w:rFonts w:eastAsiaTheme="minorEastAsia" w:cstheme="minorBidi"/>
        </w:rPr>
        <w:pPrChange w:id="1254" w:author="Happy" w:date="2018-08-20T18:43:00Z">
          <w:pPr>
            <w:pStyle w:val="TOC4"/>
            <w:tabs>
              <w:tab w:val="right" w:leader="dot" w:pos="9350"/>
            </w:tabs>
            <w:ind w:left="1260"/>
          </w:pPr>
        </w:pPrChange>
      </w:pPr>
      <w:del w:id="1255" w:author="Happy" w:date="2018-08-20T18:40:00Z">
        <w:r w:rsidRPr="009E1FA8" w:rsidDel="009E1FA8">
          <w:rPr>
            <w:rStyle w:val="a9"/>
            <w:iCs/>
            <w:noProof/>
            <w:rPrChange w:id="1256" w:author="Happy" w:date="2018-08-20T18:40:00Z">
              <w:rPr>
                <w:rStyle w:val="a9"/>
                <w:iCs/>
                <w:noProof/>
              </w:rPr>
            </w:rPrChange>
          </w:rPr>
          <w:delText xml:space="preserve">6.2.6 </w:delText>
        </w:r>
        <w:r w:rsidRPr="009E1FA8" w:rsidDel="009E1FA8">
          <w:rPr>
            <w:rStyle w:val="a9"/>
            <w:rFonts w:hint="eastAsia"/>
            <w:iCs/>
            <w:noProof/>
            <w:rPrChange w:id="1257" w:author="Happy" w:date="2018-08-20T18:40:00Z">
              <w:rPr>
                <w:rStyle w:val="a9"/>
                <w:rFonts w:hint="eastAsia"/>
                <w:iCs/>
                <w:noProof/>
              </w:rPr>
            </w:rPrChange>
          </w:rPr>
          <w:delText>提示信息</w:delText>
        </w:r>
        <w:r w:rsidDel="009E1FA8">
          <w:rPr>
            <w:webHidden/>
          </w:rPr>
          <w:tab/>
          <w:delText>91</w:delText>
        </w:r>
      </w:del>
    </w:p>
    <w:p w14:paraId="646D2D43" w14:textId="77777777" w:rsidR="007E7FAB" w:rsidDel="009E1FA8" w:rsidRDefault="007E7FAB">
      <w:pPr>
        <w:pStyle w:val="TOC1"/>
        <w:tabs>
          <w:tab w:val="left" w:pos="800"/>
          <w:tab w:val="right" w:leader="dot" w:pos="9350"/>
        </w:tabs>
        <w:spacing w:before="156" w:after="156"/>
        <w:rPr>
          <w:del w:id="1258" w:author="Happy" w:date="2018-08-20T18:40:00Z"/>
          <w:rFonts w:eastAsiaTheme="minorEastAsia" w:cstheme="minorBidi"/>
        </w:rPr>
        <w:pPrChange w:id="1259" w:author="Happy" w:date="2018-08-20T18:43:00Z">
          <w:pPr>
            <w:pStyle w:val="TOC3"/>
            <w:tabs>
              <w:tab w:val="right" w:leader="dot" w:pos="9350"/>
            </w:tabs>
            <w:ind w:left="840"/>
          </w:pPr>
        </w:pPrChange>
      </w:pPr>
      <w:del w:id="1260" w:author="Happy" w:date="2018-08-20T18:40:00Z">
        <w:r w:rsidRPr="009E1FA8" w:rsidDel="009E1FA8">
          <w:rPr>
            <w:rStyle w:val="a9"/>
            <w:noProof/>
            <w:rPrChange w:id="1261" w:author="Happy" w:date="2018-08-20T18:40:00Z">
              <w:rPr>
                <w:rStyle w:val="a9"/>
                <w:noProof/>
              </w:rPr>
            </w:rPrChange>
          </w:rPr>
          <w:delText xml:space="preserve">6.3 </w:delText>
        </w:r>
        <w:r w:rsidRPr="009E1FA8" w:rsidDel="009E1FA8">
          <w:rPr>
            <w:rStyle w:val="a9"/>
            <w:rFonts w:hint="eastAsia"/>
            <w:noProof/>
            <w:rPrChange w:id="1262" w:author="Happy" w:date="2018-08-20T18:40:00Z">
              <w:rPr>
                <w:rStyle w:val="a9"/>
                <w:rFonts w:hint="eastAsia"/>
                <w:noProof/>
              </w:rPr>
            </w:rPrChange>
          </w:rPr>
          <w:delText>已买单加菜询问页</w:delText>
        </w:r>
        <w:r w:rsidDel="009E1FA8">
          <w:rPr>
            <w:webHidden/>
          </w:rPr>
          <w:tab/>
          <w:delText>91</w:delText>
        </w:r>
      </w:del>
    </w:p>
    <w:p w14:paraId="4B6E4964" w14:textId="77777777" w:rsidR="007E7FAB" w:rsidDel="009E1FA8" w:rsidRDefault="007E7FAB">
      <w:pPr>
        <w:pStyle w:val="TOC1"/>
        <w:tabs>
          <w:tab w:val="left" w:pos="800"/>
          <w:tab w:val="right" w:leader="dot" w:pos="9350"/>
        </w:tabs>
        <w:spacing w:before="156" w:after="156"/>
        <w:rPr>
          <w:del w:id="1263" w:author="Happy" w:date="2018-08-20T18:40:00Z"/>
          <w:rFonts w:eastAsiaTheme="minorEastAsia" w:cstheme="minorBidi"/>
        </w:rPr>
        <w:pPrChange w:id="1264" w:author="Happy" w:date="2018-08-20T18:43:00Z">
          <w:pPr>
            <w:pStyle w:val="TOC4"/>
            <w:tabs>
              <w:tab w:val="right" w:leader="dot" w:pos="9350"/>
            </w:tabs>
            <w:ind w:left="1260"/>
          </w:pPr>
        </w:pPrChange>
      </w:pPr>
      <w:del w:id="1265" w:author="Happy" w:date="2018-08-20T18:40:00Z">
        <w:r w:rsidRPr="009E1FA8" w:rsidDel="009E1FA8">
          <w:rPr>
            <w:rStyle w:val="a9"/>
            <w:iCs/>
            <w:noProof/>
            <w:rPrChange w:id="1266" w:author="Happy" w:date="2018-08-20T18:40:00Z">
              <w:rPr>
                <w:rStyle w:val="a9"/>
                <w:iCs/>
                <w:noProof/>
              </w:rPr>
            </w:rPrChange>
          </w:rPr>
          <w:delText xml:space="preserve">6.3.1 </w:delText>
        </w:r>
        <w:r w:rsidRPr="009E1FA8" w:rsidDel="009E1FA8">
          <w:rPr>
            <w:rStyle w:val="a9"/>
            <w:rFonts w:hint="eastAsia"/>
            <w:iCs/>
            <w:noProof/>
            <w:rPrChange w:id="1267" w:author="Happy" w:date="2018-08-20T18:40:00Z">
              <w:rPr>
                <w:rStyle w:val="a9"/>
                <w:rFonts w:hint="eastAsia"/>
                <w:iCs/>
                <w:noProof/>
              </w:rPr>
            </w:rPrChange>
          </w:rPr>
          <w:delText>显示内容</w:delText>
        </w:r>
        <w:r w:rsidDel="009E1FA8">
          <w:rPr>
            <w:webHidden/>
          </w:rPr>
          <w:tab/>
          <w:delText>92</w:delText>
        </w:r>
      </w:del>
    </w:p>
    <w:p w14:paraId="61026A4D" w14:textId="77777777" w:rsidR="007E7FAB" w:rsidDel="009E1FA8" w:rsidRDefault="007E7FAB">
      <w:pPr>
        <w:pStyle w:val="TOC1"/>
        <w:tabs>
          <w:tab w:val="left" w:pos="800"/>
          <w:tab w:val="right" w:leader="dot" w:pos="9350"/>
        </w:tabs>
        <w:spacing w:before="156" w:after="156"/>
        <w:rPr>
          <w:del w:id="1268" w:author="Happy" w:date="2018-08-20T18:40:00Z"/>
          <w:rFonts w:eastAsiaTheme="minorEastAsia" w:cstheme="minorBidi"/>
        </w:rPr>
        <w:pPrChange w:id="1269" w:author="Happy" w:date="2018-08-20T18:43:00Z">
          <w:pPr>
            <w:pStyle w:val="TOC4"/>
            <w:tabs>
              <w:tab w:val="right" w:leader="dot" w:pos="9350"/>
            </w:tabs>
            <w:ind w:left="1260"/>
          </w:pPr>
        </w:pPrChange>
      </w:pPr>
      <w:del w:id="1270" w:author="Happy" w:date="2018-08-20T18:40:00Z">
        <w:r w:rsidRPr="009E1FA8" w:rsidDel="009E1FA8">
          <w:rPr>
            <w:rStyle w:val="a9"/>
            <w:iCs/>
            <w:noProof/>
            <w:rPrChange w:id="1271" w:author="Happy" w:date="2018-08-20T18:40:00Z">
              <w:rPr>
                <w:rStyle w:val="a9"/>
                <w:iCs/>
                <w:noProof/>
              </w:rPr>
            </w:rPrChange>
          </w:rPr>
          <w:delText xml:space="preserve">6.3.2 </w:delText>
        </w:r>
        <w:r w:rsidRPr="009E1FA8" w:rsidDel="009E1FA8">
          <w:rPr>
            <w:rStyle w:val="a9"/>
            <w:rFonts w:hint="eastAsia"/>
            <w:iCs/>
            <w:noProof/>
            <w:rPrChange w:id="1272" w:author="Happy" w:date="2018-08-20T18:40:00Z">
              <w:rPr>
                <w:rStyle w:val="a9"/>
                <w:rFonts w:hint="eastAsia"/>
                <w:iCs/>
                <w:noProof/>
              </w:rPr>
            </w:rPrChange>
          </w:rPr>
          <w:delText>出入口</w:delText>
        </w:r>
        <w:r w:rsidDel="009E1FA8">
          <w:rPr>
            <w:webHidden/>
          </w:rPr>
          <w:tab/>
          <w:delText>92</w:delText>
        </w:r>
      </w:del>
    </w:p>
    <w:p w14:paraId="34B4F82C" w14:textId="77777777" w:rsidR="007E7FAB" w:rsidDel="009E1FA8" w:rsidRDefault="007E7FAB">
      <w:pPr>
        <w:pStyle w:val="TOC1"/>
        <w:tabs>
          <w:tab w:val="left" w:pos="800"/>
          <w:tab w:val="right" w:leader="dot" w:pos="9350"/>
        </w:tabs>
        <w:spacing w:before="156" w:after="156"/>
        <w:rPr>
          <w:del w:id="1273" w:author="Happy" w:date="2018-08-20T18:40:00Z"/>
          <w:rFonts w:eastAsiaTheme="minorEastAsia" w:cstheme="minorBidi"/>
        </w:rPr>
        <w:pPrChange w:id="1274" w:author="Happy" w:date="2018-08-20T18:43:00Z">
          <w:pPr>
            <w:pStyle w:val="TOC4"/>
            <w:tabs>
              <w:tab w:val="right" w:leader="dot" w:pos="9350"/>
            </w:tabs>
            <w:ind w:left="1260"/>
          </w:pPr>
        </w:pPrChange>
      </w:pPr>
      <w:del w:id="1275" w:author="Happy" w:date="2018-08-20T18:40:00Z">
        <w:r w:rsidRPr="009E1FA8" w:rsidDel="009E1FA8">
          <w:rPr>
            <w:rStyle w:val="a9"/>
            <w:iCs/>
            <w:noProof/>
            <w:rPrChange w:id="1276" w:author="Happy" w:date="2018-08-20T18:40:00Z">
              <w:rPr>
                <w:rStyle w:val="a9"/>
                <w:iCs/>
                <w:noProof/>
              </w:rPr>
            </w:rPrChange>
          </w:rPr>
          <w:delText xml:space="preserve">6.3.3 </w:delText>
        </w:r>
        <w:r w:rsidRPr="009E1FA8" w:rsidDel="009E1FA8">
          <w:rPr>
            <w:rStyle w:val="a9"/>
            <w:rFonts w:hint="eastAsia"/>
            <w:iCs/>
            <w:noProof/>
            <w:rPrChange w:id="1277" w:author="Happy" w:date="2018-08-20T18:40:00Z">
              <w:rPr>
                <w:rStyle w:val="a9"/>
                <w:rFonts w:hint="eastAsia"/>
                <w:iCs/>
                <w:noProof/>
              </w:rPr>
            </w:rPrChange>
          </w:rPr>
          <w:delText>数据来源</w:delText>
        </w:r>
        <w:r w:rsidDel="009E1FA8">
          <w:rPr>
            <w:webHidden/>
          </w:rPr>
          <w:tab/>
          <w:delText>92</w:delText>
        </w:r>
      </w:del>
    </w:p>
    <w:p w14:paraId="1DA16E8D" w14:textId="77777777" w:rsidR="007E7FAB" w:rsidDel="009E1FA8" w:rsidRDefault="007E7FAB">
      <w:pPr>
        <w:pStyle w:val="TOC1"/>
        <w:tabs>
          <w:tab w:val="left" w:pos="800"/>
          <w:tab w:val="right" w:leader="dot" w:pos="9350"/>
        </w:tabs>
        <w:spacing w:before="156" w:after="156"/>
        <w:rPr>
          <w:del w:id="1278" w:author="Happy" w:date="2018-08-20T18:40:00Z"/>
          <w:rFonts w:eastAsiaTheme="minorEastAsia" w:cstheme="minorBidi"/>
        </w:rPr>
        <w:pPrChange w:id="1279" w:author="Happy" w:date="2018-08-20T18:43:00Z">
          <w:pPr>
            <w:pStyle w:val="TOC4"/>
            <w:tabs>
              <w:tab w:val="right" w:leader="dot" w:pos="9350"/>
            </w:tabs>
            <w:ind w:left="1260"/>
          </w:pPr>
        </w:pPrChange>
      </w:pPr>
      <w:del w:id="1280" w:author="Happy" w:date="2018-08-20T18:40:00Z">
        <w:r w:rsidRPr="009E1FA8" w:rsidDel="009E1FA8">
          <w:rPr>
            <w:rStyle w:val="a9"/>
            <w:iCs/>
            <w:noProof/>
            <w:rPrChange w:id="1281" w:author="Happy" w:date="2018-08-20T18:40:00Z">
              <w:rPr>
                <w:rStyle w:val="a9"/>
                <w:iCs/>
                <w:noProof/>
              </w:rPr>
            </w:rPrChange>
          </w:rPr>
          <w:delText xml:space="preserve">6.3.4 </w:delText>
        </w:r>
        <w:r w:rsidRPr="009E1FA8" w:rsidDel="009E1FA8">
          <w:rPr>
            <w:rStyle w:val="a9"/>
            <w:rFonts w:hint="eastAsia"/>
            <w:iCs/>
            <w:noProof/>
            <w:rPrChange w:id="1282" w:author="Happy" w:date="2018-08-20T18:40:00Z">
              <w:rPr>
                <w:rStyle w:val="a9"/>
                <w:rFonts w:hint="eastAsia"/>
                <w:iCs/>
                <w:noProof/>
              </w:rPr>
            </w:rPrChange>
          </w:rPr>
          <w:delText>输入项</w:delText>
        </w:r>
        <w:r w:rsidDel="009E1FA8">
          <w:rPr>
            <w:webHidden/>
          </w:rPr>
          <w:tab/>
          <w:delText>92</w:delText>
        </w:r>
      </w:del>
    </w:p>
    <w:p w14:paraId="551AE466" w14:textId="77777777" w:rsidR="007E7FAB" w:rsidDel="009E1FA8" w:rsidRDefault="007E7FAB">
      <w:pPr>
        <w:pStyle w:val="TOC1"/>
        <w:tabs>
          <w:tab w:val="left" w:pos="800"/>
          <w:tab w:val="right" w:leader="dot" w:pos="9350"/>
        </w:tabs>
        <w:spacing w:before="156" w:after="156"/>
        <w:rPr>
          <w:del w:id="1283" w:author="Happy" w:date="2018-08-20T18:40:00Z"/>
          <w:rFonts w:eastAsiaTheme="minorEastAsia" w:cstheme="minorBidi"/>
        </w:rPr>
        <w:pPrChange w:id="1284" w:author="Happy" w:date="2018-08-20T18:43:00Z">
          <w:pPr>
            <w:pStyle w:val="TOC4"/>
            <w:tabs>
              <w:tab w:val="right" w:leader="dot" w:pos="9350"/>
            </w:tabs>
            <w:ind w:left="1260"/>
          </w:pPr>
        </w:pPrChange>
      </w:pPr>
      <w:del w:id="1285" w:author="Happy" w:date="2018-08-20T18:40:00Z">
        <w:r w:rsidRPr="009E1FA8" w:rsidDel="009E1FA8">
          <w:rPr>
            <w:rStyle w:val="a9"/>
            <w:iCs/>
            <w:noProof/>
            <w:rPrChange w:id="1286" w:author="Happy" w:date="2018-08-20T18:40:00Z">
              <w:rPr>
                <w:rStyle w:val="a9"/>
                <w:iCs/>
                <w:noProof/>
              </w:rPr>
            </w:rPrChange>
          </w:rPr>
          <w:delText xml:space="preserve">6.3.5 </w:delText>
        </w:r>
        <w:r w:rsidRPr="009E1FA8" w:rsidDel="009E1FA8">
          <w:rPr>
            <w:rStyle w:val="a9"/>
            <w:rFonts w:hint="eastAsia"/>
            <w:iCs/>
            <w:noProof/>
            <w:rPrChange w:id="1287" w:author="Happy" w:date="2018-08-20T18:40:00Z">
              <w:rPr>
                <w:rStyle w:val="a9"/>
                <w:rFonts w:hint="eastAsia"/>
                <w:iCs/>
                <w:noProof/>
              </w:rPr>
            </w:rPrChange>
          </w:rPr>
          <w:delText>操作规则</w:delText>
        </w:r>
        <w:r w:rsidDel="009E1FA8">
          <w:rPr>
            <w:webHidden/>
          </w:rPr>
          <w:tab/>
          <w:delText>92</w:delText>
        </w:r>
      </w:del>
    </w:p>
    <w:p w14:paraId="03B8FA58" w14:textId="77777777" w:rsidR="007E7FAB" w:rsidDel="009E1FA8" w:rsidRDefault="007E7FAB">
      <w:pPr>
        <w:pStyle w:val="TOC1"/>
        <w:tabs>
          <w:tab w:val="left" w:pos="800"/>
          <w:tab w:val="right" w:leader="dot" w:pos="9350"/>
        </w:tabs>
        <w:spacing w:before="156" w:after="156"/>
        <w:rPr>
          <w:del w:id="1288" w:author="Happy" w:date="2018-08-20T18:40:00Z"/>
          <w:rFonts w:eastAsiaTheme="minorEastAsia" w:cstheme="minorBidi"/>
        </w:rPr>
        <w:pPrChange w:id="1289" w:author="Happy" w:date="2018-08-20T18:43:00Z">
          <w:pPr>
            <w:pStyle w:val="TOC3"/>
            <w:tabs>
              <w:tab w:val="right" w:leader="dot" w:pos="9350"/>
            </w:tabs>
            <w:ind w:left="840"/>
          </w:pPr>
        </w:pPrChange>
      </w:pPr>
      <w:del w:id="1290" w:author="Happy" w:date="2018-08-20T18:40:00Z">
        <w:r w:rsidRPr="009E1FA8" w:rsidDel="009E1FA8">
          <w:rPr>
            <w:rStyle w:val="a9"/>
            <w:iCs/>
            <w:noProof/>
            <w:rPrChange w:id="1291" w:author="Happy" w:date="2018-08-20T18:40:00Z">
              <w:rPr>
                <w:rStyle w:val="a9"/>
                <w:iCs/>
                <w:noProof/>
              </w:rPr>
            </w:rPrChange>
          </w:rPr>
          <w:delText xml:space="preserve">6.4 </w:delText>
        </w:r>
        <w:r w:rsidRPr="009E1FA8" w:rsidDel="009E1FA8">
          <w:rPr>
            <w:rStyle w:val="a9"/>
            <w:rFonts w:hint="eastAsia"/>
            <w:iCs/>
            <w:noProof/>
            <w:rPrChange w:id="1292" w:author="Happy" w:date="2018-08-20T18:40:00Z">
              <w:rPr>
                <w:rStyle w:val="a9"/>
                <w:rFonts w:hint="eastAsia"/>
                <w:iCs/>
                <w:noProof/>
              </w:rPr>
            </w:rPrChange>
          </w:rPr>
          <w:delText>已买单加菜页面</w:delText>
        </w:r>
        <w:r w:rsidDel="009E1FA8">
          <w:rPr>
            <w:webHidden/>
          </w:rPr>
          <w:tab/>
          <w:delText>93</w:delText>
        </w:r>
      </w:del>
    </w:p>
    <w:p w14:paraId="6A68BAE9" w14:textId="77777777" w:rsidR="007E7FAB" w:rsidDel="009E1FA8" w:rsidRDefault="007E7FAB">
      <w:pPr>
        <w:pStyle w:val="TOC1"/>
        <w:tabs>
          <w:tab w:val="left" w:pos="800"/>
          <w:tab w:val="right" w:leader="dot" w:pos="9350"/>
        </w:tabs>
        <w:spacing w:before="156" w:after="156"/>
        <w:rPr>
          <w:del w:id="1293" w:author="Happy" w:date="2018-08-20T18:40:00Z"/>
          <w:rFonts w:eastAsiaTheme="minorEastAsia" w:cstheme="minorBidi"/>
        </w:rPr>
        <w:pPrChange w:id="1294" w:author="Happy" w:date="2018-08-20T18:43:00Z">
          <w:pPr>
            <w:pStyle w:val="TOC4"/>
            <w:tabs>
              <w:tab w:val="right" w:leader="dot" w:pos="9350"/>
            </w:tabs>
            <w:ind w:left="1260"/>
          </w:pPr>
        </w:pPrChange>
      </w:pPr>
      <w:del w:id="1295" w:author="Happy" w:date="2018-08-20T18:40:00Z">
        <w:r w:rsidRPr="009E1FA8" w:rsidDel="009E1FA8">
          <w:rPr>
            <w:rStyle w:val="a9"/>
            <w:noProof/>
            <w:rPrChange w:id="1296" w:author="Happy" w:date="2018-08-20T18:40:00Z">
              <w:rPr>
                <w:rStyle w:val="a9"/>
                <w:noProof/>
              </w:rPr>
            </w:rPrChange>
          </w:rPr>
          <w:delText>6.4.1</w:delText>
        </w:r>
        <w:r w:rsidRPr="009E1FA8" w:rsidDel="009E1FA8">
          <w:rPr>
            <w:rStyle w:val="a9"/>
            <w:iCs/>
            <w:noProof/>
            <w:rPrChange w:id="1297" w:author="Happy" w:date="2018-08-20T18:40:00Z">
              <w:rPr>
                <w:rStyle w:val="a9"/>
                <w:iCs/>
                <w:noProof/>
              </w:rPr>
            </w:rPrChange>
          </w:rPr>
          <w:delText xml:space="preserve"> </w:delText>
        </w:r>
        <w:r w:rsidRPr="009E1FA8" w:rsidDel="009E1FA8">
          <w:rPr>
            <w:rStyle w:val="a9"/>
            <w:rFonts w:hint="eastAsia"/>
            <w:iCs/>
            <w:noProof/>
            <w:rPrChange w:id="1298" w:author="Happy" w:date="2018-08-20T18:40:00Z">
              <w:rPr>
                <w:rStyle w:val="a9"/>
                <w:rFonts w:hint="eastAsia"/>
                <w:iCs/>
                <w:noProof/>
              </w:rPr>
            </w:rPrChange>
          </w:rPr>
          <w:delText>显示内容</w:delText>
        </w:r>
        <w:r w:rsidDel="009E1FA8">
          <w:rPr>
            <w:webHidden/>
          </w:rPr>
          <w:tab/>
          <w:delText>93</w:delText>
        </w:r>
      </w:del>
    </w:p>
    <w:p w14:paraId="4ED77EA5" w14:textId="77777777" w:rsidR="007E7FAB" w:rsidDel="009E1FA8" w:rsidRDefault="007E7FAB">
      <w:pPr>
        <w:pStyle w:val="TOC1"/>
        <w:tabs>
          <w:tab w:val="left" w:pos="800"/>
          <w:tab w:val="right" w:leader="dot" w:pos="9350"/>
        </w:tabs>
        <w:spacing w:before="156" w:after="156"/>
        <w:rPr>
          <w:del w:id="1299" w:author="Happy" w:date="2018-08-20T18:40:00Z"/>
          <w:rFonts w:eastAsiaTheme="minorEastAsia" w:cstheme="minorBidi"/>
        </w:rPr>
        <w:pPrChange w:id="1300" w:author="Happy" w:date="2018-08-20T18:43:00Z">
          <w:pPr>
            <w:pStyle w:val="TOC4"/>
            <w:tabs>
              <w:tab w:val="right" w:leader="dot" w:pos="9350"/>
            </w:tabs>
            <w:ind w:left="1260"/>
          </w:pPr>
        </w:pPrChange>
      </w:pPr>
      <w:del w:id="1301" w:author="Happy" w:date="2018-08-20T18:40:00Z">
        <w:r w:rsidRPr="009E1FA8" w:rsidDel="009E1FA8">
          <w:rPr>
            <w:rStyle w:val="a9"/>
            <w:iCs/>
            <w:noProof/>
            <w:rPrChange w:id="1302" w:author="Happy" w:date="2018-08-20T18:40:00Z">
              <w:rPr>
                <w:rStyle w:val="a9"/>
                <w:iCs/>
                <w:noProof/>
              </w:rPr>
            </w:rPrChange>
          </w:rPr>
          <w:delText xml:space="preserve">6.4.2 </w:delText>
        </w:r>
        <w:r w:rsidRPr="009E1FA8" w:rsidDel="009E1FA8">
          <w:rPr>
            <w:rStyle w:val="a9"/>
            <w:rFonts w:hint="eastAsia"/>
            <w:iCs/>
            <w:noProof/>
            <w:rPrChange w:id="1303" w:author="Happy" w:date="2018-08-20T18:40:00Z">
              <w:rPr>
                <w:rStyle w:val="a9"/>
                <w:rFonts w:hint="eastAsia"/>
                <w:iCs/>
                <w:noProof/>
              </w:rPr>
            </w:rPrChange>
          </w:rPr>
          <w:delText>出入口</w:delText>
        </w:r>
        <w:r w:rsidDel="009E1FA8">
          <w:rPr>
            <w:webHidden/>
          </w:rPr>
          <w:tab/>
          <w:delText>93</w:delText>
        </w:r>
      </w:del>
    </w:p>
    <w:p w14:paraId="3C225F67" w14:textId="77777777" w:rsidR="007E7FAB" w:rsidDel="009E1FA8" w:rsidRDefault="007E7FAB">
      <w:pPr>
        <w:pStyle w:val="TOC1"/>
        <w:tabs>
          <w:tab w:val="left" w:pos="800"/>
          <w:tab w:val="right" w:leader="dot" w:pos="9350"/>
        </w:tabs>
        <w:spacing w:before="156" w:after="156"/>
        <w:rPr>
          <w:del w:id="1304" w:author="Happy" w:date="2018-08-20T18:40:00Z"/>
          <w:rFonts w:eastAsiaTheme="minorEastAsia" w:cstheme="minorBidi"/>
        </w:rPr>
        <w:pPrChange w:id="1305" w:author="Happy" w:date="2018-08-20T18:43:00Z">
          <w:pPr>
            <w:pStyle w:val="TOC4"/>
            <w:tabs>
              <w:tab w:val="right" w:leader="dot" w:pos="9350"/>
            </w:tabs>
            <w:ind w:left="1260"/>
          </w:pPr>
        </w:pPrChange>
      </w:pPr>
      <w:del w:id="1306" w:author="Happy" w:date="2018-08-20T18:40:00Z">
        <w:r w:rsidRPr="009E1FA8" w:rsidDel="009E1FA8">
          <w:rPr>
            <w:rStyle w:val="a9"/>
            <w:iCs/>
            <w:noProof/>
            <w:rPrChange w:id="1307" w:author="Happy" w:date="2018-08-20T18:40:00Z">
              <w:rPr>
                <w:rStyle w:val="a9"/>
                <w:iCs/>
                <w:noProof/>
              </w:rPr>
            </w:rPrChange>
          </w:rPr>
          <w:delText xml:space="preserve">6.4.3 </w:delText>
        </w:r>
        <w:r w:rsidRPr="009E1FA8" w:rsidDel="009E1FA8">
          <w:rPr>
            <w:rStyle w:val="a9"/>
            <w:rFonts w:hint="eastAsia"/>
            <w:iCs/>
            <w:noProof/>
            <w:rPrChange w:id="1308" w:author="Happy" w:date="2018-08-20T18:40:00Z">
              <w:rPr>
                <w:rStyle w:val="a9"/>
                <w:rFonts w:hint="eastAsia"/>
                <w:iCs/>
                <w:noProof/>
              </w:rPr>
            </w:rPrChange>
          </w:rPr>
          <w:delText>数据来源</w:delText>
        </w:r>
        <w:r w:rsidDel="009E1FA8">
          <w:rPr>
            <w:webHidden/>
          </w:rPr>
          <w:tab/>
          <w:delText>93</w:delText>
        </w:r>
      </w:del>
    </w:p>
    <w:p w14:paraId="0DB2B5A2" w14:textId="77777777" w:rsidR="007E7FAB" w:rsidDel="009E1FA8" w:rsidRDefault="007E7FAB">
      <w:pPr>
        <w:pStyle w:val="TOC1"/>
        <w:tabs>
          <w:tab w:val="left" w:pos="800"/>
          <w:tab w:val="right" w:leader="dot" w:pos="9350"/>
        </w:tabs>
        <w:spacing w:before="156" w:after="156"/>
        <w:rPr>
          <w:del w:id="1309" w:author="Happy" w:date="2018-08-20T18:40:00Z"/>
          <w:rFonts w:eastAsiaTheme="minorEastAsia" w:cstheme="minorBidi"/>
        </w:rPr>
        <w:pPrChange w:id="1310" w:author="Happy" w:date="2018-08-20T18:43:00Z">
          <w:pPr>
            <w:pStyle w:val="TOC4"/>
            <w:tabs>
              <w:tab w:val="right" w:leader="dot" w:pos="9350"/>
            </w:tabs>
            <w:ind w:left="1260"/>
          </w:pPr>
        </w:pPrChange>
      </w:pPr>
      <w:del w:id="1311" w:author="Happy" w:date="2018-08-20T18:40:00Z">
        <w:r w:rsidRPr="009E1FA8" w:rsidDel="009E1FA8">
          <w:rPr>
            <w:rStyle w:val="a9"/>
            <w:iCs/>
            <w:noProof/>
            <w:rPrChange w:id="1312" w:author="Happy" w:date="2018-08-20T18:40:00Z">
              <w:rPr>
                <w:rStyle w:val="a9"/>
                <w:iCs/>
                <w:noProof/>
              </w:rPr>
            </w:rPrChange>
          </w:rPr>
          <w:delText xml:space="preserve">6.4.4 </w:delText>
        </w:r>
        <w:r w:rsidRPr="009E1FA8" w:rsidDel="009E1FA8">
          <w:rPr>
            <w:rStyle w:val="a9"/>
            <w:rFonts w:hint="eastAsia"/>
            <w:iCs/>
            <w:noProof/>
            <w:rPrChange w:id="1313" w:author="Happy" w:date="2018-08-20T18:40:00Z">
              <w:rPr>
                <w:rStyle w:val="a9"/>
                <w:rFonts w:hint="eastAsia"/>
                <w:iCs/>
                <w:noProof/>
              </w:rPr>
            </w:rPrChange>
          </w:rPr>
          <w:delText>输入项</w:delText>
        </w:r>
        <w:r w:rsidDel="009E1FA8">
          <w:rPr>
            <w:webHidden/>
          </w:rPr>
          <w:tab/>
          <w:delText>94</w:delText>
        </w:r>
      </w:del>
    </w:p>
    <w:p w14:paraId="1BEEB8B5" w14:textId="77777777" w:rsidR="007E7FAB" w:rsidDel="009E1FA8" w:rsidRDefault="007E7FAB">
      <w:pPr>
        <w:pStyle w:val="TOC1"/>
        <w:tabs>
          <w:tab w:val="left" w:pos="800"/>
          <w:tab w:val="right" w:leader="dot" w:pos="9350"/>
        </w:tabs>
        <w:spacing w:before="156" w:after="156"/>
        <w:rPr>
          <w:del w:id="1314" w:author="Happy" w:date="2018-08-20T18:40:00Z"/>
          <w:rFonts w:eastAsiaTheme="minorEastAsia" w:cstheme="minorBidi"/>
        </w:rPr>
        <w:pPrChange w:id="1315" w:author="Happy" w:date="2018-08-20T18:43:00Z">
          <w:pPr>
            <w:pStyle w:val="TOC4"/>
            <w:tabs>
              <w:tab w:val="right" w:leader="dot" w:pos="9350"/>
            </w:tabs>
            <w:ind w:left="1260"/>
          </w:pPr>
        </w:pPrChange>
      </w:pPr>
      <w:del w:id="1316" w:author="Happy" w:date="2018-08-20T18:40:00Z">
        <w:r w:rsidRPr="009E1FA8" w:rsidDel="009E1FA8">
          <w:rPr>
            <w:rStyle w:val="a9"/>
            <w:iCs/>
            <w:noProof/>
            <w:rPrChange w:id="1317" w:author="Happy" w:date="2018-08-20T18:40:00Z">
              <w:rPr>
                <w:rStyle w:val="a9"/>
                <w:iCs/>
                <w:noProof/>
              </w:rPr>
            </w:rPrChange>
          </w:rPr>
          <w:delText xml:space="preserve">6.4.5 </w:delText>
        </w:r>
        <w:r w:rsidRPr="009E1FA8" w:rsidDel="009E1FA8">
          <w:rPr>
            <w:rStyle w:val="a9"/>
            <w:rFonts w:hint="eastAsia"/>
            <w:iCs/>
            <w:noProof/>
            <w:rPrChange w:id="1318" w:author="Happy" w:date="2018-08-20T18:40:00Z">
              <w:rPr>
                <w:rStyle w:val="a9"/>
                <w:rFonts w:hint="eastAsia"/>
                <w:iCs/>
                <w:noProof/>
              </w:rPr>
            </w:rPrChange>
          </w:rPr>
          <w:delText>操作规则</w:delText>
        </w:r>
        <w:r w:rsidDel="009E1FA8">
          <w:rPr>
            <w:webHidden/>
          </w:rPr>
          <w:tab/>
          <w:delText>94</w:delText>
        </w:r>
      </w:del>
    </w:p>
    <w:p w14:paraId="3030BBB7" w14:textId="77777777" w:rsidR="007E7FAB" w:rsidDel="009E1FA8" w:rsidRDefault="007E7FAB">
      <w:pPr>
        <w:pStyle w:val="TOC1"/>
        <w:tabs>
          <w:tab w:val="left" w:pos="800"/>
          <w:tab w:val="right" w:leader="dot" w:pos="9350"/>
        </w:tabs>
        <w:spacing w:before="156" w:after="156"/>
        <w:rPr>
          <w:del w:id="1319" w:author="Happy" w:date="2018-08-20T18:40:00Z"/>
          <w:rFonts w:eastAsiaTheme="minorEastAsia" w:cstheme="minorBidi"/>
        </w:rPr>
        <w:pPrChange w:id="1320" w:author="Happy" w:date="2018-08-20T18:43:00Z">
          <w:pPr>
            <w:pStyle w:val="TOC4"/>
            <w:tabs>
              <w:tab w:val="right" w:leader="dot" w:pos="9350"/>
            </w:tabs>
            <w:ind w:left="1260"/>
          </w:pPr>
        </w:pPrChange>
      </w:pPr>
      <w:del w:id="1321" w:author="Happy" w:date="2018-08-20T18:40:00Z">
        <w:r w:rsidRPr="009E1FA8" w:rsidDel="009E1FA8">
          <w:rPr>
            <w:rStyle w:val="a9"/>
            <w:iCs/>
            <w:noProof/>
            <w:rPrChange w:id="1322" w:author="Happy" w:date="2018-08-20T18:40:00Z">
              <w:rPr>
                <w:rStyle w:val="a9"/>
                <w:iCs/>
                <w:noProof/>
              </w:rPr>
            </w:rPrChange>
          </w:rPr>
          <w:delText xml:space="preserve">6.4.6 </w:delText>
        </w:r>
        <w:r w:rsidRPr="009E1FA8" w:rsidDel="009E1FA8">
          <w:rPr>
            <w:rStyle w:val="a9"/>
            <w:rFonts w:hint="eastAsia"/>
            <w:iCs/>
            <w:noProof/>
            <w:rPrChange w:id="1323" w:author="Happy" w:date="2018-08-20T18:40:00Z">
              <w:rPr>
                <w:rStyle w:val="a9"/>
                <w:rFonts w:hint="eastAsia"/>
                <w:iCs/>
                <w:noProof/>
              </w:rPr>
            </w:rPrChange>
          </w:rPr>
          <w:delText>提示信息</w:delText>
        </w:r>
        <w:r w:rsidDel="009E1FA8">
          <w:rPr>
            <w:webHidden/>
          </w:rPr>
          <w:tab/>
          <w:delText>94</w:delText>
        </w:r>
      </w:del>
    </w:p>
    <w:p w14:paraId="589E2BA7" w14:textId="77777777" w:rsidR="007E7FAB" w:rsidDel="009E1FA8" w:rsidRDefault="007E7FAB">
      <w:pPr>
        <w:pStyle w:val="TOC1"/>
        <w:tabs>
          <w:tab w:val="left" w:pos="800"/>
          <w:tab w:val="right" w:leader="dot" w:pos="9350"/>
        </w:tabs>
        <w:spacing w:before="156" w:after="156"/>
        <w:rPr>
          <w:del w:id="1324" w:author="Happy" w:date="2018-08-20T18:40:00Z"/>
          <w:rFonts w:eastAsiaTheme="minorEastAsia" w:cstheme="minorBidi"/>
        </w:rPr>
        <w:pPrChange w:id="1325" w:author="Happy" w:date="2018-08-20T18:43:00Z">
          <w:pPr>
            <w:pStyle w:val="TOC3"/>
            <w:tabs>
              <w:tab w:val="right" w:leader="dot" w:pos="9350"/>
            </w:tabs>
            <w:ind w:left="840"/>
          </w:pPr>
        </w:pPrChange>
      </w:pPr>
      <w:del w:id="1326" w:author="Happy" w:date="2018-08-20T18:40:00Z">
        <w:r w:rsidRPr="009E1FA8" w:rsidDel="009E1FA8">
          <w:rPr>
            <w:rStyle w:val="a9"/>
            <w:noProof/>
            <w:rPrChange w:id="1327" w:author="Happy" w:date="2018-08-20T18:40:00Z">
              <w:rPr>
                <w:rStyle w:val="a9"/>
                <w:noProof/>
              </w:rPr>
            </w:rPrChange>
          </w:rPr>
          <w:delText xml:space="preserve">6.5 </w:delText>
        </w:r>
        <w:r w:rsidRPr="009E1FA8" w:rsidDel="009E1FA8">
          <w:rPr>
            <w:rStyle w:val="a9"/>
            <w:rFonts w:hint="eastAsia"/>
            <w:noProof/>
            <w:rPrChange w:id="1328" w:author="Happy" w:date="2018-08-20T18:40:00Z">
              <w:rPr>
                <w:rStyle w:val="a9"/>
                <w:rFonts w:hint="eastAsia"/>
                <w:noProof/>
              </w:rPr>
            </w:rPrChange>
          </w:rPr>
          <w:delText>已买单加菜后的订单详情</w:delText>
        </w:r>
        <w:r w:rsidDel="009E1FA8">
          <w:rPr>
            <w:webHidden/>
          </w:rPr>
          <w:tab/>
          <w:delText>94</w:delText>
        </w:r>
      </w:del>
    </w:p>
    <w:p w14:paraId="46FD8D25" w14:textId="77777777" w:rsidR="007E7FAB" w:rsidDel="009E1FA8" w:rsidRDefault="007E7FAB">
      <w:pPr>
        <w:pStyle w:val="TOC1"/>
        <w:tabs>
          <w:tab w:val="left" w:pos="800"/>
          <w:tab w:val="right" w:leader="dot" w:pos="9350"/>
        </w:tabs>
        <w:spacing w:before="156" w:after="156"/>
        <w:rPr>
          <w:del w:id="1329" w:author="Happy" w:date="2018-08-20T18:40:00Z"/>
          <w:rFonts w:eastAsiaTheme="minorEastAsia" w:cstheme="minorBidi"/>
        </w:rPr>
        <w:pPrChange w:id="1330" w:author="Happy" w:date="2018-08-20T18:43:00Z">
          <w:pPr>
            <w:pStyle w:val="TOC4"/>
            <w:tabs>
              <w:tab w:val="right" w:leader="dot" w:pos="9350"/>
            </w:tabs>
            <w:ind w:left="1260"/>
          </w:pPr>
        </w:pPrChange>
      </w:pPr>
      <w:del w:id="1331" w:author="Happy" w:date="2018-08-20T18:40:00Z">
        <w:r w:rsidRPr="009E1FA8" w:rsidDel="009E1FA8">
          <w:rPr>
            <w:rStyle w:val="a9"/>
            <w:iCs/>
            <w:noProof/>
            <w:rPrChange w:id="1332" w:author="Happy" w:date="2018-08-20T18:40:00Z">
              <w:rPr>
                <w:rStyle w:val="a9"/>
                <w:iCs/>
                <w:noProof/>
              </w:rPr>
            </w:rPrChange>
          </w:rPr>
          <w:delText xml:space="preserve">6.5.1 </w:delText>
        </w:r>
        <w:r w:rsidRPr="009E1FA8" w:rsidDel="009E1FA8">
          <w:rPr>
            <w:rStyle w:val="a9"/>
            <w:rFonts w:hint="eastAsia"/>
            <w:iCs/>
            <w:noProof/>
            <w:rPrChange w:id="1333" w:author="Happy" w:date="2018-08-20T18:40:00Z">
              <w:rPr>
                <w:rStyle w:val="a9"/>
                <w:rFonts w:hint="eastAsia"/>
                <w:iCs/>
                <w:noProof/>
              </w:rPr>
            </w:rPrChange>
          </w:rPr>
          <w:delText>显示内容</w:delText>
        </w:r>
        <w:r w:rsidDel="009E1FA8">
          <w:rPr>
            <w:webHidden/>
          </w:rPr>
          <w:tab/>
          <w:delText>94</w:delText>
        </w:r>
      </w:del>
    </w:p>
    <w:p w14:paraId="081C985D" w14:textId="77777777" w:rsidR="007E7FAB" w:rsidDel="009E1FA8" w:rsidRDefault="007E7FAB">
      <w:pPr>
        <w:pStyle w:val="TOC1"/>
        <w:tabs>
          <w:tab w:val="left" w:pos="800"/>
          <w:tab w:val="right" w:leader="dot" w:pos="9350"/>
        </w:tabs>
        <w:spacing w:before="156" w:after="156"/>
        <w:rPr>
          <w:del w:id="1334" w:author="Happy" w:date="2018-08-20T18:40:00Z"/>
          <w:rFonts w:eastAsiaTheme="minorEastAsia" w:cstheme="minorBidi"/>
        </w:rPr>
        <w:pPrChange w:id="1335" w:author="Happy" w:date="2018-08-20T18:43:00Z">
          <w:pPr>
            <w:pStyle w:val="TOC4"/>
            <w:tabs>
              <w:tab w:val="right" w:leader="dot" w:pos="9350"/>
            </w:tabs>
            <w:ind w:left="1260"/>
          </w:pPr>
        </w:pPrChange>
      </w:pPr>
      <w:del w:id="1336" w:author="Happy" w:date="2018-08-20T18:40:00Z">
        <w:r w:rsidRPr="009E1FA8" w:rsidDel="009E1FA8">
          <w:rPr>
            <w:rStyle w:val="a9"/>
            <w:iCs/>
            <w:noProof/>
            <w:rPrChange w:id="1337" w:author="Happy" w:date="2018-08-20T18:40:00Z">
              <w:rPr>
                <w:rStyle w:val="a9"/>
                <w:iCs/>
                <w:noProof/>
              </w:rPr>
            </w:rPrChange>
          </w:rPr>
          <w:delText xml:space="preserve">6.5.2 </w:delText>
        </w:r>
        <w:r w:rsidRPr="009E1FA8" w:rsidDel="009E1FA8">
          <w:rPr>
            <w:rStyle w:val="a9"/>
            <w:rFonts w:hint="eastAsia"/>
            <w:iCs/>
            <w:noProof/>
            <w:rPrChange w:id="1338" w:author="Happy" w:date="2018-08-20T18:40:00Z">
              <w:rPr>
                <w:rStyle w:val="a9"/>
                <w:rFonts w:hint="eastAsia"/>
                <w:iCs/>
                <w:noProof/>
              </w:rPr>
            </w:rPrChange>
          </w:rPr>
          <w:delText>出入口</w:delText>
        </w:r>
        <w:r w:rsidDel="009E1FA8">
          <w:rPr>
            <w:webHidden/>
          </w:rPr>
          <w:tab/>
          <w:delText>95</w:delText>
        </w:r>
      </w:del>
    </w:p>
    <w:p w14:paraId="4C0DEC0B" w14:textId="77777777" w:rsidR="007E7FAB" w:rsidDel="009E1FA8" w:rsidRDefault="007E7FAB">
      <w:pPr>
        <w:pStyle w:val="TOC1"/>
        <w:tabs>
          <w:tab w:val="left" w:pos="800"/>
          <w:tab w:val="right" w:leader="dot" w:pos="9350"/>
        </w:tabs>
        <w:spacing w:before="156" w:after="156"/>
        <w:rPr>
          <w:del w:id="1339" w:author="Happy" w:date="2018-08-20T18:40:00Z"/>
          <w:rFonts w:eastAsiaTheme="minorEastAsia" w:cstheme="minorBidi"/>
        </w:rPr>
        <w:pPrChange w:id="1340" w:author="Happy" w:date="2018-08-20T18:43:00Z">
          <w:pPr>
            <w:pStyle w:val="TOC4"/>
            <w:tabs>
              <w:tab w:val="right" w:leader="dot" w:pos="9350"/>
            </w:tabs>
            <w:ind w:left="1260"/>
          </w:pPr>
        </w:pPrChange>
      </w:pPr>
      <w:del w:id="1341" w:author="Happy" w:date="2018-08-20T18:40:00Z">
        <w:r w:rsidRPr="009E1FA8" w:rsidDel="009E1FA8">
          <w:rPr>
            <w:rStyle w:val="a9"/>
            <w:iCs/>
            <w:noProof/>
            <w:rPrChange w:id="1342" w:author="Happy" w:date="2018-08-20T18:40:00Z">
              <w:rPr>
                <w:rStyle w:val="a9"/>
                <w:iCs/>
                <w:noProof/>
              </w:rPr>
            </w:rPrChange>
          </w:rPr>
          <w:delText xml:space="preserve">6.5.3 </w:delText>
        </w:r>
        <w:r w:rsidRPr="009E1FA8" w:rsidDel="009E1FA8">
          <w:rPr>
            <w:rStyle w:val="a9"/>
            <w:rFonts w:hint="eastAsia"/>
            <w:iCs/>
            <w:noProof/>
            <w:rPrChange w:id="1343" w:author="Happy" w:date="2018-08-20T18:40:00Z">
              <w:rPr>
                <w:rStyle w:val="a9"/>
                <w:rFonts w:hint="eastAsia"/>
                <w:iCs/>
                <w:noProof/>
              </w:rPr>
            </w:rPrChange>
          </w:rPr>
          <w:delText>数据来源</w:delText>
        </w:r>
        <w:r w:rsidDel="009E1FA8">
          <w:rPr>
            <w:webHidden/>
          </w:rPr>
          <w:tab/>
          <w:delText>95</w:delText>
        </w:r>
      </w:del>
    </w:p>
    <w:p w14:paraId="4D254E0B" w14:textId="77777777" w:rsidR="007E7FAB" w:rsidDel="009E1FA8" w:rsidRDefault="007E7FAB">
      <w:pPr>
        <w:pStyle w:val="TOC1"/>
        <w:tabs>
          <w:tab w:val="left" w:pos="800"/>
          <w:tab w:val="right" w:leader="dot" w:pos="9350"/>
        </w:tabs>
        <w:spacing w:before="156" w:after="156"/>
        <w:rPr>
          <w:del w:id="1344" w:author="Happy" w:date="2018-08-20T18:40:00Z"/>
          <w:rFonts w:eastAsiaTheme="minorEastAsia" w:cstheme="minorBidi"/>
        </w:rPr>
        <w:pPrChange w:id="1345" w:author="Happy" w:date="2018-08-20T18:43:00Z">
          <w:pPr>
            <w:pStyle w:val="TOC4"/>
            <w:tabs>
              <w:tab w:val="right" w:leader="dot" w:pos="9350"/>
            </w:tabs>
            <w:ind w:left="1260"/>
          </w:pPr>
        </w:pPrChange>
      </w:pPr>
      <w:del w:id="1346" w:author="Happy" w:date="2018-08-20T18:40:00Z">
        <w:r w:rsidRPr="009E1FA8" w:rsidDel="009E1FA8">
          <w:rPr>
            <w:rStyle w:val="a9"/>
            <w:iCs/>
            <w:noProof/>
            <w:rPrChange w:id="1347" w:author="Happy" w:date="2018-08-20T18:40:00Z">
              <w:rPr>
                <w:rStyle w:val="a9"/>
                <w:iCs/>
                <w:noProof/>
              </w:rPr>
            </w:rPrChange>
          </w:rPr>
          <w:delText xml:space="preserve">6.5.4 </w:delText>
        </w:r>
        <w:r w:rsidRPr="009E1FA8" w:rsidDel="009E1FA8">
          <w:rPr>
            <w:rStyle w:val="a9"/>
            <w:rFonts w:hint="eastAsia"/>
            <w:iCs/>
            <w:noProof/>
            <w:rPrChange w:id="1348" w:author="Happy" w:date="2018-08-20T18:40:00Z">
              <w:rPr>
                <w:rStyle w:val="a9"/>
                <w:rFonts w:hint="eastAsia"/>
                <w:iCs/>
                <w:noProof/>
              </w:rPr>
            </w:rPrChange>
          </w:rPr>
          <w:delText>输入项</w:delText>
        </w:r>
        <w:r w:rsidDel="009E1FA8">
          <w:rPr>
            <w:webHidden/>
          </w:rPr>
          <w:tab/>
          <w:delText>95</w:delText>
        </w:r>
      </w:del>
    </w:p>
    <w:p w14:paraId="2B2FD2FD" w14:textId="77777777" w:rsidR="007E7FAB" w:rsidDel="009E1FA8" w:rsidRDefault="007E7FAB">
      <w:pPr>
        <w:pStyle w:val="TOC1"/>
        <w:tabs>
          <w:tab w:val="left" w:pos="800"/>
          <w:tab w:val="right" w:leader="dot" w:pos="9350"/>
        </w:tabs>
        <w:spacing w:before="156" w:after="156"/>
        <w:rPr>
          <w:del w:id="1349" w:author="Happy" w:date="2018-08-20T18:40:00Z"/>
          <w:rFonts w:eastAsiaTheme="minorEastAsia" w:cstheme="minorBidi"/>
        </w:rPr>
        <w:pPrChange w:id="1350" w:author="Happy" w:date="2018-08-20T18:43:00Z">
          <w:pPr>
            <w:pStyle w:val="TOC4"/>
            <w:tabs>
              <w:tab w:val="right" w:leader="dot" w:pos="9350"/>
            </w:tabs>
            <w:ind w:left="1260"/>
          </w:pPr>
        </w:pPrChange>
      </w:pPr>
      <w:del w:id="1351" w:author="Happy" w:date="2018-08-20T18:40:00Z">
        <w:r w:rsidRPr="009E1FA8" w:rsidDel="009E1FA8">
          <w:rPr>
            <w:rStyle w:val="a9"/>
            <w:iCs/>
            <w:noProof/>
            <w:rPrChange w:id="1352" w:author="Happy" w:date="2018-08-20T18:40:00Z">
              <w:rPr>
                <w:rStyle w:val="a9"/>
                <w:iCs/>
                <w:noProof/>
              </w:rPr>
            </w:rPrChange>
          </w:rPr>
          <w:delText xml:space="preserve">6.5.5 </w:delText>
        </w:r>
        <w:r w:rsidRPr="009E1FA8" w:rsidDel="009E1FA8">
          <w:rPr>
            <w:rStyle w:val="a9"/>
            <w:rFonts w:hint="eastAsia"/>
            <w:iCs/>
            <w:noProof/>
            <w:rPrChange w:id="1353" w:author="Happy" w:date="2018-08-20T18:40:00Z">
              <w:rPr>
                <w:rStyle w:val="a9"/>
                <w:rFonts w:hint="eastAsia"/>
                <w:iCs/>
                <w:noProof/>
              </w:rPr>
            </w:rPrChange>
          </w:rPr>
          <w:delText>操作规则</w:delText>
        </w:r>
        <w:r w:rsidDel="009E1FA8">
          <w:rPr>
            <w:webHidden/>
          </w:rPr>
          <w:tab/>
          <w:delText>95</w:delText>
        </w:r>
      </w:del>
    </w:p>
    <w:p w14:paraId="64BE0954" w14:textId="77777777" w:rsidR="007E7FAB" w:rsidDel="009E1FA8" w:rsidRDefault="007E7FAB">
      <w:pPr>
        <w:pStyle w:val="TOC1"/>
        <w:tabs>
          <w:tab w:val="left" w:pos="800"/>
          <w:tab w:val="right" w:leader="dot" w:pos="9350"/>
        </w:tabs>
        <w:spacing w:before="156" w:after="156"/>
        <w:rPr>
          <w:del w:id="1354" w:author="Happy" w:date="2018-08-20T18:40:00Z"/>
          <w:rFonts w:eastAsiaTheme="minorEastAsia" w:cstheme="minorBidi"/>
        </w:rPr>
        <w:pPrChange w:id="1355" w:author="Happy" w:date="2018-08-20T18:43:00Z">
          <w:pPr>
            <w:pStyle w:val="TOC4"/>
            <w:tabs>
              <w:tab w:val="right" w:leader="dot" w:pos="9350"/>
            </w:tabs>
            <w:ind w:left="1260"/>
          </w:pPr>
        </w:pPrChange>
      </w:pPr>
      <w:del w:id="1356" w:author="Happy" w:date="2018-08-20T18:40:00Z">
        <w:r w:rsidRPr="009E1FA8" w:rsidDel="009E1FA8">
          <w:rPr>
            <w:rStyle w:val="a9"/>
            <w:iCs/>
            <w:noProof/>
            <w:rPrChange w:id="1357" w:author="Happy" w:date="2018-08-20T18:40:00Z">
              <w:rPr>
                <w:rStyle w:val="a9"/>
                <w:iCs/>
                <w:noProof/>
              </w:rPr>
            </w:rPrChange>
          </w:rPr>
          <w:delText xml:space="preserve">6.5.6 </w:delText>
        </w:r>
        <w:r w:rsidRPr="009E1FA8" w:rsidDel="009E1FA8">
          <w:rPr>
            <w:rStyle w:val="a9"/>
            <w:rFonts w:hint="eastAsia"/>
            <w:iCs/>
            <w:noProof/>
            <w:rPrChange w:id="1358" w:author="Happy" w:date="2018-08-20T18:40:00Z">
              <w:rPr>
                <w:rStyle w:val="a9"/>
                <w:rFonts w:hint="eastAsia"/>
                <w:iCs/>
                <w:noProof/>
              </w:rPr>
            </w:rPrChange>
          </w:rPr>
          <w:delText>提示信息</w:delText>
        </w:r>
        <w:r w:rsidDel="009E1FA8">
          <w:rPr>
            <w:webHidden/>
          </w:rPr>
          <w:tab/>
          <w:delText>95</w:delText>
        </w:r>
      </w:del>
    </w:p>
    <w:p w14:paraId="6978B80D" w14:textId="77777777" w:rsidR="007E7FAB" w:rsidDel="009E1FA8" w:rsidRDefault="007E7FAB">
      <w:pPr>
        <w:pStyle w:val="TOC1"/>
        <w:tabs>
          <w:tab w:val="left" w:pos="800"/>
          <w:tab w:val="right" w:leader="dot" w:pos="9350"/>
        </w:tabs>
        <w:spacing w:before="156" w:after="156"/>
        <w:rPr>
          <w:del w:id="1359" w:author="Happy" w:date="2018-08-20T18:40:00Z"/>
          <w:rFonts w:eastAsiaTheme="minorEastAsia" w:cstheme="minorBidi"/>
        </w:rPr>
        <w:pPrChange w:id="1360" w:author="Happy" w:date="2018-08-20T18:43:00Z">
          <w:pPr>
            <w:pStyle w:val="TOC2"/>
            <w:tabs>
              <w:tab w:val="left" w:pos="800"/>
              <w:tab w:val="right" w:leader="dot" w:pos="9350"/>
            </w:tabs>
            <w:ind w:left="420"/>
          </w:pPr>
        </w:pPrChange>
      </w:pPr>
      <w:del w:id="1361" w:author="Happy" w:date="2018-08-20T18:40:00Z">
        <w:r w:rsidRPr="009E1FA8" w:rsidDel="009E1FA8">
          <w:rPr>
            <w:rStyle w:val="a9"/>
            <w:noProof/>
            <w:snapToGrid w:val="0"/>
            <w:w w:val="0"/>
            <w:kern w:val="0"/>
            <w:rPrChange w:id="1362" w:author="Happy" w:date="2018-08-20T18:40:00Z">
              <w:rPr>
                <w:rStyle w:val="a9"/>
                <w:noProof/>
                <w:snapToGrid w:val="0"/>
                <w:w w:val="0"/>
                <w:kern w:val="0"/>
              </w:rPr>
            </w:rPrChange>
          </w:rPr>
          <w:delText>7.</w:delText>
        </w:r>
        <w:r w:rsidDel="009E1FA8">
          <w:rPr>
            <w:rFonts w:eastAsiaTheme="minorEastAsia" w:cstheme="minorBidi"/>
          </w:rPr>
          <w:tab/>
        </w:r>
        <w:r w:rsidRPr="009E1FA8" w:rsidDel="009E1FA8">
          <w:rPr>
            <w:rStyle w:val="a9"/>
            <w:rFonts w:hint="eastAsia"/>
            <w:noProof/>
            <w:rPrChange w:id="1363" w:author="Happy" w:date="2018-08-20T18:40:00Z">
              <w:rPr>
                <w:rStyle w:val="a9"/>
                <w:rFonts w:hint="eastAsia"/>
                <w:noProof/>
              </w:rPr>
            </w:rPrChange>
          </w:rPr>
          <w:delText>退菜</w:delText>
        </w:r>
        <w:r w:rsidDel="009E1FA8">
          <w:rPr>
            <w:webHidden/>
          </w:rPr>
          <w:tab/>
          <w:delText>95</w:delText>
        </w:r>
      </w:del>
    </w:p>
    <w:p w14:paraId="5739B113" w14:textId="77777777" w:rsidR="007E7FAB" w:rsidDel="009E1FA8" w:rsidRDefault="007E7FAB">
      <w:pPr>
        <w:pStyle w:val="TOC1"/>
        <w:tabs>
          <w:tab w:val="left" w:pos="800"/>
          <w:tab w:val="right" w:leader="dot" w:pos="9350"/>
        </w:tabs>
        <w:spacing w:before="156" w:after="156"/>
        <w:rPr>
          <w:del w:id="1364" w:author="Happy" w:date="2018-08-20T18:40:00Z"/>
          <w:rFonts w:eastAsiaTheme="minorEastAsia" w:cstheme="minorBidi"/>
        </w:rPr>
        <w:pPrChange w:id="1365" w:author="Happy" w:date="2018-08-20T18:43:00Z">
          <w:pPr>
            <w:pStyle w:val="TOC3"/>
            <w:tabs>
              <w:tab w:val="right" w:leader="dot" w:pos="9350"/>
            </w:tabs>
            <w:ind w:left="840"/>
          </w:pPr>
        </w:pPrChange>
      </w:pPr>
      <w:del w:id="1366" w:author="Happy" w:date="2018-08-20T18:40:00Z">
        <w:r w:rsidRPr="009E1FA8" w:rsidDel="009E1FA8">
          <w:rPr>
            <w:rStyle w:val="a9"/>
            <w:noProof/>
            <w:rPrChange w:id="1367" w:author="Happy" w:date="2018-08-20T18:40:00Z">
              <w:rPr>
                <w:rStyle w:val="a9"/>
                <w:noProof/>
              </w:rPr>
            </w:rPrChange>
          </w:rPr>
          <w:delText xml:space="preserve">7.1 </w:delText>
        </w:r>
        <w:r w:rsidRPr="009E1FA8" w:rsidDel="009E1FA8">
          <w:rPr>
            <w:rStyle w:val="a9"/>
            <w:rFonts w:hint="eastAsia"/>
            <w:noProof/>
            <w:rPrChange w:id="1368" w:author="Happy" w:date="2018-08-20T18:40:00Z">
              <w:rPr>
                <w:rStyle w:val="a9"/>
                <w:rFonts w:hint="eastAsia"/>
                <w:noProof/>
              </w:rPr>
            </w:rPrChange>
          </w:rPr>
          <w:delText>就餐中或已预结退菜</w:delText>
        </w:r>
        <w:r w:rsidDel="009E1FA8">
          <w:rPr>
            <w:webHidden/>
          </w:rPr>
          <w:tab/>
          <w:delText>96</w:delText>
        </w:r>
      </w:del>
    </w:p>
    <w:p w14:paraId="5B4B0463" w14:textId="77777777" w:rsidR="007E7FAB" w:rsidDel="009E1FA8" w:rsidRDefault="007E7FAB">
      <w:pPr>
        <w:pStyle w:val="TOC1"/>
        <w:tabs>
          <w:tab w:val="left" w:pos="800"/>
          <w:tab w:val="right" w:leader="dot" w:pos="9350"/>
        </w:tabs>
        <w:spacing w:before="156" w:after="156"/>
        <w:rPr>
          <w:del w:id="1369" w:author="Happy" w:date="2018-08-20T18:40:00Z"/>
          <w:rFonts w:eastAsiaTheme="minorEastAsia" w:cstheme="minorBidi"/>
        </w:rPr>
        <w:pPrChange w:id="1370" w:author="Happy" w:date="2018-08-20T18:43:00Z">
          <w:pPr>
            <w:pStyle w:val="TOC4"/>
            <w:tabs>
              <w:tab w:val="right" w:leader="dot" w:pos="9350"/>
            </w:tabs>
            <w:ind w:left="1260"/>
          </w:pPr>
        </w:pPrChange>
      </w:pPr>
      <w:del w:id="1371" w:author="Happy" w:date="2018-08-20T18:40:00Z">
        <w:r w:rsidRPr="009E1FA8" w:rsidDel="009E1FA8">
          <w:rPr>
            <w:rStyle w:val="a9"/>
            <w:iCs/>
            <w:noProof/>
            <w:rPrChange w:id="1372" w:author="Happy" w:date="2018-08-20T18:40:00Z">
              <w:rPr>
                <w:rStyle w:val="a9"/>
                <w:iCs/>
                <w:noProof/>
              </w:rPr>
            </w:rPrChange>
          </w:rPr>
          <w:delText xml:space="preserve">7.1.1 </w:delText>
        </w:r>
        <w:r w:rsidRPr="009E1FA8" w:rsidDel="009E1FA8">
          <w:rPr>
            <w:rStyle w:val="a9"/>
            <w:rFonts w:hint="eastAsia"/>
            <w:iCs/>
            <w:noProof/>
            <w:rPrChange w:id="1373" w:author="Happy" w:date="2018-08-20T18:40:00Z">
              <w:rPr>
                <w:rStyle w:val="a9"/>
                <w:rFonts w:hint="eastAsia"/>
                <w:iCs/>
                <w:noProof/>
              </w:rPr>
            </w:rPrChange>
          </w:rPr>
          <w:delText>显示内容</w:delText>
        </w:r>
        <w:r w:rsidDel="009E1FA8">
          <w:rPr>
            <w:webHidden/>
          </w:rPr>
          <w:tab/>
          <w:delText>97</w:delText>
        </w:r>
      </w:del>
    </w:p>
    <w:p w14:paraId="67F425AD" w14:textId="77777777" w:rsidR="007E7FAB" w:rsidDel="009E1FA8" w:rsidRDefault="007E7FAB">
      <w:pPr>
        <w:pStyle w:val="TOC1"/>
        <w:tabs>
          <w:tab w:val="left" w:pos="800"/>
          <w:tab w:val="right" w:leader="dot" w:pos="9350"/>
        </w:tabs>
        <w:spacing w:before="156" w:after="156"/>
        <w:rPr>
          <w:del w:id="1374" w:author="Happy" w:date="2018-08-20T18:40:00Z"/>
          <w:rFonts w:eastAsiaTheme="minorEastAsia" w:cstheme="minorBidi"/>
        </w:rPr>
        <w:pPrChange w:id="1375" w:author="Happy" w:date="2018-08-20T18:43:00Z">
          <w:pPr>
            <w:pStyle w:val="TOC4"/>
            <w:tabs>
              <w:tab w:val="right" w:leader="dot" w:pos="9350"/>
            </w:tabs>
            <w:ind w:left="1260"/>
          </w:pPr>
        </w:pPrChange>
      </w:pPr>
      <w:del w:id="1376" w:author="Happy" w:date="2018-08-20T18:40:00Z">
        <w:r w:rsidRPr="009E1FA8" w:rsidDel="009E1FA8">
          <w:rPr>
            <w:rStyle w:val="a9"/>
            <w:iCs/>
            <w:noProof/>
            <w:rPrChange w:id="1377" w:author="Happy" w:date="2018-08-20T18:40:00Z">
              <w:rPr>
                <w:rStyle w:val="a9"/>
                <w:iCs/>
                <w:noProof/>
              </w:rPr>
            </w:rPrChange>
          </w:rPr>
          <w:delText xml:space="preserve">7.1.2 </w:delText>
        </w:r>
        <w:r w:rsidRPr="009E1FA8" w:rsidDel="009E1FA8">
          <w:rPr>
            <w:rStyle w:val="a9"/>
            <w:rFonts w:hint="eastAsia"/>
            <w:iCs/>
            <w:noProof/>
            <w:rPrChange w:id="1378" w:author="Happy" w:date="2018-08-20T18:40:00Z">
              <w:rPr>
                <w:rStyle w:val="a9"/>
                <w:rFonts w:hint="eastAsia"/>
                <w:iCs/>
                <w:noProof/>
              </w:rPr>
            </w:rPrChange>
          </w:rPr>
          <w:delText>出入口</w:delText>
        </w:r>
        <w:r w:rsidDel="009E1FA8">
          <w:rPr>
            <w:webHidden/>
          </w:rPr>
          <w:tab/>
          <w:delText>98</w:delText>
        </w:r>
      </w:del>
    </w:p>
    <w:p w14:paraId="1C564447" w14:textId="77777777" w:rsidR="007E7FAB" w:rsidDel="009E1FA8" w:rsidRDefault="007E7FAB">
      <w:pPr>
        <w:pStyle w:val="TOC1"/>
        <w:tabs>
          <w:tab w:val="left" w:pos="800"/>
          <w:tab w:val="right" w:leader="dot" w:pos="9350"/>
        </w:tabs>
        <w:spacing w:before="156" w:after="156"/>
        <w:rPr>
          <w:del w:id="1379" w:author="Happy" w:date="2018-08-20T18:40:00Z"/>
          <w:rFonts w:eastAsiaTheme="minorEastAsia" w:cstheme="minorBidi"/>
        </w:rPr>
        <w:pPrChange w:id="1380" w:author="Happy" w:date="2018-08-20T18:43:00Z">
          <w:pPr>
            <w:pStyle w:val="TOC4"/>
            <w:tabs>
              <w:tab w:val="right" w:leader="dot" w:pos="9350"/>
            </w:tabs>
            <w:ind w:left="1260"/>
          </w:pPr>
        </w:pPrChange>
      </w:pPr>
      <w:del w:id="1381" w:author="Happy" w:date="2018-08-20T18:40:00Z">
        <w:r w:rsidRPr="009E1FA8" w:rsidDel="009E1FA8">
          <w:rPr>
            <w:rStyle w:val="a9"/>
            <w:iCs/>
            <w:noProof/>
            <w:rPrChange w:id="1382" w:author="Happy" w:date="2018-08-20T18:40:00Z">
              <w:rPr>
                <w:rStyle w:val="a9"/>
                <w:iCs/>
                <w:noProof/>
              </w:rPr>
            </w:rPrChange>
          </w:rPr>
          <w:delText xml:space="preserve">7.1.3 </w:delText>
        </w:r>
        <w:r w:rsidRPr="009E1FA8" w:rsidDel="009E1FA8">
          <w:rPr>
            <w:rStyle w:val="a9"/>
            <w:rFonts w:hint="eastAsia"/>
            <w:iCs/>
            <w:noProof/>
            <w:rPrChange w:id="1383" w:author="Happy" w:date="2018-08-20T18:40:00Z">
              <w:rPr>
                <w:rStyle w:val="a9"/>
                <w:rFonts w:hint="eastAsia"/>
                <w:iCs/>
                <w:noProof/>
              </w:rPr>
            </w:rPrChange>
          </w:rPr>
          <w:delText>数据来源</w:delText>
        </w:r>
        <w:r w:rsidDel="009E1FA8">
          <w:rPr>
            <w:webHidden/>
          </w:rPr>
          <w:tab/>
          <w:delText>98</w:delText>
        </w:r>
      </w:del>
    </w:p>
    <w:p w14:paraId="348616E2" w14:textId="77777777" w:rsidR="007E7FAB" w:rsidDel="009E1FA8" w:rsidRDefault="007E7FAB">
      <w:pPr>
        <w:pStyle w:val="TOC1"/>
        <w:tabs>
          <w:tab w:val="left" w:pos="800"/>
          <w:tab w:val="right" w:leader="dot" w:pos="9350"/>
        </w:tabs>
        <w:spacing w:before="156" w:after="156"/>
        <w:rPr>
          <w:del w:id="1384" w:author="Happy" w:date="2018-08-20T18:40:00Z"/>
          <w:rFonts w:eastAsiaTheme="minorEastAsia" w:cstheme="minorBidi"/>
        </w:rPr>
        <w:pPrChange w:id="1385" w:author="Happy" w:date="2018-08-20T18:43:00Z">
          <w:pPr>
            <w:pStyle w:val="TOC4"/>
            <w:tabs>
              <w:tab w:val="right" w:leader="dot" w:pos="9350"/>
            </w:tabs>
            <w:ind w:left="1260"/>
          </w:pPr>
        </w:pPrChange>
      </w:pPr>
      <w:del w:id="1386" w:author="Happy" w:date="2018-08-20T18:40:00Z">
        <w:r w:rsidRPr="009E1FA8" w:rsidDel="009E1FA8">
          <w:rPr>
            <w:rStyle w:val="a9"/>
            <w:iCs/>
            <w:noProof/>
            <w:rPrChange w:id="1387" w:author="Happy" w:date="2018-08-20T18:40:00Z">
              <w:rPr>
                <w:rStyle w:val="a9"/>
                <w:iCs/>
                <w:noProof/>
              </w:rPr>
            </w:rPrChange>
          </w:rPr>
          <w:delText xml:space="preserve">7.1.4 </w:delText>
        </w:r>
        <w:r w:rsidRPr="009E1FA8" w:rsidDel="009E1FA8">
          <w:rPr>
            <w:rStyle w:val="a9"/>
            <w:rFonts w:hint="eastAsia"/>
            <w:iCs/>
            <w:noProof/>
            <w:rPrChange w:id="1388" w:author="Happy" w:date="2018-08-20T18:40:00Z">
              <w:rPr>
                <w:rStyle w:val="a9"/>
                <w:rFonts w:hint="eastAsia"/>
                <w:iCs/>
                <w:noProof/>
              </w:rPr>
            </w:rPrChange>
          </w:rPr>
          <w:delText>输入项</w:delText>
        </w:r>
        <w:r w:rsidDel="009E1FA8">
          <w:rPr>
            <w:webHidden/>
          </w:rPr>
          <w:tab/>
          <w:delText>98</w:delText>
        </w:r>
      </w:del>
    </w:p>
    <w:p w14:paraId="1728B3B2" w14:textId="77777777" w:rsidR="007E7FAB" w:rsidDel="009E1FA8" w:rsidRDefault="007E7FAB">
      <w:pPr>
        <w:pStyle w:val="TOC1"/>
        <w:tabs>
          <w:tab w:val="left" w:pos="800"/>
          <w:tab w:val="right" w:leader="dot" w:pos="9350"/>
        </w:tabs>
        <w:spacing w:before="156" w:after="156"/>
        <w:rPr>
          <w:del w:id="1389" w:author="Happy" w:date="2018-08-20T18:40:00Z"/>
          <w:rFonts w:eastAsiaTheme="minorEastAsia" w:cstheme="minorBidi"/>
        </w:rPr>
        <w:pPrChange w:id="1390" w:author="Happy" w:date="2018-08-20T18:43:00Z">
          <w:pPr>
            <w:pStyle w:val="TOC4"/>
            <w:tabs>
              <w:tab w:val="right" w:leader="dot" w:pos="9350"/>
            </w:tabs>
            <w:ind w:left="1260"/>
          </w:pPr>
        </w:pPrChange>
      </w:pPr>
      <w:del w:id="1391" w:author="Happy" w:date="2018-08-20T18:40:00Z">
        <w:r w:rsidRPr="009E1FA8" w:rsidDel="009E1FA8">
          <w:rPr>
            <w:rStyle w:val="a9"/>
            <w:iCs/>
            <w:noProof/>
            <w:rPrChange w:id="1392" w:author="Happy" w:date="2018-08-20T18:40:00Z">
              <w:rPr>
                <w:rStyle w:val="a9"/>
                <w:iCs/>
                <w:noProof/>
              </w:rPr>
            </w:rPrChange>
          </w:rPr>
          <w:delText xml:space="preserve">7.1.5 </w:delText>
        </w:r>
        <w:r w:rsidRPr="009E1FA8" w:rsidDel="009E1FA8">
          <w:rPr>
            <w:rStyle w:val="a9"/>
            <w:rFonts w:hint="eastAsia"/>
            <w:iCs/>
            <w:noProof/>
            <w:rPrChange w:id="1393" w:author="Happy" w:date="2018-08-20T18:40:00Z">
              <w:rPr>
                <w:rStyle w:val="a9"/>
                <w:rFonts w:hint="eastAsia"/>
                <w:iCs/>
                <w:noProof/>
              </w:rPr>
            </w:rPrChange>
          </w:rPr>
          <w:delText>操作规则</w:delText>
        </w:r>
        <w:r w:rsidDel="009E1FA8">
          <w:rPr>
            <w:webHidden/>
          </w:rPr>
          <w:tab/>
          <w:delText>98</w:delText>
        </w:r>
      </w:del>
    </w:p>
    <w:p w14:paraId="0F82741B" w14:textId="77777777" w:rsidR="007E7FAB" w:rsidDel="009E1FA8" w:rsidRDefault="007E7FAB">
      <w:pPr>
        <w:pStyle w:val="TOC1"/>
        <w:tabs>
          <w:tab w:val="left" w:pos="800"/>
          <w:tab w:val="right" w:leader="dot" w:pos="9350"/>
        </w:tabs>
        <w:spacing w:before="156" w:after="156"/>
        <w:rPr>
          <w:del w:id="1394" w:author="Happy" w:date="2018-08-20T18:40:00Z"/>
          <w:rFonts w:eastAsiaTheme="minorEastAsia" w:cstheme="minorBidi"/>
        </w:rPr>
        <w:pPrChange w:id="1395" w:author="Happy" w:date="2018-08-20T18:43:00Z">
          <w:pPr>
            <w:pStyle w:val="TOC4"/>
            <w:tabs>
              <w:tab w:val="right" w:leader="dot" w:pos="9350"/>
            </w:tabs>
            <w:ind w:left="1260"/>
          </w:pPr>
        </w:pPrChange>
      </w:pPr>
      <w:del w:id="1396" w:author="Happy" w:date="2018-08-20T18:40:00Z">
        <w:r w:rsidRPr="009E1FA8" w:rsidDel="009E1FA8">
          <w:rPr>
            <w:rStyle w:val="a9"/>
            <w:iCs/>
            <w:noProof/>
            <w:rPrChange w:id="1397" w:author="Happy" w:date="2018-08-20T18:40:00Z">
              <w:rPr>
                <w:rStyle w:val="a9"/>
                <w:iCs/>
                <w:noProof/>
              </w:rPr>
            </w:rPrChange>
          </w:rPr>
          <w:delText xml:space="preserve">7.1.6 </w:delText>
        </w:r>
        <w:r w:rsidRPr="009E1FA8" w:rsidDel="009E1FA8">
          <w:rPr>
            <w:rStyle w:val="a9"/>
            <w:rFonts w:hint="eastAsia"/>
            <w:iCs/>
            <w:noProof/>
            <w:rPrChange w:id="1398" w:author="Happy" w:date="2018-08-20T18:40:00Z">
              <w:rPr>
                <w:rStyle w:val="a9"/>
                <w:rFonts w:hint="eastAsia"/>
                <w:iCs/>
                <w:noProof/>
              </w:rPr>
            </w:rPrChange>
          </w:rPr>
          <w:delText>提示信息</w:delText>
        </w:r>
        <w:r w:rsidDel="009E1FA8">
          <w:rPr>
            <w:webHidden/>
          </w:rPr>
          <w:tab/>
          <w:delText>99</w:delText>
        </w:r>
      </w:del>
    </w:p>
    <w:p w14:paraId="1AACEB61" w14:textId="77777777" w:rsidR="007E7FAB" w:rsidDel="009E1FA8" w:rsidRDefault="007E7FAB">
      <w:pPr>
        <w:pStyle w:val="TOC1"/>
        <w:tabs>
          <w:tab w:val="left" w:pos="800"/>
          <w:tab w:val="right" w:leader="dot" w:pos="9350"/>
        </w:tabs>
        <w:spacing w:before="156" w:after="156"/>
        <w:rPr>
          <w:del w:id="1399" w:author="Happy" w:date="2018-08-20T18:40:00Z"/>
          <w:rFonts w:eastAsiaTheme="minorEastAsia" w:cstheme="minorBidi"/>
        </w:rPr>
        <w:pPrChange w:id="1400" w:author="Happy" w:date="2018-08-20T18:43:00Z">
          <w:pPr>
            <w:pStyle w:val="TOC3"/>
            <w:tabs>
              <w:tab w:val="right" w:leader="dot" w:pos="9350"/>
            </w:tabs>
            <w:ind w:left="840"/>
          </w:pPr>
        </w:pPrChange>
      </w:pPr>
      <w:del w:id="1401" w:author="Happy" w:date="2018-08-20T18:40:00Z">
        <w:r w:rsidRPr="009E1FA8" w:rsidDel="009E1FA8">
          <w:rPr>
            <w:rStyle w:val="a9"/>
            <w:noProof/>
            <w:rPrChange w:id="1402" w:author="Happy" w:date="2018-08-20T18:40:00Z">
              <w:rPr>
                <w:rStyle w:val="a9"/>
                <w:noProof/>
              </w:rPr>
            </w:rPrChange>
          </w:rPr>
          <w:delText xml:space="preserve">7.2 </w:delText>
        </w:r>
        <w:r w:rsidRPr="009E1FA8" w:rsidDel="009E1FA8">
          <w:rPr>
            <w:rStyle w:val="a9"/>
            <w:rFonts w:hint="eastAsia"/>
            <w:noProof/>
            <w:rPrChange w:id="1403" w:author="Happy" w:date="2018-08-20T18:40:00Z">
              <w:rPr>
                <w:rStyle w:val="a9"/>
                <w:rFonts w:hint="eastAsia"/>
                <w:noProof/>
              </w:rPr>
            </w:rPrChange>
          </w:rPr>
          <w:delText>就餐中或已预结单菜退菜弹框</w:delText>
        </w:r>
        <w:r w:rsidDel="009E1FA8">
          <w:rPr>
            <w:webHidden/>
          </w:rPr>
          <w:tab/>
          <w:delText>100</w:delText>
        </w:r>
      </w:del>
    </w:p>
    <w:p w14:paraId="76CEAB39" w14:textId="77777777" w:rsidR="007E7FAB" w:rsidDel="009E1FA8" w:rsidRDefault="007E7FAB">
      <w:pPr>
        <w:pStyle w:val="TOC1"/>
        <w:tabs>
          <w:tab w:val="left" w:pos="800"/>
          <w:tab w:val="right" w:leader="dot" w:pos="9350"/>
        </w:tabs>
        <w:spacing w:before="156" w:after="156"/>
        <w:rPr>
          <w:del w:id="1404" w:author="Happy" w:date="2018-08-20T18:40:00Z"/>
          <w:rFonts w:eastAsiaTheme="minorEastAsia" w:cstheme="minorBidi"/>
        </w:rPr>
        <w:pPrChange w:id="1405" w:author="Happy" w:date="2018-08-20T18:43:00Z">
          <w:pPr>
            <w:pStyle w:val="TOC4"/>
            <w:tabs>
              <w:tab w:val="right" w:leader="dot" w:pos="9350"/>
            </w:tabs>
            <w:ind w:left="1260"/>
          </w:pPr>
        </w:pPrChange>
      </w:pPr>
      <w:del w:id="1406" w:author="Happy" w:date="2018-08-20T18:40:00Z">
        <w:r w:rsidRPr="009E1FA8" w:rsidDel="009E1FA8">
          <w:rPr>
            <w:rStyle w:val="a9"/>
            <w:iCs/>
            <w:noProof/>
            <w:rPrChange w:id="1407" w:author="Happy" w:date="2018-08-20T18:40:00Z">
              <w:rPr>
                <w:rStyle w:val="a9"/>
                <w:iCs/>
                <w:noProof/>
              </w:rPr>
            </w:rPrChange>
          </w:rPr>
          <w:delText xml:space="preserve">7.2.1 </w:delText>
        </w:r>
        <w:r w:rsidRPr="009E1FA8" w:rsidDel="009E1FA8">
          <w:rPr>
            <w:rStyle w:val="a9"/>
            <w:rFonts w:hint="eastAsia"/>
            <w:iCs/>
            <w:noProof/>
            <w:rPrChange w:id="1408" w:author="Happy" w:date="2018-08-20T18:40:00Z">
              <w:rPr>
                <w:rStyle w:val="a9"/>
                <w:rFonts w:hint="eastAsia"/>
                <w:iCs/>
                <w:noProof/>
              </w:rPr>
            </w:rPrChange>
          </w:rPr>
          <w:delText>显示内容</w:delText>
        </w:r>
        <w:r w:rsidDel="009E1FA8">
          <w:rPr>
            <w:webHidden/>
          </w:rPr>
          <w:tab/>
          <w:delText>100</w:delText>
        </w:r>
      </w:del>
    </w:p>
    <w:p w14:paraId="718B9261" w14:textId="77777777" w:rsidR="007E7FAB" w:rsidDel="009E1FA8" w:rsidRDefault="007E7FAB">
      <w:pPr>
        <w:pStyle w:val="TOC1"/>
        <w:tabs>
          <w:tab w:val="left" w:pos="800"/>
          <w:tab w:val="right" w:leader="dot" w:pos="9350"/>
        </w:tabs>
        <w:spacing w:before="156" w:after="156"/>
        <w:rPr>
          <w:del w:id="1409" w:author="Happy" w:date="2018-08-20T18:40:00Z"/>
          <w:rFonts w:eastAsiaTheme="minorEastAsia" w:cstheme="minorBidi"/>
        </w:rPr>
        <w:pPrChange w:id="1410" w:author="Happy" w:date="2018-08-20T18:43:00Z">
          <w:pPr>
            <w:pStyle w:val="TOC4"/>
            <w:tabs>
              <w:tab w:val="right" w:leader="dot" w:pos="9350"/>
            </w:tabs>
            <w:ind w:left="1260"/>
          </w:pPr>
        </w:pPrChange>
      </w:pPr>
      <w:del w:id="1411" w:author="Happy" w:date="2018-08-20T18:40:00Z">
        <w:r w:rsidRPr="009E1FA8" w:rsidDel="009E1FA8">
          <w:rPr>
            <w:rStyle w:val="a9"/>
            <w:iCs/>
            <w:noProof/>
            <w:rPrChange w:id="1412" w:author="Happy" w:date="2018-08-20T18:40:00Z">
              <w:rPr>
                <w:rStyle w:val="a9"/>
                <w:iCs/>
                <w:noProof/>
              </w:rPr>
            </w:rPrChange>
          </w:rPr>
          <w:delText xml:space="preserve">7.2.2 </w:delText>
        </w:r>
        <w:r w:rsidRPr="009E1FA8" w:rsidDel="009E1FA8">
          <w:rPr>
            <w:rStyle w:val="a9"/>
            <w:rFonts w:hint="eastAsia"/>
            <w:iCs/>
            <w:noProof/>
            <w:rPrChange w:id="1413" w:author="Happy" w:date="2018-08-20T18:40:00Z">
              <w:rPr>
                <w:rStyle w:val="a9"/>
                <w:rFonts w:hint="eastAsia"/>
                <w:iCs/>
                <w:noProof/>
              </w:rPr>
            </w:rPrChange>
          </w:rPr>
          <w:delText>出入口</w:delText>
        </w:r>
        <w:r w:rsidDel="009E1FA8">
          <w:rPr>
            <w:webHidden/>
          </w:rPr>
          <w:tab/>
          <w:delText>100</w:delText>
        </w:r>
      </w:del>
    </w:p>
    <w:p w14:paraId="127B8A01" w14:textId="77777777" w:rsidR="007E7FAB" w:rsidDel="009E1FA8" w:rsidRDefault="007E7FAB">
      <w:pPr>
        <w:pStyle w:val="TOC1"/>
        <w:tabs>
          <w:tab w:val="left" w:pos="800"/>
          <w:tab w:val="right" w:leader="dot" w:pos="9350"/>
        </w:tabs>
        <w:spacing w:before="156" w:after="156"/>
        <w:rPr>
          <w:del w:id="1414" w:author="Happy" w:date="2018-08-20T18:40:00Z"/>
          <w:rFonts w:eastAsiaTheme="minorEastAsia" w:cstheme="minorBidi"/>
        </w:rPr>
        <w:pPrChange w:id="1415" w:author="Happy" w:date="2018-08-20T18:43:00Z">
          <w:pPr>
            <w:pStyle w:val="TOC4"/>
            <w:tabs>
              <w:tab w:val="right" w:leader="dot" w:pos="9350"/>
            </w:tabs>
            <w:ind w:left="1260"/>
          </w:pPr>
        </w:pPrChange>
      </w:pPr>
      <w:del w:id="1416" w:author="Happy" w:date="2018-08-20T18:40:00Z">
        <w:r w:rsidRPr="009E1FA8" w:rsidDel="009E1FA8">
          <w:rPr>
            <w:rStyle w:val="a9"/>
            <w:iCs/>
            <w:noProof/>
            <w:rPrChange w:id="1417" w:author="Happy" w:date="2018-08-20T18:40:00Z">
              <w:rPr>
                <w:rStyle w:val="a9"/>
                <w:iCs/>
                <w:noProof/>
              </w:rPr>
            </w:rPrChange>
          </w:rPr>
          <w:delText xml:space="preserve">7.2.3 </w:delText>
        </w:r>
        <w:r w:rsidRPr="009E1FA8" w:rsidDel="009E1FA8">
          <w:rPr>
            <w:rStyle w:val="a9"/>
            <w:rFonts w:hint="eastAsia"/>
            <w:iCs/>
            <w:noProof/>
            <w:rPrChange w:id="1418" w:author="Happy" w:date="2018-08-20T18:40:00Z">
              <w:rPr>
                <w:rStyle w:val="a9"/>
                <w:rFonts w:hint="eastAsia"/>
                <w:iCs/>
                <w:noProof/>
              </w:rPr>
            </w:rPrChange>
          </w:rPr>
          <w:delText>数据来源</w:delText>
        </w:r>
        <w:r w:rsidDel="009E1FA8">
          <w:rPr>
            <w:webHidden/>
          </w:rPr>
          <w:tab/>
          <w:delText>100</w:delText>
        </w:r>
      </w:del>
    </w:p>
    <w:p w14:paraId="2869F818" w14:textId="77777777" w:rsidR="007E7FAB" w:rsidDel="009E1FA8" w:rsidRDefault="007E7FAB">
      <w:pPr>
        <w:pStyle w:val="TOC1"/>
        <w:tabs>
          <w:tab w:val="left" w:pos="800"/>
          <w:tab w:val="right" w:leader="dot" w:pos="9350"/>
        </w:tabs>
        <w:spacing w:before="156" w:after="156"/>
        <w:rPr>
          <w:del w:id="1419" w:author="Happy" w:date="2018-08-20T18:40:00Z"/>
          <w:rFonts w:eastAsiaTheme="minorEastAsia" w:cstheme="minorBidi"/>
        </w:rPr>
        <w:pPrChange w:id="1420" w:author="Happy" w:date="2018-08-20T18:43:00Z">
          <w:pPr>
            <w:pStyle w:val="TOC4"/>
            <w:tabs>
              <w:tab w:val="right" w:leader="dot" w:pos="9350"/>
            </w:tabs>
            <w:ind w:left="1260"/>
          </w:pPr>
        </w:pPrChange>
      </w:pPr>
      <w:del w:id="1421" w:author="Happy" w:date="2018-08-20T18:40:00Z">
        <w:r w:rsidRPr="009E1FA8" w:rsidDel="009E1FA8">
          <w:rPr>
            <w:rStyle w:val="a9"/>
            <w:iCs/>
            <w:noProof/>
            <w:rPrChange w:id="1422" w:author="Happy" w:date="2018-08-20T18:40:00Z">
              <w:rPr>
                <w:rStyle w:val="a9"/>
                <w:iCs/>
                <w:noProof/>
              </w:rPr>
            </w:rPrChange>
          </w:rPr>
          <w:delText xml:space="preserve">7.2.4 </w:delText>
        </w:r>
        <w:r w:rsidRPr="009E1FA8" w:rsidDel="009E1FA8">
          <w:rPr>
            <w:rStyle w:val="a9"/>
            <w:rFonts w:hint="eastAsia"/>
            <w:iCs/>
            <w:noProof/>
            <w:rPrChange w:id="1423" w:author="Happy" w:date="2018-08-20T18:40:00Z">
              <w:rPr>
                <w:rStyle w:val="a9"/>
                <w:rFonts w:hint="eastAsia"/>
                <w:iCs/>
                <w:noProof/>
              </w:rPr>
            </w:rPrChange>
          </w:rPr>
          <w:delText>输入项</w:delText>
        </w:r>
        <w:r w:rsidDel="009E1FA8">
          <w:rPr>
            <w:webHidden/>
          </w:rPr>
          <w:tab/>
          <w:delText>101</w:delText>
        </w:r>
      </w:del>
    </w:p>
    <w:p w14:paraId="045F7F3F" w14:textId="77777777" w:rsidR="007E7FAB" w:rsidDel="009E1FA8" w:rsidRDefault="007E7FAB">
      <w:pPr>
        <w:pStyle w:val="TOC1"/>
        <w:tabs>
          <w:tab w:val="left" w:pos="800"/>
          <w:tab w:val="right" w:leader="dot" w:pos="9350"/>
        </w:tabs>
        <w:spacing w:before="156" w:after="156"/>
        <w:rPr>
          <w:del w:id="1424" w:author="Happy" w:date="2018-08-20T18:40:00Z"/>
          <w:rFonts w:eastAsiaTheme="minorEastAsia" w:cstheme="minorBidi"/>
        </w:rPr>
        <w:pPrChange w:id="1425" w:author="Happy" w:date="2018-08-20T18:43:00Z">
          <w:pPr>
            <w:pStyle w:val="TOC4"/>
            <w:tabs>
              <w:tab w:val="right" w:leader="dot" w:pos="9350"/>
            </w:tabs>
            <w:ind w:left="1260"/>
          </w:pPr>
        </w:pPrChange>
      </w:pPr>
      <w:del w:id="1426" w:author="Happy" w:date="2018-08-20T18:40:00Z">
        <w:r w:rsidRPr="009E1FA8" w:rsidDel="009E1FA8">
          <w:rPr>
            <w:rStyle w:val="a9"/>
            <w:iCs/>
            <w:noProof/>
            <w:rPrChange w:id="1427" w:author="Happy" w:date="2018-08-20T18:40:00Z">
              <w:rPr>
                <w:rStyle w:val="a9"/>
                <w:iCs/>
                <w:noProof/>
              </w:rPr>
            </w:rPrChange>
          </w:rPr>
          <w:delText xml:space="preserve">7.2.5 </w:delText>
        </w:r>
        <w:r w:rsidRPr="009E1FA8" w:rsidDel="009E1FA8">
          <w:rPr>
            <w:rStyle w:val="a9"/>
            <w:rFonts w:hint="eastAsia"/>
            <w:iCs/>
            <w:noProof/>
            <w:rPrChange w:id="1428" w:author="Happy" w:date="2018-08-20T18:40:00Z">
              <w:rPr>
                <w:rStyle w:val="a9"/>
                <w:rFonts w:hint="eastAsia"/>
                <w:iCs/>
                <w:noProof/>
              </w:rPr>
            </w:rPrChange>
          </w:rPr>
          <w:delText>操作规则</w:delText>
        </w:r>
        <w:r w:rsidDel="009E1FA8">
          <w:rPr>
            <w:webHidden/>
          </w:rPr>
          <w:tab/>
          <w:delText>101</w:delText>
        </w:r>
      </w:del>
    </w:p>
    <w:p w14:paraId="5EA15526" w14:textId="77777777" w:rsidR="007E7FAB" w:rsidDel="009E1FA8" w:rsidRDefault="007E7FAB">
      <w:pPr>
        <w:pStyle w:val="TOC1"/>
        <w:tabs>
          <w:tab w:val="left" w:pos="800"/>
          <w:tab w:val="right" w:leader="dot" w:pos="9350"/>
        </w:tabs>
        <w:spacing w:before="156" w:after="156"/>
        <w:rPr>
          <w:del w:id="1429" w:author="Happy" w:date="2018-08-20T18:40:00Z"/>
          <w:rFonts w:eastAsiaTheme="minorEastAsia" w:cstheme="minorBidi"/>
        </w:rPr>
        <w:pPrChange w:id="1430" w:author="Happy" w:date="2018-08-20T18:43:00Z">
          <w:pPr>
            <w:pStyle w:val="TOC4"/>
            <w:tabs>
              <w:tab w:val="right" w:leader="dot" w:pos="9350"/>
            </w:tabs>
            <w:ind w:left="1260"/>
          </w:pPr>
        </w:pPrChange>
      </w:pPr>
      <w:del w:id="1431" w:author="Happy" w:date="2018-08-20T18:40:00Z">
        <w:r w:rsidRPr="009E1FA8" w:rsidDel="009E1FA8">
          <w:rPr>
            <w:rStyle w:val="a9"/>
            <w:iCs/>
            <w:noProof/>
            <w:rPrChange w:id="1432" w:author="Happy" w:date="2018-08-20T18:40:00Z">
              <w:rPr>
                <w:rStyle w:val="a9"/>
                <w:iCs/>
                <w:noProof/>
              </w:rPr>
            </w:rPrChange>
          </w:rPr>
          <w:delText xml:space="preserve">7.2.6 </w:delText>
        </w:r>
        <w:r w:rsidRPr="009E1FA8" w:rsidDel="009E1FA8">
          <w:rPr>
            <w:rStyle w:val="a9"/>
            <w:rFonts w:hint="eastAsia"/>
            <w:iCs/>
            <w:noProof/>
            <w:rPrChange w:id="1433" w:author="Happy" w:date="2018-08-20T18:40:00Z">
              <w:rPr>
                <w:rStyle w:val="a9"/>
                <w:rFonts w:hint="eastAsia"/>
                <w:iCs/>
                <w:noProof/>
              </w:rPr>
            </w:rPrChange>
          </w:rPr>
          <w:delText>提示信息</w:delText>
        </w:r>
        <w:r w:rsidDel="009E1FA8">
          <w:rPr>
            <w:webHidden/>
          </w:rPr>
          <w:tab/>
          <w:delText>101</w:delText>
        </w:r>
      </w:del>
    </w:p>
    <w:p w14:paraId="6E4C74A9" w14:textId="77777777" w:rsidR="007E7FAB" w:rsidDel="009E1FA8" w:rsidRDefault="007E7FAB">
      <w:pPr>
        <w:pStyle w:val="TOC1"/>
        <w:tabs>
          <w:tab w:val="left" w:pos="800"/>
          <w:tab w:val="right" w:leader="dot" w:pos="9350"/>
        </w:tabs>
        <w:spacing w:before="156" w:after="156"/>
        <w:rPr>
          <w:del w:id="1434" w:author="Happy" w:date="2018-08-20T18:40:00Z"/>
          <w:rFonts w:eastAsiaTheme="minorEastAsia" w:cstheme="minorBidi"/>
        </w:rPr>
        <w:pPrChange w:id="1435" w:author="Happy" w:date="2018-08-20T18:43:00Z">
          <w:pPr>
            <w:pStyle w:val="TOC3"/>
            <w:tabs>
              <w:tab w:val="right" w:leader="dot" w:pos="9350"/>
            </w:tabs>
            <w:ind w:left="840"/>
          </w:pPr>
        </w:pPrChange>
      </w:pPr>
      <w:del w:id="1436" w:author="Happy" w:date="2018-08-20T18:40:00Z">
        <w:r w:rsidRPr="009E1FA8" w:rsidDel="009E1FA8">
          <w:rPr>
            <w:rStyle w:val="a9"/>
            <w:noProof/>
            <w:rPrChange w:id="1437" w:author="Happy" w:date="2018-08-20T18:40:00Z">
              <w:rPr>
                <w:rStyle w:val="a9"/>
                <w:noProof/>
              </w:rPr>
            </w:rPrChange>
          </w:rPr>
          <w:delText xml:space="preserve">7.3 </w:delText>
        </w:r>
        <w:r w:rsidRPr="009E1FA8" w:rsidDel="009E1FA8">
          <w:rPr>
            <w:rStyle w:val="a9"/>
            <w:rFonts w:hint="eastAsia"/>
            <w:noProof/>
            <w:rPrChange w:id="1438" w:author="Happy" w:date="2018-08-20T18:40:00Z">
              <w:rPr>
                <w:rStyle w:val="a9"/>
                <w:rFonts w:hint="eastAsia"/>
                <w:noProof/>
              </w:rPr>
            </w:rPrChange>
          </w:rPr>
          <w:delText>就餐中或已预结整单退弹框</w:delText>
        </w:r>
        <w:r w:rsidDel="009E1FA8">
          <w:rPr>
            <w:webHidden/>
          </w:rPr>
          <w:tab/>
          <w:delText>101</w:delText>
        </w:r>
      </w:del>
    </w:p>
    <w:p w14:paraId="062459C7" w14:textId="77777777" w:rsidR="007E7FAB" w:rsidDel="009E1FA8" w:rsidRDefault="007E7FAB">
      <w:pPr>
        <w:pStyle w:val="TOC1"/>
        <w:tabs>
          <w:tab w:val="left" w:pos="800"/>
          <w:tab w:val="right" w:leader="dot" w:pos="9350"/>
        </w:tabs>
        <w:spacing w:before="156" w:after="156"/>
        <w:rPr>
          <w:del w:id="1439" w:author="Happy" w:date="2018-08-20T18:40:00Z"/>
          <w:rFonts w:eastAsiaTheme="minorEastAsia" w:cstheme="minorBidi"/>
        </w:rPr>
        <w:pPrChange w:id="1440" w:author="Happy" w:date="2018-08-20T18:43:00Z">
          <w:pPr>
            <w:pStyle w:val="TOC4"/>
            <w:tabs>
              <w:tab w:val="right" w:leader="dot" w:pos="9350"/>
            </w:tabs>
            <w:ind w:left="1260"/>
          </w:pPr>
        </w:pPrChange>
      </w:pPr>
      <w:del w:id="1441" w:author="Happy" w:date="2018-08-20T18:40:00Z">
        <w:r w:rsidRPr="009E1FA8" w:rsidDel="009E1FA8">
          <w:rPr>
            <w:rStyle w:val="a9"/>
            <w:iCs/>
            <w:noProof/>
            <w:rPrChange w:id="1442" w:author="Happy" w:date="2018-08-20T18:40:00Z">
              <w:rPr>
                <w:rStyle w:val="a9"/>
                <w:iCs/>
                <w:noProof/>
              </w:rPr>
            </w:rPrChange>
          </w:rPr>
          <w:delText xml:space="preserve">7.3.1 </w:delText>
        </w:r>
        <w:r w:rsidRPr="009E1FA8" w:rsidDel="009E1FA8">
          <w:rPr>
            <w:rStyle w:val="a9"/>
            <w:rFonts w:hint="eastAsia"/>
            <w:iCs/>
            <w:noProof/>
            <w:rPrChange w:id="1443" w:author="Happy" w:date="2018-08-20T18:40:00Z">
              <w:rPr>
                <w:rStyle w:val="a9"/>
                <w:rFonts w:hint="eastAsia"/>
                <w:iCs/>
                <w:noProof/>
              </w:rPr>
            </w:rPrChange>
          </w:rPr>
          <w:delText>显示内容</w:delText>
        </w:r>
        <w:r w:rsidDel="009E1FA8">
          <w:rPr>
            <w:webHidden/>
          </w:rPr>
          <w:tab/>
          <w:delText>102</w:delText>
        </w:r>
      </w:del>
    </w:p>
    <w:p w14:paraId="3B94EDCD" w14:textId="77777777" w:rsidR="007E7FAB" w:rsidDel="009E1FA8" w:rsidRDefault="007E7FAB">
      <w:pPr>
        <w:pStyle w:val="TOC1"/>
        <w:tabs>
          <w:tab w:val="left" w:pos="800"/>
          <w:tab w:val="right" w:leader="dot" w:pos="9350"/>
        </w:tabs>
        <w:spacing w:before="156" w:after="156"/>
        <w:rPr>
          <w:del w:id="1444" w:author="Happy" w:date="2018-08-20T18:40:00Z"/>
          <w:rFonts w:eastAsiaTheme="minorEastAsia" w:cstheme="minorBidi"/>
        </w:rPr>
        <w:pPrChange w:id="1445" w:author="Happy" w:date="2018-08-20T18:43:00Z">
          <w:pPr>
            <w:pStyle w:val="TOC4"/>
            <w:tabs>
              <w:tab w:val="right" w:leader="dot" w:pos="9350"/>
            </w:tabs>
            <w:ind w:left="1260"/>
          </w:pPr>
        </w:pPrChange>
      </w:pPr>
      <w:del w:id="1446" w:author="Happy" w:date="2018-08-20T18:40:00Z">
        <w:r w:rsidRPr="009E1FA8" w:rsidDel="009E1FA8">
          <w:rPr>
            <w:rStyle w:val="a9"/>
            <w:iCs/>
            <w:noProof/>
            <w:rPrChange w:id="1447" w:author="Happy" w:date="2018-08-20T18:40:00Z">
              <w:rPr>
                <w:rStyle w:val="a9"/>
                <w:iCs/>
                <w:noProof/>
              </w:rPr>
            </w:rPrChange>
          </w:rPr>
          <w:delText xml:space="preserve">7.3.2 </w:delText>
        </w:r>
        <w:r w:rsidRPr="009E1FA8" w:rsidDel="009E1FA8">
          <w:rPr>
            <w:rStyle w:val="a9"/>
            <w:rFonts w:hint="eastAsia"/>
            <w:iCs/>
            <w:noProof/>
            <w:rPrChange w:id="1448" w:author="Happy" w:date="2018-08-20T18:40:00Z">
              <w:rPr>
                <w:rStyle w:val="a9"/>
                <w:rFonts w:hint="eastAsia"/>
                <w:iCs/>
                <w:noProof/>
              </w:rPr>
            </w:rPrChange>
          </w:rPr>
          <w:delText>出入口</w:delText>
        </w:r>
        <w:r w:rsidDel="009E1FA8">
          <w:rPr>
            <w:webHidden/>
          </w:rPr>
          <w:tab/>
          <w:delText>102</w:delText>
        </w:r>
      </w:del>
    </w:p>
    <w:p w14:paraId="5B73A863" w14:textId="77777777" w:rsidR="007E7FAB" w:rsidDel="009E1FA8" w:rsidRDefault="007E7FAB">
      <w:pPr>
        <w:pStyle w:val="TOC1"/>
        <w:tabs>
          <w:tab w:val="left" w:pos="800"/>
          <w:tab w:val="right" w:leader="dot" w:pos="9350"/>
        </w:tabs>
        <w:spacing w:before="156" w:after="156"/>
        <w:rPr>
          <w:del w:id="1449" w:author="Happy" w:date="2018-08-20T18:40:00Z"/>
          <w:rFonts w:eastAsiaTheme="minorEastAsia" w:cstheme="minorBidi"/>
        </w:rPr>
        <w:pPrChange w:id="1450" w:author="Happy" w:date="2018-08-20T18:43:00Z">
          <w:pPr>
            <w:pStyle w:val="TOC4"/>
            <w:tabs>
              <w:tab w:val="right" w:leader="dot" w:pos="9350"/>
            </w:tabs>
            <w:ind w:left="1260"/>
          </w:pPr>
        </w:pPrChange>
      </w:pPr>
      <w:del w:id="1451" w:author="Happy" w:date="2018-08-20T18:40:00Z">
        <w:r w:rsidRPr="009E1FA8" w:rsidDel="009E1FA8">
          <w:rPr>
            <w:rStyle w:val="a9"/>
            <w:iCs/>
            <w:noProof/>
            <w:rPrChange w:id="1452" w:author="Happy" w:date="2018-08-20T18:40:00Z">
              <w:rPr>
                <w:rStyle w:val="a9"/>
                <w:iCs/>
                <w:noProof/>
              </w:rPr>
            </w:rPrChange>
          </w:rPr>
          <w:delText xml:space="preserve">7.3.3 </w:delText>
        </w:r>
        <w:r w:rsidRPr="009E1FA8" w:rsidDel="009E1FA8">
          <w:rPr>
            <w:rStyle w:val="a9"/>
            <w:rFonts w:hint="eastAsia"/>
            <w:iCs/>
            <w:noProof/>
            <w:rPrChange w:id="1453" w:author="Happy" w:date="2018-08-20T18:40:00Z">
              <w:rPr>
                <w:rStyle w:val="a9"/>
                <w:rFonts w:hint="eastAsia"/>
                <w:iCs/>
                <w:noProof/>
              </w:rPr>
            </w:rPrChange>
          </w:rPr>
          <w:delText>数据来源</w:delText>
        </w:r>
        <w:r w:rsidDel="009E1FA8">
          <w:rPr>
            <w:webHidden/>
          </w:rPr>
          <w:tab/>
          <w:delText>102</w:delText>
        </w:r>
      </w:del>
    </w:p>
    <w:p w14:paraId="7F0FD2C6" w14:textId="77777777" w:rsidR="007E7FAB" w:rsidDel="009E1FA8" w:rsidRDefault="007E7FAB">
      <w:pPr>
        <w:pStyle w:val="TOC1"/>
        <w:tabs>
          <w:tab w:val="left" w:pos="800"/>
          <w:tab w:val="right" w:leader="dot" w:pos="9350"/>
        </w:tabs>
        <w:spacing w:before="156" w:after="156"/>
        <w:rPr>
          <w:del w:id="1454" w:author="Happy" w:date="2018-08-20T18:40:00Z"/>
          <w:rFonts w:eastAsiaTheme="minorEastAsia" w:cstheme="minorBidi"/>
        </w:rPr>
        <w:pPrChange w:id="1455" w:author="Happy" w:date="2018-08-20T18:43:00Z">
          <w:pPr>
            <w:pStyle w:val="TOC4"/>
            <w:tabs>
              <w:tab w:val="right" w:leader="dot" w:pos="9350"/>
            </w:tabs>
            <w:ind w:left="1260"/>
          </w:pPr>
        </w:pPrChange>
      </w:pPr>
      <w:del w:id="1456" w:author="Happy" w:date="2018-08-20T18:40:00Z">
        <w:r w:rsidRPr="009E1FA8" w:rsidDel="009E1FA8">
          <w:rPr>
            <w:rStyle w:val="a9"/>
            <w:iCs/>
            <w:noProof/>
            <w:rPrChange w:id="1457" w:author="Happy" w:date="2018-08-20T18:40:00Z">
              <w:rPr>
                <w:rStyle w:val="a9"/>
                <w:iCs/>
                <w:noProof/>
              </w:rPr>
            </w:rPrChange>
          </w:rPr>
          <w:delText xml:space="preserve">7.3.4 </w:delText>
        </w:r>
        <w:r w:rsidRPr="009E1FA8" w:rsidDel="009E1FA8">
          <w:rPr>
            <w:rStyle w:val="a9"/>
            <w:rFonts w:hint="eastAsia"/>
            <w:iCs/>
            <w:noProof/>
            <w:rPrChange w:id="1458" w:author="Happy" w:date="2018-08-20T18:40:00Z">
              <w:rPr>
                <w:rStyle w:val="a9"/>
                <w:rFonts w:hint="eastAsia"/>
                <w:iCs/>
                <w:noProof/>
              </w:rPr>
            </w:rPrChange>
          </w:rPr>
          <w:delText>输入项</w:delText>
        </w:r>
        <w:r w:rsidDel="009E1FA8">
          <w:rPr>
            <w:webHidden/>
          </w:rPr>
          <w:tab/>
          <w:delText>102</w:delText>
        </w:r>
      </w:del>
    </w:p>
    <w:p w14:paraId="1D15FCF4" w14:textId="77777777" w:rsidR="007E7FAB" w:rsidDel="009E1FA8" w:rsidRDefault="007E7FAB">
      <w:pPr>
        <w:pStyle w:val="TOC1"/>
        <w:tabs>
          <w:tab w:val="left" w:pos="800"/>
          <w:tab w:val="right" w:leader="dot" w:pos="9350"/>
        </w:tabs>
        <w:spacing w:before="156" w:after="156"/>
        <w:rPr>
          <w:del w:id="1459" w:author="Happy" w:date="2018-08-20T18:40:00Z"/>
          <w:rFonts w:eastAsiaTheme="minorEastAsia" w:cstheme="minorBidi"/>
        </w:rPr>
        <w:pPrChange w:id="1460" w:author="Happy" w:date="2018-08-20T18:43:00Z">
          <w:pPr>
            <w:pStyle w:val="TOC4"/>
            <w:tabs>
              <w:tab w:val="right" w:leader="dot" w:pos="9350"/>
            </w:tabs>
            <w:ind w:left="1260"/>
          </w:pPr>
        </w:pPrChange>
      </w:pPr>
      <w:del w:id="1461" w:author="Happy" w:date="2018-08-20T18:40:00Z">
        <w:r w:rsidRPr="009E1FA8" w:rsidDel="009E1FA8">
          <w:rPr>
            <w:rStyle w:val="a9"/>
            <w:iCs/>
            <w:noProof/>
            <w:rPrChange w:id="1462" w:author="Happy" w:date="2018-08-20T18:40:00Z">
              <w:rPr>
                <w:rStyle w:val="a9"/>
                <w:iCs/>
                <w:noProof/>
              </w:rPr>
            </w:rPrChange>
          </w:rPr>
          <w:delText xml:space="preserve">7.3.5 </w:delText>
        </w:r>
        <w:r w:rsidRPr="009E1FA8" w:rsidDel="009E1FA8">
          <w:rPr>
            <w:rStyle w:val="a9"/>
            <w:rFonts w:hint="eastAsia"/>
            <w:iCs/>
            <w:noProof/>
            <w:rPrChange w:id="1463" w:author="Happy" w:date="2018-08-20T18:40:00Z">
              <w:rPr>
                <w:rStyle w:val="a9"/>
                <w:rFonts w:hint="eastAsia"/>
                <w:iCs/>
                <w:noProof/>
              </w:rPr>
            </w:rPrChange>
          </w:rPr>
          <w:delText>操作规则</w:delText>
        </w:r>
        <w:r w:rsidDel="009E1FA8">
          <w:rPr>
            <w:webHidden/>
          </w:rPr>
          <w:tab/>
          <w:delText>102</w:delText>
        </w:r>
      </w:del>
    </w:p>
    <w:p w14:paraId="6F95DC67" w14:textId="77777777" w:rsidR="007E7FAB" w:rsidDel="009E1FA8" w:rsidRDefault="007E7FAB">
      <w:pPr>
        <w:pStyle w:val="TOC1"/>
        <w:tabs>
          <w:tab w:val="left" w:pos="800"/>
          <w:tab w:val="right" w:leader="dot" w:pos="9350"/>
        </w:tabs>
        <w:spacing w:before="156" w:after="156"/>
        <w:rPr>
          <w:del w:id="1464" w:author="Happy" w:date="2018-08-20T18:40:00Z"/>
          <w:rFonts w:eastAsiaTheme="minorEastAsia" w:cstheme="minorBidi"/>
        </w:rPr>
        <w:pPrChange w:id="1465" w:author="Happy" w:date="2018-08-20T18:43:00Z">
          <w:pPr>
            <w:pStyle w:val="TOC4"/>
            <w:tabs>
              <w:tab w:val="right" w:leader="dot" w:pos="9350"/>
            </w:tabs>
            <w:ind w:left="1260"/>
          </w:pPr>
        </w:pPrChange>
      </w:pPr>
      <w:del w:id="1466" w:author="Happy" w:date="2018-08-20T18:40:00Z">
        <w:r w:rsidRPr="009E1FA8" w:rsidDel="009E1FA8">
          <w:rPr>
            <w:rStyle w:val="a9"/>
            <w:iCs/>
            <w:noProof/>
            <w:rPrChange w:id="1467" w:author="Happy" w:date="2018-08-20T18:40:00Z">
              <w:rPr>
                <w:rStyle w:val="a9"/>
                <w:iCs/>
                <w:noProof/>
              </w:rPr>
            </w:rPrChange>
          </w:rPr>
          <w:delText xml:space="preserve">7.3.6 </w:delText>
        </w:r>
        <w:r w:rsidRPr="009E1FA8" w:rsidDel="009E1FA8">
          <w:rPr>
            <w:rStyle w:val="a9"/>
            <w:rFonts w:hint="eastAsia"/>
            <w:iCs/>
            <w:noProof/>
            <w:rPrChange w:id="1468" w:author="Happy" w:date="2018-08-20T18:40:00Z">
              <w:rPr>
                <w:rStyle w:val="a9"/>
                <w:rFonts w:hint="eastAsia"/>
                <w:iCs/>
                <w:noProof/>
              </w:rPr>
            </w:rPrChange>
          </w:rPr>
          <w:delText>提示信息</w:delText>
        </w:r>
        <w:r w:rsidDel="009E1FA8">
          <w:rPr>
            <w:webHidden/>
          </w:rPr>
          <w:tab/>
          <w:delText>102</w:delText>
        </w:r>
      </w:del>
    </w:p>
    <w:p w14:paraId="63354B5C" w14:textId="77777777" w:rsidR="007E7FAB" w:rsidDel="009E1FA8" w:rsidRDefault="007E7FAB">
      <w:pPr>
        <w:pStyle w:val="TOC1"/>
        <w:tabs>
          <w:tab w:val="left" w:pos="800"/>
          <w:tab w:val="right" w:leader="dot" w:pos="9350"/>
        </w:tabs>
        <w:spacing w:before="156" w:after="156"/>
        <w:rPr>
          <w:del w:id="1469" w:author="Happy" w:date="2018-08-20T18:40:00Z"/>
          <w:rFonts w:eastAsiaTheme="minorEastAsia" w:cstheme="minorBidi"/>
        </w:rPr>
        <w:pPrChange w:id="1470" w:author="Happy" w:date="2018-08-20T18:43:00Z">
          <w:pPr>
            <w:pStyle w:val="TOC4"/>
            <w:tabs>
              <w:tab w:val="right" w:leader="dot" w:pos="9350"/>
            </w:tabs>
            <w:ind w:left="1260"/>
          </w:pPr>
        </w:pPrChange>
      </w:pPr>
      <w:del w:id="1471" w:author="Happy" w:date="2018-08-20T18:40:00Z">
        <w:r w:rsidRPr="009E1FA8" w:rsidDel="009E1FA8">
          <w:rPr>
            <w:rStyle w:val="a9"/>
            <w:noProof/>
            <w:rPrChange w:id="1472" w:author="Happy" w:date="2018-08-20T18:40:00Z">
              <w:rPr>
                <w:rStyle w:val="a9"/>
                <w:noProof/>
              </w:rPr>
            </w:rPrChange>
          </w:rPr>
          <w:delText xml:space="preserve">7.3.7 </w:delText>
        </w:r>
        <w:r w:rsidRPr="009E1FA8" w:rsidDel="009E1FA8">
          <w:rPr>
            <w:rStyle w:val="a9"/>
            <w:rFonts w:hint="eastAsia"/>
            <w:noProof/>
            <w:rPrChange w:id="1473" w:author="Happy" w:date="2018-08-20T18:40:00Z">
              <w:rPr>
                <w:rStyle w:val="a9"/>
                <w:rFonts w:hint="eastAsia"/>
                <w:noProof/>
              </w:rPr>
            </w:rPrChange>
          </w:rPr>
          <w:delText>退菜小票</w:delText>
        </w:r>
        <w:r w:rsidDel="009E1FA8">
          <w:rPr>
            <w:webHidden/>
          </w:rPr>
          <w:tab/>
          <w:delText>103</w:delText>
        </w:r>
      </w:del>
    </w:p>
    <w:p w14:paraId="0E98F0A7" w14:textId="77777777" w:rsidR="007E7FAB" w:rsidDel="009E1FA8" w:rsidRDefault="007E7FAB">
      <w:pPr>
        <w:pStyle w:val="TOC1"/>
        <w:tabs>
          <w:tab w:val="left" w:pos="800"/>
          <w:tab w:val="right" w:leader="dot" w:pos="9350"/>
        </w:tabs>
        <w:spacing w:before="156" w:after="156"/>
        <w:rPr>
          <w:del w:id="1474" w:author="Happy" w:date="2018-08-20T18:40:00Z"/>
          <w:rFonts w:eastAsiaTheme="minorEastAsia" w:cstheme="minorBidi"/>
        </w:rPr>
        <w:pPrChange w:id="1475" w:author="Happy" w:date="2018-08-20T18:43:00Z">
          <w:pPr>
            <w:pStyle w:val="TOC4"/>
            <w:tabs>
              <w:tab w:val="right" w:leader="dot" w:pos="9350"/>
            </w:tabs>
            <w:ind w:left="1260"/>
          </w:pPr>
        </w:pPrChange>
      </w:pPr>
      <w:del w:id="1476" w:author="Happy" w:date="2018-08-20T18:40:00Z">
        <w:r w:rsidRPr="009E1FA8" w:rsidDel="009E1FA8">
          <w:rPr>
            <w:rStyle w:val="a9"/>
            <w:iCs/>
            <w:noProof/>
            <w:rPrChange w:id="1477" w:author="Happy" w:date="2018-08-20T18:40:00Z">
              <w:rPr>
                <w:rStyle w:val="a9"/>
                <w:iCs/>
                <w:noProof/>
              </w:rPr>
            </w:rPrChange>
          </w:rPr>
          <w:delText xml:space="preserve">7.3.8 </w:delText>
        </w:r>
        <w:r w:rsidRPr="009E1FA8" w:rsidDel="009E1FA8">
          <w:rPr>
            <w:rStyle w:val="a9"/>
            <w:rFonts w:hint="eastAsia"/>
            <w:iCs/>
            <w:noProof/>
            <w:rPrChange w:id="1478" w:author="Happy" w:date="2018-08-20T18:40:00Z">
              <w:rPr>
                <w:rStyle w:val="a9"/>
                <w:rFonts w:hint="eastAsia"/>
                <w:iCs/>
                <w:noProof/>
              </w:rPr>
            </w:rPrChange>
          </w:rPr>
          <w:delText>显示内容</w:delText>
        </w:r>
        <w:r w:rsidDel="009E1FA8">
          <w:rPr>
            <w:webHidden/>
          </w:rPr>
          <w:tab/>
          <w:delText>103</w:delText>
        </w:r>
      </w:del>
    </w:p>
    <w:p w14:paraId="1C54DD2F" w14:textId="77777777" w:rsidR="007E7FAB" w:rsidDel="009E1FA8" w:rsidRDefault="007E7FAB">
      <w:pPr>
        <w:pStyle w:val="TOC1"/>
        <w:tabs>
          <w:tab w:val="left" w:pos="800"/>
          <w:tab w:val="right" w:leader="dot" w:pos="9350"/>
        </w:tabs>
        <w:spacing w:before="156" w:after="156"/>
        <w:rPr>
          <w:del w:id="1479" w:author="Happy" w:date="2018-08-20T18:40:00Z"/>
          <w:rFonts w:eastAsiaTheme="minorEastAsia" w:cstheme="minorBidi"/>
        </w:rPr>
        <w:pPrChange w:id="1480" w:author="Happy" w:date="2018-08-20T18:43:00Z">
          <w:pPr>
            <w:pStyle w:val="TOC4"/>
            <w:tabs>
              <w:tab w:val="right" w:leader="dot" w:pos="9350"/>
            </w:tabs>
            <w:ind w:left="1260"/>
          </w:pPr>
        </w:pPrChange>
      </w:pPr>
      <w:del w:id="1481" w:author="Happy" w:date="2018-08-20T18:40:00Z">
        <w:r w:rsidRPr="009E1FA8" w:rsidDel="009E1FA8">
          <w:rPr>
            <w:rStyle w:val="a9"/>
            <w:iCs/>
            <w:noProof/>
            <w:rPrChange w:id="1482" w:author="Happy" w:date="2018-08-20T18:40:00Z">
              <w:rPr>
                <w:rStyle w:val="a9"/>
                <w:iCs/>
                <w:noProof/>
              </w:rPr>
            </w:rPrChange>
          </w:rPr>
          <w:delText xml:space="preserve">7.3.9 </w:delText>
        </w:r>
        <w:r w:rsidRPr="009E1FA8" w:rsidDel="009E1FA8">
          <w:rPr>
            <w:rStyle w:val="a9"/>
            <w:rFonts w:hint="eastAsia"/>
            <w:iCs/>
            <w:noProof/>
            <w:rPrChange w:id="1483" w:author="Happy" w:date="2018-08-20T18:40:00Z">
              <w:rPr>
                <w:rStyle w:val="a9"/>
                <w:rFonts w:hint="eastAsia"/>
                <w:iCs/>
                <w:noProof/>
              </w:rPr>
            </w:rPrChange>
          </w:rPr>
          <w:delText>出入口</w:delText>
        </w:r>
        <w:r w:rsidDel="009E1FA8">
          <w:rPr>
            <w:webHidden/>
          </w:rPr>
          <w:tab/>
          <w:delText>104</w:delText>
        </w:r>
      </w:del>
    </w:p>
    <w:p w14:paraId="7EB6157C" w14:textId="77777777" w:rsidR="007E7FAB" w:rsidDel="009E1FA8" w:rsidRDefault="007E7FAB">
      <w:pPr>
        <w:pStyle w:val="TOC1"/>
        <w:tabs>
          <w:tab w:val="left" w:pos="800"/>
          <w:tab w:val="right" w:leader="dot" w:pos="9350"/>
        </w:tabs>
        <w:spacing w:before="156" w:after="156"/>
        <w:rPr>
          <w:del w:id="1484" w:author="Happy" w:date="2018-08-20T18:40:00Z"/>
          <w:rFonts w:eastAsiaTheme="minorEastAsia" w:cstheme="minorBidi"/>
        </w:rPr>
        <w:pPrChange w:id="1485" w:author="Happy" w:date="2018-08-20T18:43:00Z">
          <w:pPr>
            <w:pStyle w:val="TOC4"/>
            <w:tabs>
              <w:tab w:val="right" w:leader="dot" w:pos="9350"/>
            </w:tabs>
            <w:ind w:left="1260"/>
          </w:pPr>
        </w:pPrChange>
      </w:pPr>
      <w:del w:id="1486" w:author="Happy" w:date="2018-08-20T18:40:00Z">
        <w:r w:rsidRPr="009E1FA8" w:rsidDel="009E1FA8">
          <w:rPr>
            <w:rStyle w:val="a9"/>
            <w:iCs/>
            <w:noProof/>
            <w:rPrChange w:id="1487" w:author="Happy" w:date="2018-08-20T18:40:00Z">
              <w:rPr>
                <w:rStyle w:val="a9"/>
                <w:iCs/>
                <w:noProof/>
              </w:rPr>
            </w:rPrChange>
          </w:rPr>
          <w:delText xml:space="preserve">7.3.10 </w:delText>
        </w:r>
        <w:r w:rsidRPr="009E1FA8" w:rsidDel="009E1FA8">
          <w:rPr>
            <w:rStyle w:val="a9"/>
            <w:rFonts w:hint="eastAsia"/>
            <w:iCs/>
            <w:noProof/>
            <w:rPrChange w:id="1488" w:author="Happy" w:date="2018-08-20T18:40:00Z">
              <w:rPr>
                <w:rStyle w:val="a9"/>
                <w:rFonts w:hint="eastAsia"/>
                <w:iCs/>
                <w:noProof/>
              </w:rPr>
            </w:rPrChange>
          </w:rPr>
          <w:delText>数据来源</w:delText>
        </w:r>
        <w:r w:rsidDel="009E1FA8">
          <w:rPr>
            <w:webHidden/>
          </w:rPr>
          <w:tab/>
          <w:delText>104</w:delText>
        </w:r>
      </w:del>
    </w:p>
    <w:p w14:paraId="2A6325D7" w14:textId="77777777" w:rsidR="007E7FAB" w:rsidDel="009E1FA8" w:rsidRDefault="007E7FAB">
      <w:pPr>
        <w:pStyle w:val="TOC1"/>
        <w:tabs>
          <w:tab w:val="left" w:pos="800"/>
          <w:tab w:val="right" w:leader="dot" w:pos="9350"/>
        </w:tabs>
        <w:spacing w:before="156" w:after="156"/>
        <w:rPr>
          <w:del w:id="1489" w:author="Happy" w:date="2018-08-20T18:40:00Z"/>
          <w:rFonts w:eastAsiaTheme="minorEastAsia" w:cstheme="minorBidi"/>
        </w:rPr>
        <w:pPrChange w:id="1490" w:author="Happy" w:date="2018-08-20T18:43:00Z">
          <w:pPr>
            <w:pStyle w:val="TOC4"/>
            <w:tabs>
              <w:tab w:val="right" w:leader="dot" w:pos="9350"/>
            </w:tabs>
            <w:ind w:left="1260"/>
          </w:pPr>
        </w:pPrChange>
      </w:pPr>
      <w:del w:id="1491" w:author="Happy" w:date="2018-08-20T18:40:00Z">
        <w:r w:rsidRPr="009E1FA8" w:rsidDel="009E1FA8">
          <w:rPr>
            <w:rStyle w:val="a9"/>
            <w:iCs/>
            <w:noProof/>
            <w:rPrChange w:id="1492" w:author="Happy" w:date="2018-08-20T18:40:00Z">
              <w:rPr>
                <w:rStyle w:val="a9"/>
                <w:iCs/>
                <w:noProof/>
              </w:rPr>
            </w:rPrChange>
          </w:rPr>
          <w:delText xml:space="preserve">7.3.11 </w:delText>
        </w:r>
        <w:r w:rsidRPr="009E1FA8" w:rsidDel="009E1FA8">
          <w:rPr>
            <w:rStyle w:val="a9"/>
            <w:rFonts w:hint="eastAsia"/>
            <w:iCs/>
            <w:noProof/>
            <w:rPrChange w:id="1493" w:author="Happy" w:date="2018-08-20T18:40:00Z">
              <w:rPr>
                <w:rStyle w:val="a9"/>
                <w:rFonts w:hint="eastAsia"/>
                <w:iCs/>
                <w:noProof/>
              </w:rPr>
            </w:rPrChange>
          </w:rPr>
          <w:delText>输入项</w:delText>
        </w:r>
        <w:r w:rsidDel="009E1FA8">
          <w:rPr>
            <w:webHidden/>
          </w:rPr>
          <w:tab/>
          <w:delText>104</w:delText>
        </w:r>
      </w:del>
    </w:p>
    <w:p w14:paraId="38AF833F" w14:textId="77777777" w:rsidR="007E7FAB" w:rsidDel="009E1FA8" w:rsidRDefault="007E7FAB">
      <w:pPr>
        <w:pStyle w:val="TOC1"/>
        <w:tabs>
          <w:tab w:val="left" w:pos="800"/>
          <w:tab w:val="right" w:leader="dot" w:pos="9350"/>
        </w:tabs>
        <w:spacing w:before="156" w:after="156"/>
        <w:rPr>
          <w:del w:id="1494" w:author="Happy" w:date="2018-08-20T18:40:00Z"/>
          <w:rFonts w:eastAsiaTheme="minorEastAsia" w:cstheme="minorBidi"/>
        </w:rPr>
        <w:pPrChange w:id="1495" w:author="Happy" w:date="2018-08-20T18:43:00Z">
          <w:pPr>
            <w:pStyle w:val="TOC4"/>
            <w:tabs>
              <w:tab w:val="right" w:leader="dot" w:pos="9350"/>
            </w:tabs>
            <w:ind w:left="1260"/>
          </w:pPr>
        </w:pPrChange>
      </w:pPr>
      <w:del w:id="1496" w:author="Happy" w:date="2018-08-20T18:40:00Z">
        <w:r w:rsidRPr="009E1FA8" w:rsidDel="009E1FA8">
          <w:rPr>
            <w:rStyle w:val="a9"/>
            <w:iCs/>
            <w:noProof/>
            <w:rPrChange w:id="1497" w:author="Happy" w:date="2018-08-20T18:40:00Z">
              <w:rPr>
                <w:rStyle w:val="a9"/>
                <w:iCs/>
                <w:noProof/>
              </w:rPr>
            </w:rPrChange>
          </w:rPr>
          <w:delText xml:space="preserve">7.3.12 </w:delText>
        </w:r>
        <w:r w:rsidRPr="009E1FA8" w:rsidDel="009E1FA8">
          <w:rPr>
            <w:rStyle w:val="a9"/>
            <w:rFonts w:hint="eastAsia"/>
            <w:iCs/>
            <w:noProof/>
            <w:rPrChange w:id="1498" w:author="Happy" w:date="2018-08-20T18:40:00Z">
              <w:rPr>
                <w:rStyle w:val="a9"/>
                <w:rFonts w:hint="eastAsia"/>
                <w:iCs/>
                <w:noProof/>
              </w:rPr>
            </w:rPrChange>
          </w:rPr>
          <w:delText>操作规则</w:delText>
        </w:r>
        <w:r w:rsidDel="009E1FA8">
          <w:rPr>
            <w:webHidden/>
          </w:rPr>
          <w:tab/>
          <w:delText>104</w:delText>
        </w:r>
      </w:del>
    </w:p>
    <w:p w14:paraId="404ACF12" w14:textId="77777777" w:rsidR="007E7FAB" w:rsidDel="009E1FA8" w:rsidRDefault="007E7FAB">
      <w:pPr>
        <w:pStyle w:val="TOC1"/>
        <w:tabs>
          <w:tab w:val="left" w:pos="800"/>
          <w:tab w:val="right" w:leader="dot" w:pos="9350"/>
        </w:tabs>
        <w:spacing w:before="156" w:after="156"/>
        <w:rPr>
          <w:del w:id="1499" w:author="Happy" w:date="2018-08-20T18:40:00Z"/>
          <w:rFonts w:eastAsiaTheme="minorEastAsia" w:cstheme="minorBidi"/>
        </w:rPr>
        <w:pPrChange w:id="1500" w:author="Happy" w:date="2018-08-20T18:43:00Z">
          <w:pPr>
            <w:pStyle w:val="TOC4"/>
            <w:tabs>
              <w:tab w:val="right" w:leader="dot" w:pos="9350"/>
            </w:tabs>
            <w:ind w:left="1260"/>
          </w:pPr>
        </w:pPrChange>
      </w:pPr>
      <w:del w:id="1501" w:author="Happy" w:date="2018-08-20T18:40:00Z">
        <w:r w:rsidRPr="009E1FA8" w:rsidDel="009E1FA8">
          <w:rPr>
            <w:rStyle w:val="a9"/>
            <w:iCs/>
            <w:noProof/>
            <w:rPrChange w:id="1502" w:author="Happy" w:date="2018-08-20T18:40:00Z">
              <w:rPr>
                <w:rStyle w:val="a9"/>
                <w:iCs/>
                <w:noProof/>
              </w:rPr>
            </w:rPrChange>
          </w:rPr>
          <w:delText xml:space="preserve">7.3.13 </w:delText>
        </w:r>
        <w:r w:rsidRPr="009E1FA8" w:rsidDel="009E1FA8">
          <w:rPr>
            <w:rStyle w:val="a9"/>
            <w:rFonts w:hint="eastAsia"/>
            <w:iCs/>
            <w:noProof/>
            <w:rPrChange w:id="1503" w:author="Happy" w:date="2018-08-20T18:40:00Z">
              <w:rPr>
                <w:rStyle w:val="a9"/>
                <w:rFonts w:hint="eastAsia"/>
                <w:iCs/>
                <w:noProof/>
              </w:rPr>
            </w:rPrChange>
          </w:rPr>
          <w:delText>提示信息</w:delText>
        </w:r>
        <w:r w:rsidDel="009E1FA8">
          <w:rPr>
            <w:webHidden/>
          </w:rPr>
          <w:tab/>
          <w:delText>105</w:delText>
        </w:r>
      </w:del>
    </w:p>
    <w:p w14:paraId="10F6AE73" w14:textId="77777777" w:rsidR="007E7FAB" w:rsidDel="009E1FA8" w:rsidRDefault="007E7FAB">
      <w:pPr>
        <w:pStyle w:val="TOC1"/>
        <w:tabs>
          <w:tab w:val="left" w:pos="800"/>
          <w:tab w:val="right" w:leader="dot" w:pos="9350"/>
        </w:tabs>
        <w:spacing w:before="156" w:after="156"/>
        <w:rPr>
          <w:del w:id="1504" w:author="Happy" w:date="2018-08-20T18:40:00Z"/>
          <w:rFonts w:eastAsiaTheme="minorEastAsia" w:cstheme="minorBidi"/>
        </w:rPr>
        <w:pPrChange w:id="1505" w:author="Happy" w:date="2018-08-20T18:43:00Z">
          <w:pPr>
            <w:pStyle w:val="TOC3"/>
            <w:tabs>
              <w:tab w:val="right" w:leader="dot" w:pos="9350"/>
            </w:tabs>
            <w:ind w:left="840"/>
          </w:pPr>
        </w:pPrChange>
      </w:pPr>
      <w:del w:id="1506" w:author="Happy" w:date="2018-08-20T18:40:00Z">
        <w:r w:rsidRPr="009E1FA8" w:rsidDel="009E1FA8">
          <w:rPr>
            <w:rStyle w:val="a9"/>
            <w:noProof/>
            <w:rPrChange w:id="1507" w:author="Happy" w:date="2018-08-20T18:40:00Z">
              <w:rPr>
                <w:rStyle w:val="a9"/>
                <w:noProof/>
              </w:rPr>
            </w:rPrChange>
          </w:rPr>
          <w:delText xml:space="preserve">7.4 </w:delText>
        </w:r>
        <w:r w:rsidRPr="009E1FA8" w:rsidDel="009E1FA8">
          <w:rPr>
            <w:rStyle w:val="a9"/>
            <w:rFonts w:hint="eastAsia"/>
            <w:noProof/>
            <w:rPrChange w:id="1508" w:author="Happy" w:date="2018-08-20T18:40:00Z">
              <w:rPr>
                <w:rStyle w:val="a9"/>
                <w:rFonts w:hint="eastAsia"/>
                <w:noProof/>
              </w:rPr>
            </w:rPrChange>
          </w:rPr>
          <w:delText>已买单或订单完成退菜</w:delText>
        </w:r>
        <w:r w:rsidDel="009E1FA8">
          <w:rPr>
            <w:webHidden/>
          </w:rPr>
          <w:tab/>
          <w:delText>105</w:delText>
        </w:r>
      </w:del>
    </w:p>
    <w:p w14:paraId="628F1B23" w14:textId="77777777" w:rsidR="007E7FAB" w:rsidDel="009E1FA8" w:rsidRDefault="007E7FAB">
      <w:pPr>
        <w:pStyle w:val="TOC1"/>
        <w:tabs>
          <w:tab w:val="left" w:pos="800"/>
          <w:tab w:val="right" w:leader="dot" w:pos="9350"/>
        </w:tabs>
        <w:spacing w:before="156" w:after="156"/>
        <w:rPr>
          <w:del w:id="1509" w:author="Happy" w:date="2018-08-20T18:40:00Z"/>
          <w:rFonts w:eastAsiaTheme="minorEastAsia" w:cstheme="minorBidi"/>
        </w:rPr>
        <w:pPrChange w:id="1510" w:author="Happy" w:date="2018-08-20T18:43:00Z">
          <w:pPr>
            <w:pStyle w:val="TOC4"/>
            <w:tabs>
              <w:tab w:val="right" w:leader="dot" w:pos="9350"/>
            </w:tabs>
            <w:ind w:left="1260"/>
          </w:pPr>
        </w:pPrChange>
      </w:pPr>
      <w:del w:id="1511" w:author="Happy" w:date="2018-08-20T18:40:00Z">
        <w:r w:rsidRPr="009E1FA8" w:rsidDel="009E1FA8">
          <w:rPr>
            <w:rStyle w:val="a9"/>
            <w:noProof/>
            <w:rPrChange w:id="1512" w:author="Happy" w:date="2018-08-20T18:40:00Z">
              <w:rPr>
                <w:rStyle w:val="a9"/>
                <w:noProof/>
              </w:rPr>
            </w:rPrChange>
          </w:rPr>
          <w:delText xml:space="preserve">7.4.1 </w:delText>
        </w:r>
        <w:r w:rsidRPr="009E1FA8" w:rsidDel="009E1FA8">
          <w:rPr>
            <w:rStyle w:val="a9"/>
            <w:rFonts w:hint="eastAsia"/>
            <w:noProof/>
            <w:rPrChange w:id="1513" w:author="Happy" w:date="2018-08-20T18:40:00Z">
              <w:rPr>
                <w:rStyle w:val="a9"/>
                <w:rFonts w:hint="eastAsia"/>
                <w:noProof/>
              </w:rPr>
            </w:rPrChange>
          </w:rPr>
          <w:delText>显示内容</w:delText>
        </w:r>
        <w:r w:rsidDel="009E1FA8">
          <w:rPr>
            <w:webHidden/>
          </w:rPr>
          <w:tab/>
          <w:delText>106</w:delText>
        </w:r>
      </w:del>
    </w:p>
    <w:p w14:paraId="2710F1BF" w14:textId="77777777" w:rsidR="007E7FAB" w:rsidDel="009E1FA8" w:rsidRDefault="007E7FAB">
      <w:pPr>
        <w:pStyle w:val="TOC1"/>
        <w:tabs>
          <w:tab w:val="left" w:pos="800"/>
          <w:tab w:val="right" w:leader="dot" w:pos="9350"/>
        </w:tabs>
        <w:spacing w:before="156" w:after="156"/>
        <w:rPr>
          <w:del w:id="1514" w:author="Happy" w:date="2018-08-20T18:40:00Z"/>
          <w:rFonts w:eastAsiaTheme="minorEastAsia" w:cstheme="minorBidi"/>
        </w:rPr>
        <w:pPrChange w:id="1515" w:author="Happy" w:date="2018-08-20T18:43:00Z">
          <w:pPr>
            <w:pStyle w:val="TOC4"/>
            <w:tabs>
              <w:tab w:val="right" w:leader="dot" w:pos="9350"/>
            </w:tabs>
            <w:ind w:left="1260"/>
          </w:pPr>
        </w:pPrChange>
      </w:pPr>
      <w:del w:id="1516" w:author="Happy" w:date="2018-08-20T18:40:00Z">
        <w:r w:rsidRPr="009E1FA8" w:rsidDel="009E1FA8">
          <w:rPr>
            <w:rStyle w:val="a9"/>
            <w:noProof/>
            <w:rPrChange w:id="1517" w:author="Happy" w:date="2018-08-20T18:40:00Z">
              <w:rPr>
                <w:rStyle w:val="a9"/>
                <w:noProof/>
              </w:rPr>
            </w:rPrChange>
          </w:rPr>
          <w:delText xml:space="preserve">7.4.2 </w:delText>
        </w:r>
        <w:r w:rsidRPr="009E1FA8" w:rsidDel="009E1FA8">
          <w:rPr>
            <w:rStyle w:val="a9"/>
            <w:rFonts w:hint="eastAsia"/>
            <w:noProof/>
            <w:rPrChange w:id="1518" w:author="Happy" w:date="2018-08-20T18:40:00Z">
              <w:rPr>
                <w:rStyle w:val="a9"/>
                <w:rFonts w:hint="eastAsia"/>
                <w:noProof/>
              </w:rPr>
            </w:rPrChange>
          </w:rPr>
          <w:delText>出入口</w:delText>
        </w:r>
        <w:r w:rsidDel="009E1FA8">
          <w:rPr>
            <w:webHidden/>
          </w:rPr>
          <w:tab/>
          <w:delText>107</w:delText>
        </w:r>
      </w:del>
    </w:p>
    <w:p w14:paraId="5016F2AB" w14:textId="77777777" w:rsidR="007E7FAB" w:rsidDel="009E1FA8" w:rsidRDefault="007E7FAB">
      <w:pPr>
        <w:pStyle w:val="TOC1"/>
        <w:tabs>
          <w:tab w:val="left" w:pos="800"/>
          <w:tab w:val="right" w:leader="dot" w:pos="9350"/>
        </w:tabs>
        <w:spacing w:before="156" w:after="156"/>
        <w:rPr>
          <w:del w:id="1519" w:author="Happy" w:date="2018-08-20T18:40:00Z"/>
          <w:rFonts w:eastAsiaTheme="minorEastAsia" w:cstheme="minorBidi"/>
        </w:rPr>
        <w:pPrChange w:id="1520" w:author="Happy" w:date="2018-08-20T18:43:00Z">
          <w:pPr>
            <w:pStyle w:val="TOC4"/>
            <w:tabs>
              <w:tab w:val="right" w:leader="dot" w:pos="9350"/>
            </w:tabs>
            <w:ind w:left="1260"/>
          </w:pPr>
        </w:pPrChange>
      </w:pPr>
      <w:del w:id="1521" w:author="Happy" w:date="2018-08-20T18:40:00Z">
        <w:r w:rsidRPr="009E1FA8" w:rsidDel="009E1FA8">
          <w:rPr>
            <w:rStyle w:val="a9"/>
            <w:noProof/>
            <w:rPrChange w:id="1522" w:author="Happy" w:date="2018-08-20T18:40:00Z">
              <w:rPr>
                <w:rStyle w:val="a9"/>
                <w:noProof/>
              </w:rPr>
            </w:rPrChange>
          </w:rPr>
          <w:delText xml:space="preserve">7.4.3 </w:delText>
        </w:r>
        <w:r w:rsidRPr="009E1FA8" w:rsidDel="009E1FA8">
          <w:rPr>
            <w:rStyle w:val="a9"/>
            <w:rFonts w:hint="eastAsia"/>
            <w:noProof/>
            <w:rPrChange w:id="1523" w:author="Happy" w:date="2018-08-20T18:40:00Z">
              <w:rPr>
                <w:rStyle w:val="a9"/>
                <w:rFonts w:hint="eastAsia"/>
                <w:noProof/>
              </w:rPr>
            </w:rPrChange>
          </w:rPr>
          <w:delText>数据来源</w:delText>
        </w:r>
        <w:r w:rsidDel="009E1FA8">
          <w:rPr>
            <w:webHidden/>
          </w:rPr>
          <w:tab/>
          <w:delText>107</w:delText>
        </w:r>
      </w:del>
    </w:p>
    <w:p w14:paraId="1B687280" w14:textId="77777777" w:rsidR="007E7FAB" w:rsidDel="009E1FA8" w:rsidRDefault="007E7FAB">
      <w:pPr>
        <w:pStyle w:val="TOC1"/>
        <w:tabs>
          <w:tab w:val="left" w:pos="800"/>
          <w:tab w:val="right" w:leader="dot" w:pos="9350"/>
        </w:tabs>
        <w:spacing w:before="156" w:after="156"/>
        <w:rPr>
          <w:del w:id="1524" w:author="Happy" w:date="2018-08-20T18:40:00Z"/>
          <w:rFonts w:eastAsiaTheme="minorEastAsia" w:cstheme="minorBidi"/>
        </w:rPr>
        <w:pPrChange w:id="1525" w:author="Happy" w:date="2018-08-20T18:43:00Z">
          <w:pPr>
            <w:pStyle w:val="TOC4"/>
            <w:tabs>
              <w:tab w:val="right" w:leader="dot" w:pos="9350"/>
            </w:tabs>
            <w:ind w:left="1260"/>
          </w:pPr>
        </w:pPrChange>
      </w:pPr>
      <w:del w:id="1526" w:author="Happy" w:date="2018-08-20T18:40:00Z">
        <w:r w:rsidRPr="009E1FA8" w:rsidDel="009E1FA8">
          <w:rPr>
            <w:rStyle w:val="a9"/>
            <w:noProof/>
            <w:rPrChange w:id="1527" w:author="Happy" w:date="2018-08-20T18:40:00Z">
              <w:rPr>
                <w:rStyle w:val="a9"/>
                <w:noProof/>
              </w:rPr>
            </w:rPrChange>
          </w:rPr>
          <w:delText xml:space="preserve">7.4.4 </w:delText>
        </w:r>
        <w:r w:rsidRPr="009E1FA8" w:rsidDel="009E1FA8">
          <w:rPr>
            <w:rStyle w:val="a9"/>
            <w:rFonts w:hint="eastAsia"/>
            <w:noProof/>
            <w:rPrChange w:id="1528" w:author="Happy" w:date="2018-08-20T18:40:00Z">
              <w:rPr>
                <w:rStyle w:val="a9"/>
                <w:rFonts w:hint="eastAsia"/>
                <w:noProof/>
              </w:rPr>
            </w:rPrChange>
          </w:rPr>
          <w:delText>输入框</w:delText>
        </w:r>
        <w:r w:rsidDel="009E1FA8">
          <w:rPr>
            <w:webHidden/>
          </w:rPr>
          <w:tab/>
          <w:delText>107</w:delText>
        </w:r>
      </w:del>
    </w:p>
    <w:p w14:paraId="10FD4CF4" w14:textId="77777777" w:rsidR="007E7FAB" w:rsidDel="009E1FA8" w:rsidRDefault="007E7FAB">
      <w:pPr>
        <w:pStyle w:val="TOC1"/>
        <w:tabs>
          <w:tab w:val="left" w:pos="800"/>
          <w:tab w:val="right" w:leader="dot" w:pos="9350"/>
        </w:tabs>
        <w:spacing w:before="156" w:after="156"/>
        <w:rPr>
          <w:del w:id="1529" w:author="Happy" w:date="2018-08-20T18:40:00Z"/>
          <w:rFonts w:eastAsiaTheme="minorEastAsia" w:cstheme="minorBidi"/>
        </w:rPr>
        <w:pPrChange w:id="1530" w:author="Happy" w:date="2018-08-20T18:43:00Z">
          <w:pPr>
            <w:pStyle w:val="TOC4"/>
            <w:tabs>
              <w:tab w:val="right" w:leader="dot" w:pos="9350"/>
            </w:tabs>
            <w:ind w:left="1260"/>
          </w:pPr>
        </w:pPrChange>
      </w:pPr>
      <w:del w:id="1531" w:author="Happy" w:date="2018-08-20T18:40:00Z">
        <w:r w:rsidRPr="009E1FA8" w:rsidDel="009E1FA8">
          <w:rPr>
            <w:rStyle w:val="a9"/>
            <w:noProof/>
            <w:rPrChange w:id="1532" w:author="Happy" w:date="2018-08-20T18:40:00Z">
              <w:rPr>
                <w:rStyle w:val="a9"/>
                <w:noProof/>
              </w:rPr>
            </w:rPrChange>
          </w:rPr>
          <w:delText xml:space="preserve">7.4.5 </w:delText>
        </w:r>
        <w:r w:rsidRPr="009E1FA8" w:rsidDel="009E1FA8">
          <w:rPr>
            <w:rStyle w:val="a9"/>
            <w:rFonts w:hint="eastAsia"/>
            <w:noProof/>
            <w:rPrChange w:id="1533" w:author="Happy" w:date="2018-08-20T18:40:00Z">
              <w:rPr>
                <w:rStyle w:val="a9"/>
                <w:rFonts w:hint="eastAsia"/>
                <w:noProof/>
              </w:rPr>
            </w:rPrChange>
          </w:rPr>
          <w:delText>操作规则</w:delText>
        </w:r>
        <w:r w:rsidDel="009E1FA8">
          <w:rPr>
            <w:webHidden/>
          </w:rPr>
          <w:tab/>
          <w:delText>107</w:delText>
        </w:r>
      </w:del>
    </w:p>
    <w:p w14:paraId="607DE5CF" w14:textId="77777777" w:rsidR="007E7FAB" w:rsidDel="009E1FA8" w:rsidRDefault="007E7FAB">
      <w:pPr>
        <w:pStyle w:val="TOC1"/>
        <w:tabs>
          <w:tab w:val="left" w:pos="800"/>
          <w:tab w:val="right" w:leader="dot" w:pos="9350"/>
        </w:tabs>
        <w:spacing w:before="156" w:after="156"/>
        <w:rPr>
          <w:del w:id="1534" w:author="Happy" w:date="2018-08-20T18:40:00Z"/>
          <w:rFonts w:eastAsiaTheme="minorEastAsia" w:cstheme="minorBidi"/>
        </w:rPr>
        <w:pPrChange w:id="1535" w:author="Happy" w:date="2018-08-20T18:43:00Z">
          <w:pPr>
            <w:pStyle w:val="TOC4"/>
            <w:tabs>
              <w:tab w:val="right" w:leader="dot" w:pos="9350"/>
            </w:tabs>
            <w:ind w:left="1260"/>
          </w:pPr>
        </w:pPrChange>
      </w:pPr>
      <w:del w:id="1536" w:author="Happy" w:date="2018-08-20T18:40:00Z">
        <w:r w:rsidRPr="009E1FA8" w:rsidDel="009E1FA8">
          <w:rPr>
            <w:rStyle w:val="a9"/>
            <w:noProof/>
            <w:rPrChange w:id="1537" w:author="Happy" w:date="2018-08-20T18:40:00Z">
              <w:rPr>
                <w:rStyle w:val="a9"/>
                <w:noProof/>
              </w:rPr>
            </w:rPrChange>
          </w:rPr>
          <w:delText xml:space="preserve">7.4.6 </w:delText>
        </w:r>
        <w:r w:rsidRPr="009E1FA8" w:rsidDel="009E1FA8">
          <w:rPr>
            <w:rStyle w:val="a9"/>
            <w:rFonts w:hint="eastAsia"/>
            <w:noProof/>
            <w:rPrChange w:id="1538" w:author="Happy" w:date="2018-08-20T18:40:00Z">
              <w:rPr>
                <w:rStyle w:val="a9"/>
                <w:rFonts w:hint="eastAsia"/>
                <w:noProof/>
              </w:rPr>
            </w:rPrChange>
          </w:rPr>
          <w:delText>提示信息</w:delText>
        </w:r>
        <w:r w:rsidDel="009E1FA8">
          <w:rPr>
            <w:webHidden/>
          </w:rPr>
          <w:tab/>
          <w:delText>108</w:delText>
        </w:r>
      </w:del>
    </w:p>
    <w:p w14:paraId="58E626BE" w14:textId="77777777" w:rsidR="007E7FAB" w:rsidDel="009E1FA8" w:rsidRDefault="007E7FAB">
      <w:pPr>
        <w:pStyle w:val="TOC1"/>
        <w:tabs>
          <w:tab w:val="left" w:pos="800"/>
          <w:tab w:val="right" w:leader="dot" w:pos="9350"/>
        </w:tabs>
        <w:spacing w:before="156" w:after="156"/>
        <w:rPr>
          <w:del w:id="1539" w:author="Happy" w:date="2018-08-20T18:40:00Z"/>
          <w:rFonts w:eastAsiaTheme="minorEastAsia" w:cstheme="minorBidi"/>
        </w:rPr>
        <w:pPrChange w:id="1540" w:author="Happy" w:date="2018-08-20T18:43:00Z">
          <w:pPr>
            <w:pStyle w:val="TOC3"/>
            <w:tabs>
              <w:tab w:val="right" w:leader="dot" w:pos="9350"/>
            </w:tabs>
            <w:ind w:left="840"/>
          </w:pPr>
        </w:pPrChange>
      </w:pPr>
      <w:del w:id="1541" w:author="Happy" w:date="2018-08-20T18:40:00Z">
        <w:r w:rsidRPr="009E1FA8" w:rsidDel="009E1FA8">
          <w:rPr>
            <w:rStyle w:val="a9"/>
            <w:noProof/>
            <w:rPrChange w:id="1542" w:author="Happy" w:date="2018-08-20T18:40:00Z">
              <w:rPr>
                <w:rStyle w:val="a9"/>
                <w:noProof/>
              </w:rPr>
            </w:rPrChange>
          </w:rPr>
          <w:delText xml:space="preserve">7.5 </w:delText>
        </w:r>
        <w:r w:rsidRPr="009E1FA8" w:rsidDel="009E1FA8">
          <w:rPr>
            <w:rStyle w:val="a9"/>
            <w:rFonts w:hint="eastAsia"/>
            <w:noProof/>
            <w:rPrChange w:id="1543" w:author="Happy" w:date="2018-08-20T18:40:00Z">
              <w:rPr>
                <w:rStyle w:val="a9"/>
                <w:rFonts w:hint="eastAsia"/>
                <w:noProof/>
              </w:rPr>
            </w:rPrChange>
          </w:rPr>
          <w:delText>已买单或订单完成的单菜退菜弹框</w:delText>
        </w:r>
        <w:r w:rsidDel="009E1FA8">
          <w:rPr>
            <w:webHidden/>
          </w:rPr>
          <w:tab/>
          <w:delText>108</w:delText>
        </w:r>
      </w:del>
    </w:p>
    <w:p w14:paraId="10691A1F" w14:textId="77777777" w:rsidR="007E7FAB" w:rsidDel="009E1FA8" w:rsidRDefault="007E7FAB">
      <w:pPr>
        <w:pStyle w:val="TOC1"/>
        <w:tabs>
          <w:tab w:val="left" w:pos="800"/>
          <w:tab w:val="right" w:leader="dot" w:pos="9350"/>
        </w:tabs>
        <w:spacing w:before="156" w:after="156"/>
        <w:rPr>
          <w:del w:id="1544" w:author="Happy" w:date="2018-08-20T18:40:00Z"/>
          <w:rFonts w:eastAsiaTheme="minorEastAsia" w:cstheme="minorBidi"/>
        </w:rPr>
        <w:pPrChange w:id="1545" w:author="Happy" w:date="2018-08-20T18:43:00Z">
          <w:pPr>
            <w:pStyle w:val="TOC4"/>
            <w:tabs>
              <w:tab w:val="right" w:leader="dot" w:pos="9350"/>
            </w:tabs>
            <w:ind w:left="1260"/>
          </w:pPr>
        </w:pPrChange>
      </w:pPr>
      <w:del w:id="1546" w:author="Happy" w:date="2018-08-20T18:40:00Z">
        <w:r w:rsidRPr="009E1FA8" w:rsidDel="009E1FA8">
          <w:rPr>
            <w:rStyle w:val="a9"/>
            <w:iCs/>
            <w:noProof/>
            <w:rPrChange w:id="1547" w:author="Happy" w:date="2018-08-20T18:40:00Z">
              <w:rPr>
                <w:rStyle w:val="a9"/>
                <w:iCs/>
                <w:noProof/>
              </w:rPr>
            </w:rPrChange>
          </w:rPr>
          <w:delText xml:space="preserve">7.5.1 </w:delText>
        </w:r>
        <w:r w:rsidRPr="009E1FA8" w:rsidDel="009E1FA8">
          <w:rPr>
            <w:rStyle w:val="a9"/>
            <w:rFonts w:hint="eastAsia"/>
            <w:iCs/>
            <w:noProof/>
            <w:rPrChange w:id="1548" w:author="Happy" w:date="2018-08-20T18:40:00Z">
              <w:rPr>
                <w:rStyle w:val="a9"/>
                <w:rFonts w:hint="eastAsia"/>
                <w:iCs/>
                <w:noProof/>
              </w:rPr>
            </w:rPrChange>
          </w:rPr>
          <w:delText>显示内容</w:delText>
        </w:r>
        <w:r w:rsidDel="009E1FA8">
          <w:rPr>
            <w:webHidden/>
          </w:rPr>
          <w:tab/>
          <w:delText>108</w:delText>
        </w:r>
      </w:del>
    </w:p>
    <w:p w14:paraId="2B1BDB99" w14:textId="77777777" w:rsidR="007E7FAB" w:rsidDel="009E1FA8" w:rsidRDefault="007E7FAB">
      <w:pPr>
        <w:pStyle w:val="TOC1"/>
        <w:tabs>
          <w:tab w:val="left" w:pos="800"/>
          <w:tab w:val="right" w:leader="dot" w:pos="9350"/>
        </w:tabs>
        <w:spacing w:before="156" w:after="156"/>
        <w:rPr>
          <w:del w:id="1549" w:author="Happy" w:date="2018-08-20T18:40:00Z"/>
          <w:rFonts w:eastAsiaTheme="minorEastAsia" w:cstheme="minorBidi"/>
        </w:rPr>
        <w:pPrChange w:id="1550" w:author="Happy" w:date="2018-08-20T18:43:00Z">
          <w:pPr>
            <w:pStyle w:val="TOC4"/>
            <w:tabs>
              <w:tab w:val="right" w:leader="dot" w:pos="9350"/>
            </w:tabs>
            <w:ind w:left="1260"/>
          </w:pPr>
        </w:pPrChange>
      </w:pPr>
      <w:del w:id="1551" w:author="Happy" w:date="2018-08-20T18:40:00Z">
        <w:r w:rsidRPr="009E1FA8" w:rsidDel="009E1FA8">
          <w:rPr>
            <w:rStyle w:val="a9"/>
            <w:iCs/>
            <w:noProof/>
            <w:rPrChange w:id="1552" w:author="Happy" w:date="2018-08-20T18:40:00Z">
              <w:rPr>
                <w:rStyle w:val="a9"/>
                <w:iCs/>
                <w:noProof/>
              </w:rPr>
            </w:rPrChange>
          </w:rPr>
          <w:delText xml:space="preserve">7.5.2 </w:delText>
        </w:r>
        <w:r w:rsidRPr="009E1FA8" w:rsidDel="009E1FA8">
          <w:rPr>
            <w:rStyle w:val="a9"/>
            <w:rFonts w:hint="eastAsia"/>
            <w:iCs/>
            <w:noProof/>
            <w:rPrChange w:id="1553" w:author="Happy" w:date="2018-08-20T18:40:00Z">
              <w:rPr>
                <w:rStyle w:val="a9"/>
                <w:rFonts w:hint="eastAsia"/>
                <w:iCs/>
                <w:noProof/>
              </w:rPr>
            </w:rPrChange>
          </w:rPr>
          <w:delText>出入口</w:delText>
        </w:r>
        <w:r w:rsidDel="009E1FA8">
          <w:rPr>
            <w:webHidden/>
          </w:rPr>
          <w:tab/>
          <w:delText>108</w:delText>
        </w:r>
      </w:del>
    </w:p>
    <w:p w14:paraId="66C4493B" w14:textId="77777777" w:rsidR="007E7FAB" w:rsidDel="009E1FA8" w:rsidRDefault="007E7FAB">
      <w:pPr>
        <w:pStyle w:val="TOC1"/>
        <w:tabs>
          <w:tab w:val="left" w:pos="800"/>
          <w:tab w:val="right" w:leader="dot" w:pos="9350"/>
        </w:tabs>
        <w:spacing w:before="156" w:after="156"/>
        <w:rPr>
          <w:del w:id="1554" w:author="Happy" w:date="2018-08-20T18:40:00Z"/>
          <w:rFonts w:eastAsiaTheme="minorEastAsia" w:cstheme="minorBidi"/>
        </w:rPr>
        <w:pPrChange w:id="1555" w:author="Happy" w:date="2018-08-20T18:43:00Z">
          <w:pPr>
            <w:pStyle w:val="TOC4"/>
            <w:tabs>
              <w:tab w:val="right" w:leader="dot" w:pos="9350"/>
            </w:tabs>
            <w:ind w:left="1260"/>
          </w:pPr>
        </w:pPrChange>
      </w:pPr>
      <w:del w:id="1556" w:author="Happy" w:date="2018-08-20T18:40:00Z">
        <w:r w:rsidRPr="009E1FA8" w:rsidDel="009E1FA8">
          <w:rPr>
            <w:rStyle w:val="a9"/>
            <w:iCs/>
            <w:noProof/>
            <w:rPrChange w:id="1557" w:author="Happy" w:date="2018-08-20T18:40:00Z">
              <w:rPr>
                <w:rStyle w:val="a9"/>
                <w:iCs/>
                <w:noProof/>
              </w:rPr>
            </w:rPrChange>
          </w:rPr>
          <w:delText xml:space="preserve">7.5.3 </w:delText>
        </w:r>
        <w:r w:rsidRPr="009E1FA8" w:rsidDel="009E1FA8">
          <w:rPr>
            <w:rStyle w:val="a9"/>
            <w:rFonts w:hint="eastAsia"/>
            <w:iCs/>
            <w:noProof/>
            <w:rPrChange w:id="1558" w:author="Happy" w:date="2018-08-20T18:40:00Z">
              <w:rPr>
                <w:rStyle w:val="a9"/>
                <w:rFonts w:hint="eastAsia"/>
                <w:iCs/>
                <w:noProof/>
              </w:rPr>
            </w:rPrChange>
          </w:rPr>
          <w:delText>数据来源</w:delText>
        </w:r>
        <w:r w:rsidDel="009E1FA8">
          <w:rPr>
            <w:webHidden/>
          </w:rPr>
          <w:tab/>
          <w:delText>109</w:delText>
        </w:r>
      </w:del>
    </w:p>
    <w:p w14:paraId="133A55AC" w14:textId="77777777" w:rsidR="007E7FAB" w:rsidDel="009E1FA8" w:rsidRDefault="007E7FAB">
      <w:pPr>
        <w:pStyle w:val="TOC1"/>
        <w:tabs>
          <w:tab w:val="left" w:pos="800"/>
          <w:tab w:val="right" w:leader="dot" w:pos="9350"/>
        </w:tabs>
        <w:spacing w:before="156" w:after="156"/>
        <w:rPr>
          <w:del w:id="1559" w:author="Happy" w:date="2018-08-20T18:40:00Z"/>
          <w:rFonts w:eastAsiaTheme="minorEastAsia" w:cstheme="minorBidi"/>
        </w:rPr>
        <w:pPrChange w:id="1560" w:author="Happy" w:date="2018-08-20T18:43:00Z">
          <w:pPr>
            <w:pStyle w:val="TOC4"/>
            <w:tabs>
              <w:tab w:val="right" w:leader="dot" w:pos="9350"/>
            </w:tabs>
            <w:ind w:left="1260"/>
          </w:pPr>
        </w:pPrChange>
      </w:pPr>
      <w:del w:id="1561" w:author="Happy" w:date="2018-08-20T18:40:00Z">
        <w:r w:rsidRPr="009E1FA8" w:rsidDel="009E1FA8">
          <w:rPr>
            <w:rStyle w:val="a9"/>
            <w:iCs/>
            <w:noProof/>
            <w:rPrChange w:id="1562" w:author="Happy" w:date="2018-08-20T18:40:00Z">
              <w:rPr>
                <w:rStyle w:val="a9"/>
                <w:iCs/>
                <w:noProof/>
              </w:rPr>
            </w:rPrChange>
          </w:rPr>
          <w:delText xml:space="preserve">7.5.4 </w:delText>
        </w:r>
        <w:r w:rsidRPr="009E1FA8" w:rsidDel="009E1FA8">
          <w:rPr>
            <w:rStyle w:val="a9"/>
            <w:rFonts w:hint="eastAsia"/>
            <w:iCs/>
            <w:noProof/>
            <w:rPrChange w:id="1563" w:author="Happy" w:date="2018-08-20T18:40:00Z">
              <w:rPr>
                <w:rStyle w:val="a9"/>
                <w:rFonts w:hint="eastAsia"/>
                <w:iCs/>
                <w:noProof/>
              </w:rPr>
            </w:rPrChange>
          </w:rPr>
          <w:delText>输入项</w:delText>
        </w:r>
        <w:r w:rsidDel="009E1FA8">
          <w:rPr>
            <w:webHidden/>
          </w:rPr>
          <w:tab/>
          <w:delText>109</w:delText>
        </w:r>
      </w:del>
    </w:p>
    <w:p w14:paraId="3FF556EA" w14:textId="77777777" w:rsidR="007E7FAB" w:rsidDel="009E1FA8" w:rsidRDefault="007E7FAB">
      <w:pPr>
        <w:pStyle w:val="TOC1"/>
        <w:tabs>
          <w:tab w:val="left" w:pos="800"/>
          <w:tab w:val="right" w:leader="dot" w:pos="9350"/>
        </w:tabs>
        <w:spacing w:before="156" w:after="156"/>
        <w:rPr>
          <w:del w:id="1564" w:author="Happy" w:date="2018-08-20T18:40:00Z"/>
          <w:rFonts w:eastAsiaTheme="minorEastAsia" w:cstheme="minorBidi"/>
        </w:rPr>
        <w:pPrChange w:id="1565" w:author="Happy" w:date="2018-08-20T18:43:00Z">
          <w:pPr>
            <w:pStyle w:val="TOC4"/>
            <w:tabs>
              <w:tab w:val="right" w:leader="dot" w:pos="9350"/>
            </w:tabs>
            <w:ind w:left="1260"/>
          </w:pPr>
        </w:pPrChange>
      </w:pPr>
      <w:del w:id="1566" w:author="Happy" w:date="2018-08-20T18:40:00Z">
        <w:r w:rsidRPr="009E1FA8" w:rsidDel="009E1FA8">
          <w:rPr>
            <w:rStyle w:val="a9"/>
            <w:iCs/>
            <w:noProof/>
            <w:rPrChange w:id="1567" w:author="Happy" w:date="2018-08-20T18:40:00Z">
              <w:rPr>
                <w:rStyle w:val="a9"/>
                <w:iCs/>
                <w:noProof/>
              </w:rPr>
            </w:rPrChange>
          </w:rPr>
          <w:delText xml:space="preserve">7.5.5 </w:delText>
        </w:r>
        <w:r w:rsidRPr="009E1FA8" w:rsidDel="009E1FA8">
          <w:rPr>
            <w:rStyle w:val="a9"/>
            <w:rFonts w:hint="eastAsia"/>
            <w:iCs/>
            <w:noProof/>
            <w:rPrChange w:id="1568" w:author="Happy" w:date="2018-08-20T18:40:00Z">
              <w:rPr>
                <w:rStyle w:val="a9"/>
                <w:rFonts w:hint="eastAsia"/>
                <w:iCs/>
                <w:noProof/>
              </w:rPr>
            </w:rPrChange>
          </w:rPr>
          <w:delText>操作规则</w:delText>
        </w:r>
        <w:r w:rsidDel="009E1FA8">
          <w:rPr>
            <w:webHidden/>
          </w:rPr>
          <w:tab/>
          <w:delText>109</w:delText>
        </w:r>
      </w:del>
    </w:p>
    <w:p w14:paraId="42142806" w14:textId="77777777" w:rsidR="007E7FAB" w:rsidDel="009E1FA8" w:rsidRDefault="007E7FAB">
      <w:pPr>
        <w:pStyle w:val="TOC1"/>
        <w:tabs>
          <w:tab w:val="left" w:pos="800"/>
          <w:tab w:val="right" w:leader="dot" w:pos="9350"/>
        </w:tabs>
        <w:spacing w:before="156" w:after="156"/>
        <w:rPr>
          <w:del w:id="1569" w:author="Happy" w:date="2018-08-20T18:40:00Z"/>
          <w:rFonts w:eastAsiaTheme="minorEastAsia" w:cstheme="minorBidi"/>
        </w:rPr>
        <w:pPrChange w:id="1570" w:author="Happy" w:date="2018-08-20T18:43:00Z">
          <w:pPr>
            <w:pStyle w:val="TOC4"/>
            <w:tabs>
              <w:tab w:val="right" w:leader="dot" w:pos="9350"/>
            </w:tabs>
            <w:ind w:left="1260"/>
          </w:pPr>
        </w:pPrChange>
      </w:pPr>
      <w:del w:id="1571" w:author="Happy" w:date="2018-08-20T18:40:00Z">
        <w:r w:rsidRPr="009E1FA8" w:rsidDel="009E1FA8">
          <w:rPr>
            <w:rStyle w:val="a9"/>
            <w:iCs/>
            <w:noProof/>
            <w:rPrChange w:id="1572" w:author="Happy" w:date="2018-08-20T18:40:00Z">
              <w:rPr>
                <w:rStyle w:val="a9"/>
                <w:iCs/>
                <w:noProof/>
              </w:rPr>
            </w:rPrChange>
          </w:rPr>
          <w:delText xml:space="preserve">7.5.6 </w:delText>
        </w:r>
        <w:r w:rsidRPr="009E1FA8" w:rsidDel="009E1FA8">
          <w:rPr>
            <w:rStyle w:val="a9"/>
            <w:rFonts w:hint="eastAsia"/>
            <w:iCs/>
            <w:noProof/>
            <w:rPrChange w:id="1573" w:author="Happy" w:date="2018-08-20T18:40:00Z">
              <w:rPr>
                <w:rStyle w:val="a9"/>
                <w:rFonts w:hint="eastAsia"/>
                <w:iCs/>
                <w:noProof/>
              </w:rPr>
            </w:rPrChange>
          </w:rPr>
          <w:delText>提示信息</w:delText>
        </w:r>
        <w:r w:rsidDel="009E1FA8">
          <w:rPr>
            <w:webHidden/>
          </w:rPr>
          <w:tab/>
          <w:delText>109</w:delText>
        </w:r>
      </w:del>
    </w:p>
    <w:p w14:paraId="1A503FEE" w14:textId="77777777" w:rsidR="007E7FAB" w:rsidDel="009E1FA8" w:rsidRDefault="007E7FAB">
      <w:pPr>
        <w:pStyle w:val="TOC1"/>
        <w:tabs>
          <w:tab w:val="left" w:pos="800"/>
          <w:tab w:val="right" w:leader="dot" w:pos="9350"/>
        </w:tabs>
        <w:spacing w:before="156" w:after="156"/>
        <w:rPr>
          <w:del w:id="1574" w:author="Happy" w:date="2018-08-20T18:40:00Z"/>
          <w:rFonts w:eastAsiaTheme="minorEastAsia" w:cstheme="minorBidi"/>
        </w:rPr>
        <w:pPrChange w:id="1575" w:author="Happy" w:date="2018-08-20T18:43:00Z">
          <w:pPr>
            <w:pStyle w:val="TOC3"/>
            <w:tabs>
              <w:tab w:val="right" w:leader="dot" w:pos="9350"/>
            </w:tabs>
            <w:ind w:left="840"/>
          </w:pPr>
        </w:pPrChange>
      </w:pPr>
      <w:del w:id="1576" w:author="Happy" w:date="2018-08-20T18:40:00Z">
        <w:r w:rsidRPr="009E1FA8" w:rsidDel="009E1FA8">
          <w:rPr>
            <w:rStyle w:val="a9"/>
            <w:noProof/>
            <w:rPrChange w:id="1577" w:author="Happy" w:date="2018-08-20T18:40:00Z">
              <w:rPr>
                <w:rStyle w:val="a9"/>
                <w:noProof/>
              </w:rPr>
            </w:rPrChange>
          </w:rPr>
          <w:delText xml:space="preserve">7.6 </w:delText>
        </w:r>
        <w:r w:rsidRPr="009E1FA8" w:rsidDel="009E1FA8">
          <w:rPr>
            <w:rStyle w:val="a9"/>
            <w:rFonts w:hint="eastAsia"/>
            <w:noProof/>
            <w:rPrChange w:id="1578" w:author="Happy" w:date="2018-08-20T18:40:00Z">
              <w:rPr>
                <w:rStyle w:val="a9"/>
                <w:rFonts w:hint="eastAsia"/>
                <w:noProof/>
              </w:rPr>
            </w:rPrChange>
          </w:rPr>
          <w:delText>已买单或订单完成的整单退菜弹框</w:delText>
        </w:r>
        <w:r w:rsidDel="009E1FA8">
          <w:rPr>
            <w:webHidden/>
          </w:rPr>
          <w:tab/>
          <w:delText>110</w:delText>
        </w:r>
      </w:del>
    </w:p>
    <w:p w14:paraId="13B14775" w14:textId="77777777" w:rsidR="007E7FAB" w:rsidDel="009E1FA8" w:rsidRDefault="007E7FAB">
      <w:pPr>
        <w:pStyle w:val="TOC1"/>
        <w:tabs>
          <w:tab w:val="left" w:pos="800"/>
          <w:tab w:val="right" w:leader="dot" w:pos="9350"/>
        </w:tabs>
        <w:spacing w:before="156" w:after="156"/>
        <w:rPr>
          <w:del w:id="1579" w:author="Happy" w:date="2018-08-20T18:40:00Z"/>
          <w:rFonts w:eastAsiaTheme="minorEastAsia" w:cstheme="minorBidi"/>
        </w:rPr>
        <w:pPrChange w:id="1580" w:author="Happy" w:date="2018-08-20T18:43:00Z">
          <w:pPr>
            <w:pStyle w:val="TOC4"/>
            <w:tabs>
              <w:tab w:val="right" w:leader="dot" w:pos="9350"/>
            </w:tabs>
            <w:ind w:left="1260"/>
          </w:pPr>
        </w:pPrChange>
      </w:pPr>
      <w:del w:id="1581" w:author="Happy" w:date="2018-08-20T18:40:00Z">
        <w:r w:rsidRPr="009E1FA8" w:rsidDel="009E1FA8">
          <w:rPr>
            <w:rStyle w:val="a9"/>
            <w:iCs/>
            <w:noProof/>
            <w:rPrChange w:id="1582" w:author="Happy" w:date="2018-08-20T18:40:00Z">
              <w:rPr>
                <w:rStyle w:val="a9"/>
                <w:iCs/>
                <w:noProof/>
              </w:rPr>
            </w:rPrChange>
          </w:rPr>
          <w:delText xml:space="preserve">7.6.1 </w:delText>
        </w:r>
        <w:r w:rsidRPr="009E1FA8" w:rsidDel="009E1FA8">
          <w:rPr>
            <w:rStyle w:val="a9"/>
            <w:rFonts w:hint="eastAsia"/>
            <w:iCs/>
            <w:noProof/>
            <w:rPrChange w:id="1583" w:author="Happy" w:date="2018-08-20T18:40:00Z">
              <w:rPr>
                <w:rStyle w:val="a9"/>
                <w:rFonts w:hint="eastAsia"/>
                <w:iCs/>
                <w:noProof/>
              </w:rPr>
            </w:rPrChange>
          </w:rPr>
          <w:delText>显示内容</w:delText>
        </w:r>
        <w:r w:rsidDel="009E1FA8">
          <w:rPr>
            <w:webHidden/>
          </w:rPr>
          <w:tab/>
          <w:delText>110</w:delText>
        </w:r>
      </w:del>
    </w:p>
    <w:p w14:paraId="130F1D9C" w14:textId="77777777" w:rsidR="007E7FAB" w:rsidDel="009E1FA8" w:rsidRDefault="007E7FAB">
      <w:pPr>
        <w:pStyle w:val="TOC1"/>
        <w:tabs>
          <w:tab w:val="left" w:pos="800"/>
          <w:tab w:val="right" w:leader="dot" w:pos="9350"/>
        </w:tabs>
        <w:spacing w:before="156" w:after="156"/>
        <w:rPr>
          <w:del w:id="1584" w:author="Happy" w:date="2018-08-20T18:40:00Z"/>
          <w:rFonts w:eastAsiaTheme="minorEastAsia" w:cstheme="minorBidi"/>
        </w:rPr>
        <w:pPrChange w:id="1585" w:author="Happy" w:date="2018-08-20T18:43:00Z">
          <w:pPr>
            <w:pStyle w:val="TOC4"/>
            <w:tabs>
              <w:tab w:val="right" w:leader="dot" w:pos="9350"/>
            </w:tabs>
            <w:ind w:left="1260"/>
          </w:pPr>
        </w:pPrChange>
      </w:pPr>
      <w:del w:id="1586" w:author="Happy" w:date="2018-08-20T18:40:00Z">
        <w:r w:rsidRPr="009E1FA8" w:rsidDel="009E1FA8">
          <w:rPr>
            <w:rStyle w:val="a9"/>
            <w:iCs/>
            <w:noProof/>
            <w:rPrChange w:id="1587" w:author="Happy" w:date="2018-08-20T18:40:00Z">
              <w:rPr>
                <w:rStyle w:val="a9"/>
                <w:iCs/>
                <w:noProof/>
              </w:rPr>
            </w:rPrChange>
          </w:rPr>
          <w:delText xml:space="preserve">7.6.2 </w:delText>
        </w:r>
        <w:r w:rsidRPr="009E1FA8" w:rsidDel="009E1FA8">
          <w:rPr>
            <w:rStyle w:val="a9"/>
            <w:rFonts w:hint="eastAsia"/>
            <w:iCs/>
            <w:noProof/>
            <w:rPrChange w:id="1588" w:author="Happy" w:date="2018-08-20T18:40:00Z">
              <w:rPr>
                <w:rStyle w:val="a9"/>
                <w:rFonts w:hint="eastAsia"/>
                <w:iCs/>
                <w:noProof/>
              </w:rPr>
            </w:rPrChange>
          </w:rPr>
          <w:delText>出入口</w:delText>
        </w:r>
        <w:r w:rsidDel="009E1FA8">
          <w:rPr>
            <w:webHidden/>
          </w:rPr>
          <w:tab/>
          <w:delText>110</w:delText>
        </w:r>
      </w:del>
    </w:p>
    <w:p w14:paraId="45EFB5CD" w14:textId="77777777" w:rsidR="007E7FAB" w:rsidDel="009E1FA8" w:rsidRDefault="007E7FAB">
      <w:pPr>
        <w:pStyle w:val="TOC1"/>
        <w:tabs>
          <w:tab w:val="left" w:pos="800"/>
          <w:tab w:val="right" w:leader="dot" w:pos="9350"/>
        </w:tabs>
        <w:spacing w:before="156" w:after="156"/>
        <w:rPr>
          <w:del w:id="1589" w:author="Happy" w:date="2018-08-20T18:40:00Z"/>
          <w:rFonts w:eastAsiaTheme="minorEastAsia" w:cstheme="minorBidi"/>
        </w:rPr>
        <w:pPrChange w:id="1590" w:author="Happy" w:date="2018-08-20T18:43:00Z">
          <w:pPr>
            <w:pStyle w:val="TOC4"/>
            <w:tabs>
              <w:tab w:val="right" w:leader="dot" w:pos="9350"/>
            </w:tabs>
            <w:ind w:left="1260"/>
          </w:pPr>
        </w:pPrChange>
      </w:pPr>
      <w:del w:id="1591" w:author="Happy" w:date="2018-08-20T18:40:00Z">
        <w:r w:rsidRPr="009E1FA8" w:rsidDel="009E1FA8">
          <w:rPr>
            <w:rStyle w:val="a9"/>
            <w:iCs/>
            <w:noProof/>
            <w:rPrChange w:id="1592" w:author="Happy" w:date="2018-08-20T18:40:00Z">
              <w:rPr>
                <w:rStyle w:val="a9"/>
                <w:iCs/>
                <w:noProof/>
              </w:rPr>
            </w:rPrChange>
          </w:rPr>
          <w:delText xml:space="preserve">7.6.3 </w:delText>
        </w:r>
        <w:r w:rsidRPr="009E1FA8" w:rsidDel="009E1FA8">
          <w:rPr>
            <w:rStyle w:val="a9"/>
            <w:rFonts w:hint="eastAsia"/>
            <w:iCs/>
            <w:noProof/>
            <w:rPrChange w:id="1593" w:author="Happy" w:date="2018-08-20T18:40:00Z">
              <w:rPr>
                <w:rStyle w:val="a9"/>
                <w:rFonts w:hint="eastAsia"/>
                <w:iCs/>
                <w:noProof/>
              </w:rPr>
            </w:rPrChange>
          </w:rPr>
          <w:delText>数据来源</w:delText>
        </w:r>
        <w:r w:rsidDel="009E1FA8">
          <w:rPr>
            <w:webHidden/>
          </w:rPr>
          <w:tab/>
          <w:delText>111</w:delText>
        </w:r>
      </w:del>
    </w:p>
    <w:p w14:paraId="181E41EE" w14:textId="77777777" w:rsidR="007E7FAB" w:rsidDel="009E1FA8" w:rsidRDefault="007E7FAB">
      <w:pPr>
        <w:pStyle w:val="TOC1"/>
        <w:tabs>
          <w:tab w:val="left" w:pos="800"/>
          <w:tab w:val="right" w:leader="dot" w:pos="9350"/>
        </w:tabs>
        <w:spacing w:before="156" w:after="156"/>
        <w:rPr>
          <w:del w:id="1594" w:author="Happy" w:date="2018-08-20T18:40:00Z"/>
          <w:rFonts w:eastAsiaTheme="minorEastAsia" w:cstheme="minorBidi"/>
        </w:rPr>
        <w:pPrChange w:id="1595" w:author="Happy" w:date="2018-08-20T18:43:00Z">
          <w:pPr>
            <w:pStyle w:val="TOC4"/>
            <w:tabs>
              <w:tab w:val="right" w:leader="dot" w:pos="9350"/>
            </w:tabs>
            <w:ind w:left="1260"/>
          </w:pPr>
        </w:pPrChange>
      </w:pPr>
      <w:del w:id="1596" w:author="Happy" w:date="2018-08-20T18:40:00Z">
        <w:r w:rsidRPr="009E1FA8" w:rsidDel="009E1FA8">
          <w:rPr>
            <w:rStyle w:val="a9"/>
            <w:iCs/>
            <w:noProof/>
            <w:rPrChange w:id="1597" w:author="Happy" w:date="2018-08-20T18:40:00Z">
              <w:rPr>
                <w:rStyle w:val="a9"/>
                <w:iCs/>
                <w:noProof/>
              </w:rPr>
            </w:rPrChange>
          </w:rPr>
          <w:delText xml:space="preserve">7.6.4 </w:delText>
        </w:r>
        <w:r w:rsidRPr="009E1FA8" w:rsidDel="009E1FA8">
          <w:rPr>
            <w:rStyle w:val="a9"/>
            <w:rFonts w:hint="eastAsia"/>
            <w:iCs/>
            <w:noProof/>
            <w:rPrChange w:id="1598" w:author="Happy" w:date="2018-08-20T18:40:00Z">
              <w:rPr>
                <w:rStyle w:val="a9"/>
                <w:rFonts w:hint="eastAsia"/>
                <w:iCs/>
                <w:noProof/>
              </w:rPr>
            </w:rPrChange>
          </w:rPr>
          <w:delText>输入项</w:delText>
        </w:r>
        <w:r w:rsidDel="009E1FA8">
          <w:rPr>
            <w:webHidden/>
          </w:rPr>
          <w:tab/>
          <w:delText>111</w:delText>
        </w:r>
      </w:del>
    </w:p>
    <w:p w14:paraId="5BD413BD" w14:textId="77777777" w:rsidR="007E7FAB" w:rsidDel="009E1FA8" w:rsidRDefault="007E7FAB">
      <w:pPr>
        <w:pStyle w:val="TOC1"/>
        <w:tabs>
          <w:tab w:val="left" w:pos="800"/>
          <w:tab w:val="right" w:leader="dot" w:pos="9350"/>
        </w:tabs>
        <w:spacing w:before="156" w:after="156"/>
        <w:rPr>
          <w:del w:id="1599" w:author="Happy" w:date="2018-08-20T18:40:00Z"/>
          <w:rFonts w:eastAsiaTheme="minorEastAsia" w:cstheme="minorBidi"/>
        </w:rPr>
        <w:pPrChange w:id="1600" w:author="Happy" w:date="2018-08-20T18:43:00Z">
          <w:pPr>
            <w:pStyle w:val="TOC4"/>
            <w:tabs>
              <w:tab w:val="right" w:leader="dot" w:pos="9350"/>
            </w:tabs>
            <w:ind w:left="1260"/>
          </w:pPr>
        </w:pPrChange>
      </w:pPr>
      <w:del w:id="1601" w:author="Happy" w:date="2018-08-20T18:40:00Z">
        <w:r w:rsidRPr="009E1FA8" w:rsidDel="009E1FA8">
          <w:rPr>
            <w:rStyle w:val="a9"/>
            <w:iCs/>
            <w:noProof/>
            <w:rPrChange w:id="1602" w:author="Happy" w:date="2018-08-20T18:40:00Z">
              <w:rPr>
                <w:rStyle w:val="a9"/>
                <w:iCs/>
                <w:noProof/>
              </w:rPr>
            </w:rPrChange>
          </w:rPr>
          <w:delText xml:space="preserve">7.6.5 </w:delText>
        </w:r>
        <w:r w:rsidRPr="009E1FA8" w:rsidDel="009E1FA8">
          <w:rPr>
            <w:rStyle w:val="a9"/>
            <w:rFonts w:hint="eastAsia"/>
            <w:iCs/>
            <w:noProof/>
            <w:rPrChange w:id="1603" w:author="Happy" w:date="2018-08-20T18:40:00Z">
              <w:rPr>
                <w:rStyle w:val="a9"/>
                <w:rFonts w:hint="eastAsia"/>
                <w:iCs/>
                <w:noProof/>
              </w:rPr>
            </w:rPrChange>
          </w:rPr>
          <w:delText>操作规则</w:delText>
        </w:r>
        <w:r w:rsidDel="009E1FA8">
          <w:rPr>
            <w:webHidden/>
          </w:rPr>
          <w:tab/>
          <w:delText>111</w:delText>
        </w:r>
      </w:del>
    </w:p>
    <w:p w14:paraId="7206100D" w14:textId="77777777" w:rsidR="007E7FAB" w:rsidDel="009E1FA8" w:rsidRDefault="007E7FAB">
      <w:pPr>
        <w:pStyle w:val="TOC1"/>
        <w:tabs>
          <w:tab w:val="left" w:pos="800"/>
          <w:tab w:val="right" w:leader="dot" w:pos="9350"/>
        </w:tabs>
        <w:spacing w:before="156" w:after="156"/>
        <w:rPr>
          <w:del w:id="1604" w:author="Happy" w:date="2018-08-20T18:40:00Z"/>
          <w:rFonts w:eastAsiaTheme="minorEastAsia" w:cstheme="minorBidi"/>
        </w:rPr>
        <w:pPrChange w:id="1605" w:author="Happy" w:date="2018-08-20T18:43:00Z">
          <w:pPr>
            <w:pStyle w:val="TOC4"/>
            <w:tabs>
              <w:tab w:val="right" w:leader="dot" w:pos="9350"/>
            </w:tabs>
            <w:ind w:left="1260"/>
          </w:pPr>
        </w:pPrChange>
      </w:pPr>
      <w:del w:id="1606" w:author="Happy" w:date="2018-08-20T18:40:00Z">
        <w:r w:rsidRPr="009E1FA8" w:rsidDel="009E1FA8">
          <w:rPr>
            <w:rStyle w:val="a9"/>
            <w:iCs/>
            <w:noProof/>
            <w:rPrChange w:id="1607" w:author="Happy" w:date="2018-08-20T18:40:00Z">
              <w:rPr>
                <w:rStyle w:val="a9"/>
                <w:iCs/>
                <w:noProof/>
              </w:rPr>
            </w:rPrChange>
          </w:rPr>
          <w:delText xml:space="preserve">7.6.6 </w:delText>
        </w:r>
        <w:r w:rsidRPr="009E1FA8" w:rsidDel="009E1FA8">
          <w:rPr>
            <w:rStyle w:val="a9"/>
            <w:rFonts w:hint="eastAsia"/>
            <w:iCs/>
            <w:noProof/>
            <w:rPrChange w:id="1608" w:author="Happy" w:date="2018-08-20T18:40:00Z">
              <w:rPr>
                <w:rStyle w:val="a9"/>
                <w:rFonts w:hint="eastAsia"/>
                <w:iCs/>
                <w:noProof/>
              </w:rPr>
            </w:rPrChange>
          </w:rPr>
          <w:delText>提示信息</w:delText>
        </w:r>
        <w:r w:rsidDel="009E1FA8">
          <w:rPr>
            <w:webHidden/>
          </w:rPr>
          <w:tab/>
          <w:delText>111</w:delText>
        </w:r>
      </w:del>
    </w:p>
    <w:p w14:paraId="6DA2AD1E" w14:textId="77777777" w:rsidR="007E7FAB" w:rsidDel="009E1FA8" w:rsidRDefault="007E7FAB">
      <w:pPr>
        <w:pStyle w:val="TOC1"/>
        <w:tabs>
          <w:tab w:val="left" w:pos="800"/>
          <w:tab w:val="right" w:leader="dot" w:pos="9350"/>
        </w:tabs>
        <w:spacing w:before="156" w:after="156"/>
        <w:rPr>
          <w:del w:id="1609" w:author="Happy" w:date="2018-08-20T18:40:00Z"/>
          <w:rFonts w:eastAsiaTheme="minorEastAsia" w:cstheme="minorBidi"/>
        </w:rPr>
        <w:pPrChange w:id="1610" w:author="Happy" w:date="2018-08-20T18:43:00Z">
          <w:pPr>
            <w:pStyle w:val="TOC4"/>
            <w:tabs>
              <w:tab w:val="right" w:leader="dot" w:pos="9350"/>
            </w:tabs>
            <w:ind w:left="1260"/>
          </w:pPr>
        </w:pPrChange>
      </w:pPr>
      <w:del w:id="1611" w:author="Happy" w:date="2018-08-20T18:40:00Z">
        <w:r w:rsidRPr="009E1FA8" w:rsidDel="009E1FA8">
          <w:rPr>
            <w:rStyle w:val="a9"/>
            <w:noProof/>
            <w:rPrChange w:id="1612" w:author="Happy" w:date="2018-08-20T18:40:00Z">
              <w:rPr>
                <w:rStyle w:val="a9"/>
                <w:noProof/>
              </w:rPr>
            </w:rPrChange>
          </w:rPr>
          <w:delText xml:space="preserve">7.6.7 </w:delText>
        </w:r>
        <w:r w:rsidRPr="009E1FA8" w:rsidDel="009E1FA8">
          <w:rPr>
            <w:rStyle w:val="a9"/>
            <w:rFonts w:hint="eastAsia"/>
            <w:noProof/>
            <w:rPrChange w:id="1613" w:author="Happy" w:date="2018-08-20T18:40:00Z">
              <w:rPr>
                <w:rStyle w:val="a9"/>
                <w:rFonts w:hint="eastAsia"/>
                <w:noProof/>
              </w:rPr>
            </w:rPrChange>
          </w:rPr>
          <w:delText>退款小票</w:delText>
        </w:r>
        <w:r w:rsidDel="009E1FA8">
          <w:rPr>
            <w:webHidden/>
          </w:rPr>
          <w:tab/>
          <w:delText>112</w:delText>
        </w:r>
      </w:del>
    </w:p>
    <w:p w14:paraId="14D85568" w14:textId="77777777" w:rsidR="007E7FAB" w:rsidDel="009E1FA8" w:rsidRDefault="007E7FAB">
      <w:pPr>
        <w:pStyle w:val="TOC1"/>
        <w:tabs>
          <w:tab w:val="left" w:pos="800"/>
          <w:tab w:val="right" w:leader="dot" w:pos="9350"/>
        </w:tabs>
        <w:spacing w:before="156" w:after="156"/>
        <w:rPr>
          <w:del w:id="1614" w:author="Happy" w:date="2018-08-20T18:40:00Z"/>
          <w:rFonts w:eastAsiaTheme="minorEastAsia" w:cstheme="minorBidi"/>
        </w:rPr>
        <w:pPrChange w:id="1615" w:author="Happy" w:date="2018-08-20T18:43:00Z">
          <w:pPr>
            <w:pStyle w:val="TOC2"/>
            <w:tabs>
              <w:tab w:val="left" w:pos="800"/>
              <w:tab w:val="right" w:leader="dot" w:pos="9350"/>
            </w:tabs>
            <w:ind w:left="420"/>
          </w:pPr>
        </w:pPrChange>
      </w:pPr>
      <w:del w:id="1616" w:author="Happy" w:date="2018-08-20T18:40:00Z">
        <w:r w:rsidRPr="009E1FA8" w:rsidDel="009E1FA8">
          <w:rPr>
            <w:rStyle w:val="a9"/>
            <w:noProof/>
            <w:snapToGrid w:val="0"/>
            <w:w w:val="0"/>
            <w:kern w:val="0"/>
            <w:rPrChange w:id="1617" w:author="Happy" w:date="2018-08-20T18:40:00Z">
              <w:rPr>
                <w:rStyle w:val="a9"/>
                <w:noProof/>
                <w:snapToGrid w:val="0"/>
                <w:w w:val="0"/>
                <w:kern w:val="0"/>
              </w:rPr>
            </w:rPrChange>
          </w:rPr>
          <w:delText>8.</w:delText>
        </w:r>
        <w:r w:rsidDel="009E1FA8">
          <w:rPr>
            <w:rFonts w:eastAsiaTheme="minorEastAsia" w:cstheme="minorBidi"/>
          </w:rPr>
          <w:tab/>
        </w:r>
        <w:r w:rsidRPr="009E1FA8" w:rsidDel="009E1FA8">
          <w:rPr>
            <w:rStyle w:val="a9"/>
            <w:rFonts w:hint="eastAsia"/>
            <w:noProof/>
            <w:rPrChange w:id="1618" w:author="Happy" w:date="2018-08-20T18:40:00Z">
              <w:rPr>
                <w:rStyle w:val="a9"/>
                <w:rFonts w:hint="eastAsia"/>
                <w:noProof/>
              </w:rPr>
            </w:rPrChange>
          </w:rPr>
          <w:delText>结账支付</w:delText>
        </w:r>
        <w:r w:rsidDel="009E1FA8">
          <w:rPr>
            <w:webHidden/>
          </w:rPr>
          <w:tab/>
          <w:delText>113</w:delText>
        </w:r>
      </w:del>
    </w:p>
    <w:p w14:paraId="4A5133D9" w14:textId="77777777" w:rsidR="007E7FAB" w:rsidDel="009E1FA8" w:rsidRDefault="007E7FAB">
      <w:pPr>
        <w:pStyle w:val="TOC1"/>
        <w:tabs>
          <w:tab w:val="left" w:pos="800"/>
          <w:tab w:val="right" w:leader="dot" w:pos="9350"/>
        </w:tabs>
        <w:spacing w:before="156" w:after="156"/>
        <w:rPr>
          <w:del w:id="1619" w:author="Happy" w:date="2018-08-20T18:40:00Z"/>
          <w:rFonts w:eastAsiaTheme="minorEastAsia" w:cstheme="minorBidi"/>
        </w:rPr>
        <w:pPrChange w:id="1620" w:author="Happy" w:date="2018-08-20T18:43:00Z">
          <w:pPr>
            <w:pStyle w:val="TOC3"/>
            <w:tabs>
              <w:tab w:val="right" w:leader="dot" w:pos="9350"/>
            </w:tabs>
            <w:ind w:left="840"/>
          </w:pPr>
        </w:pPrChange>
      </w:pPr>
      <w:del w:id="1621" w:author="Happy" w:date="2018-08-20T18:40:00Z">
        <w:r w:rsidRPr="009E1FA8" w:rsidDel="009E1FA8">
          <w:rPr>
            <w:rStyle w:val="a9"/>
            <w:noProof/>
            <w:rPrChange w:id="1622" w:author="Happy" w:date="2018-08-20T18:40:00Z">
              <w:rPr>
                <w:rStyle w:val="a9"/>
                <w:noProof/>
              </w:rPr>
            </w:rPrChange>
          </w:rPr>
          <w:delText xml:space="preserve">8.1 </w:delText>
        </w:r>
        <w:r w:rsidRPr="009E1FA8" w:rsidDel="009E1FA8">
          <w:rPr>
            <w:rStyle w:val="a9"/>
            <w:rFonts w:hint="eastAsia"/>
            <w:noProof/>
            <w:rPrChange w:id="1623" w:author="Happy" w:date="2018-08-20T18:40:00Z">
              <w:rPr>
                <w:rStyle w:val="a9"/>
                <w:rFonts w:hint="eastAsia"/>
                <w:noProof/>
              </w:rPr>
            </w:rPrChange>
          </w:rPr>
          <w:delText>结账支付</w:delText>
        </w:r>
        <w:r w:rsidDel="009E1FA8">
          <w:rPr>
            <w:webHidden/>
          </w:rPr>
          <w:tab/>
          <w:delText>113</w:delText>
        </w:r>
      </w:del>
    </w:p>
    <w:p w14:paraId="283EE719" w14:textId="77777777" w:rsidR="007E7FAB" w:rsidDel="009E1FA8" w:rsidRDefault="007E7FAB">
      <w:pPr>
        <w:pStyle w:val="TOC1"/>
        <w:tabs>
          <w:tab w:val="left" w:pos="800"/>
          <w:tab w:val="right" w:leader="dot" w:pos="9350"/>
        </w:tabs>
        <w:spacing w:before="156" w:after="156"/>
        <w:rPr>
          <w:del w:id="1624" w:author="Happy" w:date="2018-08-20T18:40:00Z"/>
          <w:rFonts w:eastAsiaTheme="minorEastAsia" w:cstheme="minorBidi"/>
        </w:rPr>
        <w:pPrChange w:id="1625" w:author="Happy" w:date="2018-08-20T18:43:00Z">
          <w:pPr>
            <w:pStyle w:val="TOC4"/>
            <w:tabs>
              <w:tab w:val="right" w:leader="dot" w:pos="9350"/>
            </w:tabs>
            <w:ind w:left="1260"/>
          </w:pPr>
        </w:pPrChange>
      </w:pPr>
      <w:del w:id="1626" w:author="Happy" w:date="2018-08-20T18:40:00Z">
        <w:r w:rsidRPr="009E1FA8" w:rsidDel="009E1FA8">
          <w:rPr>
            <w:rStyle w:val="a9"/>
            <w:iCs/>
            <w:noProof/>
            <w:rPrChange w:id="1627" w:author="Happy" w:date="2018-08-20T18:40:00Z">
              <w:rPr>
                <w:rStyle w:val="a9"/>
                <w:iCs/>
                <w:noProof/>
              </w:rPr>
            </w:rPrChange>
          </w:rPr>
          <w:delText xml:space="preserve">8.1.1 </w:delText>
        </w:r>
        <w:r w:rsidRPr="009E1FA8" w:rsidDel="009E1FA8">
          <w:rPr>
            <w:rStyle w:val="a9"/>
            <w:rFonts w:hint="eastAsia"/>
            <w:iCs/>
            <w:noProof/>
            <w:rPrChange w:id="1628" w:author="Happy" w:date="2018-08-20T18:40:00Z">
              <w:rPr>
                <w:rStyle w:val="a9"/>
                <w:rFonts w:hint="eastAsia"/>
                <w:iCs/>
                <w:noProof/>
              </w:rPr>
            </w:rPrChange>
          </w:rPr>
          <w:delText>显示内容</w:delText>
        </w:r>
        <w:r w:rsidDel="009E1FA8">
          <w:rPr>
            <w:webHidden/>
          </w:rPr>
          <w:tab/>
          <w:delText>115</w:delText>
        </w:r>
      </w:del>
    </w:p>
    <w:p w14:paraId="103466B4" w14:textId="77777777" w:rsidR="007E7FAB" w:rsidDel="009E1FA8" w:rsidRDefault="007E7FAB">
      <w:pPr>
        <w:pStyle w:val="TOC1"/>
        <w:tabs>
          <w:tab w:val="left" w:pos="800"/>
          <w:tab w:val="right" w:leader="dot" w:pos="9350"/>
        </w:tabs>
        <w:spacing w:before="156" w:after="156"/>
        <w:rPr>
          <w:del w:id="1629" w:author="Happy" w:date="2018-08-20T18:40:00Z"/>
          <w:rFonts w:eastAsiaTheme="minorEastAsia" w:cstheme="minorBidi"/>
        </w:rPr>
        <w:pPrChange w:id="1630" w:author="Happy" w:date="2018-08-20T18:43:00Z">
          <w:pPr>
            <w:pStyle w:val="TOC4"/>
            <w:tabs>
              <w:tab w:val="right" w:leader="dot" w:pos="9350"/>
            </w:tabs>
            <w:ind w:left="1260"/>
          </w:pPr>
        </w:pPrChange>
      </w:pPr>
      <w:del w:id="1631" w:author="Happy" w:date="2018-08-20T18:40:00Z">
        <w:r w:rsidRPr="009E1FA8" w:rsidDel="009E1FA8">
          <w:rPr>
            <w:rStyle w:val="a9"/>
            <w:iCs/>
            <w:noProof/>
            <w:rPrChange w:id="1632" w:author="Happy" w:date="2018-08-20T18:40:00Z">
              <w:rPr>
                <w:rStyle w:val="a9"/>
                <w:iCs/>
                <w:noProof/>
              </w:rPr>
            </w:rPrChange>
          </w:rPr>
          <w:delText xml:space="preserve">8.1.2 </w:delText>
        </w:r>
        <w:r w:rsidRPr="009E1FA8" w:rsidDel="009E1FA8">
          <w:rPr>
            <w:rStyle w:val="a9"/>
            <w:rFonts w:hint="eastAsia"/>
            <w:iCs/>
            <w:noProof/>
            <w:rPrChange w:id="1633" w:author="Happy" w:date="2018-08-20T18:40:00Z">
              <w:rPr>
                <w:rStyle w:val="a9"/>
                <w:rFonts w:hint="eastAsia"/>
                <w:iCs/>
                <w:noProof/>
              </w:rPr>
            </w:rPrChange>
          </w:rPr>
          <w:delText>出入口</w:delText>
        </w:r>
        <w:r w:rsidDel="009E1FA8">
          <w:rPr>
            <w:webHidden/>
          </w:rPr>
          <w:tab/>
          <w:delText>115</w:delText>
        </w:r>
      </w:del>
    </w:p>
    <w:p w14:paraId="4554B8D8" w14:textId="77777777" w:rsidR="007E7FAB" w:rsidDel="009E1FA8" w:rsidRDefault="007E7FAB">
      <w:pPr>
        <w:pStyle w:val="TOC1"/>
        <w:tabs>
          <w:tab w:val="left" w:pos="800"/>
          <w:tab w:val="right" w:leader="dot" w:pos="9350"/>
        </w:tabs>
        <w:spacing w:before="156" w:after="156"/>
        <w:rPr>
          <w:del w:id="1634" w:author="Happy" w:date="2018-08-20T18:40:00Z"/>
          <w:rFonts w:eastAsiaTheme="minorEastAsia" w:cstheme="minorBidi"/>
        </w:rPr>
        <w:pPrChange w:id="1635" w:author="Happy" w:date="2018-08-20T18:43:00Z">
          <w:pPr>
            <w:pStyle w:val="TOC4"/>
            <w:tabs>
              <w:tab w:val="right" w:leader="dot" w:pos="9350"/>
            </w:tabs>
            <w:ind w:left="1260"/>
          </w:pPr>
        </w:pPrChange>
      </w:pPr>
      <w:del w:id="1636" w:author="Happy" w:date="2018-08-20T18:40:00Z">
        <w:r w:rsidRPr="009E1FA8" w:rsidDel="009E1FA8">
          <w:rPr>
            <w:rStyle w:val="a9"/>
            <w:iCs/>
            <w:noProof/>
            <w:rPrChange w:id="1637" w:author="Happy" w:date="2018-08-20T18:40:00Z">
              <w:rPr>
                <w:rStyle w:val="a9"/>
                <w:iCs/>
                <w:noProof/>
              </w:rPr>
            </w:rPrChange>
          </w:rPr>
          <w:delText xml:space="preserve">8.1.3 </w:delText>
        </w:r>
        <w:r w:rsidRPr="009E1FA8" w:rsidDel="009E1FA8">
          <w:rPr>
            <w:rStyle w:val="a9"/>
            <w:rFonts w:hint="eastAsia"/>
            <w:iCs/>
            <w:noProof/>
            <w:rPrChange w:id="1638" w:author="Happy" w:date="2018-08-20T18:40:00Z">
              <w:rPr>
                <w:rStyle w:val="a9"/>
                <w:rFonts w:hint="eastAsia"/>
                <w:iCs/>
                <w:noProof/>
              </w:rPr>
            </w:rPrChange>
          </w:rPr>
          <w:delText>数据来源</w:delText>
        </w:r>
        <w:r w:rsidDel="009E1FA8">
          <w:rPr>
            <w:webHidden/>
          </w:rPr>
          <w:tab/>
          <w:delText>115</w:delText>
        </w:r>
      </w:del>
    </w:p>
    <w:p w14:paraId="5E440BD0" w14:textId="77777777" w:rsidR="007E7FAB" w:rsidDel="009E1FA8" w:rsidRDefault="007E7FAB">
      <w:pPr>
        <w:pStyle w:val="TOC1"/>
        <w:tabs>
          <w:tab w:val="left" w:pos="800"/>
          <w:tab w:val="right" w:leader="dot" w:pos="9350"/>
        </w:tabs>
        <w:spacing w:before="156" w:after="156"/>
        <w:rPr>
          <w:del w:id="1639" w:author="Happy" w:date="2018-08-20T18:40:00Z"/>
          <w:rFonts w:eastAsiaTheme="minorEastAsia" w:cstheme="minorBidi"/>
        </w:rPr>
        <w:pPrChange w:id="1640" w:author="Happy" w:date="2018-08-20T18:43:00Z">
          <w:pPr>
            <w:pStyle w:val="TOC4"/>
            <w:tabs>
              <w:tab w:val="right" w:leader="dot" w:pos="9350"/>
            </w:tabs>
            <w:ind w:left="1260"/>
          </w:pPr>
        </w:pPrChange>
      </w:pPr>
      <w:del w:id="1641" w:author="Happy" w:date="2018-08-20T18:40:00Z">
        <w:r w:rsidRPr="009E1FA8" w:rsidDel="009E1FA8">
          <w:rPr>
            <w:rStyle w:val="a9"/>
            <w:iCs/>
            <w:noProof/>
            <w:rPrChange w:id="1642" w:author="Happy" w:date="2018-08-20T18:40:00Z">
              <w:rPr>
                <w:rStyle w:val="a9"/>
                <w:iCs/>
                <w:noProof/>
              </w:rPr>
            </w:rPrChange>
          </w:rPr>
          <w:delText xml:space="preserve">8.1.4 </w:delText>
        </w:r>
        <w:r w:rsidRPr="009E1FA8" w:rsidDel="009E1FA8">
          <w:rPr>
            <w:rStyle w:val="a9"/>
            <w:rFonts w:hint="eastAsia"/>
            <w:iCs/>
            <w:noProof/>
            <w:rPrChange w:id="1643" w:author="Happy" w:date="2018-08-20T18:40:00Z">
              <w:rPr>
                <w:rStyle w:val="a9"/>
                <w:rFonts w:hint="eastAsia"/>
                <w:iCs/>
                <w:noProof/>
              </w:rPr>
            </w:rPrChange>
          </w:rPr>
          <w:delText>输入项</w:delText>
        </w:r>
        <w:r w:rsidDel="009E1FA8">
          <w:rPr>
            <w:webHidden/>
          </w:rPr>
          <w:tab/>
          <w:delText>116</w:delText>
        </w:r>
      </w:del>
    </w:p>
    <w:p w14:paraId="73860021" w14:textId="77777777" w:rsidR="007E7FAB" w:rsidDel="009E1FA8" w:rsidRDefault="007E7FAB">
      <w:pPr>
        <w:pStyle w:val="TOC1"/>
        <w:tabs>
          <w:tab w:val="left" w:pos="800"/>
          <w:tab w:val="right" w:leader="dot" w:pos="9350"/>
        </w:tabs>
        <w:spacing w:before="156" w:after="156"/>
        <w:rPr>
          <w:del w:id="1644" w:author="Happy" w:date="2018-08-20T18:40:00Z"/>
          <w:rFonts w:eastAsiaTheme="minorEastAsia" w:cstheme="minorBidi"/>
        </w:rPr>
        <w:pPrChange w:id="1645" w:author="Happy" w:date="2018-08-20T18:43:00Z">
          <w:pPr>
            <w:pStyle w:val="TOC4"/>
            <w:tabs>
              <w:tab w:val="right" w:leader="dot" w:pos="9350"/>
            </w:tabs>
            <w:ind w:left="1260"/>
          </w:pPr>
        </w:pPrChange>
      </w:pPr>
      <w:del w:id="1646" w:author="Happy" w:date="2018-08-20T18:40:00Z">
        <w:r w:rsidRPr="009E1FA8" w:rsidDel="009E1FA8">
          <w:rPr>
            <w:rStyle w:val="a9"/>
            <w:iCs/>
            <w:noProof/>
            <w:rPrChange w:id="1647" w:author="Happy" w:date="2018-08-20T18:40:00Z">
              <w:rPr>
                <w:rStyle w:val="a9"/>
                <w:iCs/>
                <w:noProof/>
              </w:rPr>
            </w:rPrChange>
          </w:rPr>
          <w:delText xml:space="preserve">8.1.5 </w:delText>
        </w:r>
        <w:r w:rsidRPr="009E1FA8" w:rsidDel="009E1FA8">
          <w:rPr>
            <w:rStyle w:val="a9"/>
            <w:rFonts w:hint="eastAsia"/>
            <w:iCs/>
            <w:noProof/>
            <w:rPrChange w:id="1648" w:author="Happy" w:date="2018-08-20T18:40:00Z">
              <w:rPr>
                <w:rStyle w:val="a9"/>
                <w:rFonts w:hint="eastAsia"/>
                <w:iCs/>
                <w:noProof/>
              </w:rPr>
            </w:rPrChange>
          </w:rPr>
          <w:delText>操作规则</w:delText>
        </w:r>
        <w:r w:rsidDel="009E1FA8">
          <w:rPr>
            <w:webHidden/>
          </w:rPr>
          <w:tab/>
          <w:delText>116</w:delText>
        </w:r>
      </w:del>
    </w:p>
    <w:p w14:paraId="76BFDC75" w14:textId="77777777" w:rsidR="007E7FAB" w:rsidDel="009E1FA8" w:rsidRDefault="007E7FAB">
      <w:pPr>
        <w:pStyle w:val="TOC1"/>
        <w:tabs>
          <w:tab w:val="left" w:pos="800"/>
          <w:tab w:val="right" w:leader="dot" w:pos="9350"/>
        </w:tabs>
        <w:spacing w:before="156" w:after="156"/>
        <w:rPr>
          <w:del w:id="1649" w:author="Happy" w:date="2018-08-20T18:40:00Z"/>
          <w:rFonts w:eastAsiaTheme="minorEastAsia" w:cstheme="minorBidi"/>
        </w:rPr>
        <w:pPrChange w:id="1650" w:author="Happy" w:date="2018-08-20T18:43:00Z">
          <w:pPr>
            <w:pStyle w:val="TOC4"/>
            <w:tabs>
              <w:tab w:val="right" w:leader="dot" w:pos="9350"/>
            </w:tabs>
            <w:ind w:left="1260"/>
          </w:pPr>
        </w:pPrChange>
      </w:pPr>
      <w:del w:id="1651" w:author="Happy" w:date="2018-08-20T18:40:00Z">
        <w:r w:rsidRPr="009E1FA8" w:rsidDel="009E1FA8">
          <w:rPr>
            <w:rStyle w:val="a9"/>
            <w:iCs/>
            <w:noProof/>
            <w:rPrChange w:id="1652" w:author="Happy" w:date="2018-08-20T18:40:00Z">
              <w:rPr>
                <w:rStyle w:val="a9"/>
                <w:iCs/>
                <w:noProof/>
              </w:rPr>
            </w:rPrChange>
          </w:rPr>
          <w:delText xml:space="preserve">8.1.6 </w:delText>
        </w:r>
        <w:r w:rsidRPr="009E1FA8" w:rsidDel="009E1FA8">
          <w:rPr>
            <w:rStyle w:val="a9"/>
            <w:rFonts w:hint="eastAsia"/>
            <w:iCs/>
            <w:noProof/>
            <w:rPrChange w:id="1653" w:author="Happy" w:date="2018-08-20T18:40:00Z">
              <w:rPr>
                <w:rStyle w:val="a9"/>
                <w:rFonts w:hint="eastAsia"/>
                <w:iCs/>
                <w:noProof/>
              </w:rPr>
            </w:rPrChange>
          </w:rPr>
          <w:delText>提示信息</w:delText>
        </w:r>
        <w:r w:rsidDel="009E1FA8">
          <w:rPr>
            <w:webHidden/>
          </w:rPr>
          <w:tab/>
          <w:delText>117</w:delText>
        </w:r>
      </w:del>
    </w:p>
    <w:p w14:paraId="3979790E" w14:textId="77777777" w:rsidR="007E7FAB" w:rsidDel="009E1FA8" w:rsidRDefault="007E7FAB">
      <w:pPr>
        <w:pStyle w:val="TOC1"/>
        <w:tabs>
          <w:tab w:val="left" w:pos="800"/>
          <w:tab w:val="right" w:leader="dot" w:pos="9350"/>
        </w:tabs>
        <w:spacing w:before="156" w:after="156"/>
        <w:rPr>
          <w:del w:id="1654" w:author="Happy" w:date="2018-08-20T18:40:00Z"/>
          <w:rFonts w:eastAsiaTheme="minorEastAsia" w:cstheme="minorBidi"/>
        </w:rPr>
        <w:pPrChange w:id="1655" w:author="Happy" w:date="2018-08-20T18:43:00Z">
          <w:pPr>
            <w:pStyle w:val="TOC3"/>
            <w:tabs>
              <w:tab w:val="right" w:leader="dot" w:pos="9350"/>
            </w:tabs>
            <w:ind w:left="840"/>
          </w:pPr>
        </w:pPrChange>
      </w:pPr>
      <w:del w:id="1656" w:author="Happy" w:date="2018-08-20T18:40:00Z">
        <w:r w:rsidRPr="009E1FA8" w:rsidDel="009E1FA8">
          <w:rPr>
            <w:rStyle w:val="a9"/>
            <w:noProof/>
            <w:rPrChange w:id="1657" w:author="Happy" w:date="2018-08-20T18:40:00Z">
              <w:rPr>
                <w:rStyle w:val="a9"/>
                <w:noProof/>
              </w:rPr>
            </w:rPrChange>
          </w:rPr>
          <w:delText xml:space="preserve">8.2 </w:delText>
        </w:r>
        <w:r w:rsidRPr="009E1FA8" w:rsidDel="009E1FA8">
          <w:rPr>
            <w:rStyle w:val="a9"/>
            <w:rFonts w:hint="eastAsia"/>
            <w:noProof/>
            <w:rPrChange w:id="1658" w:author="Happy" w:date="2018-08-20T18:40:00Z">
              <w:rPr>
                <w:rStyle w:val="a9"/>
                <w:rFonts w:hint="eastAsia"/>
                <w:noProof/>
              </w:rPr>
            </w:rPrChange>
          </w:rPr>
          <w:delText>整单打折（折扣）</w:delText>
        </w:r>
        <w:r w:rsidDel="009E1FA8">
          <w:rPr>
            <w:webHidden/>
          </w:rPr>
          <w:tab/>
          <w:delText>117</w:delText>
        </w:r>
      </w:del>
    </w:p>
    <w:p w14:paraId="0425CE01" w14:textId="77777777" w:rsidR="007E7FAB" w:rsidDel="009E1FA8" w:rsidRDefault="007E7FAB">
      <w:pPr>
        <w:pStyle w:val="TOC1"/>
        <w:tabs>
          <w:tab w:val="left" w:pos="800"/>
          <w:tab w:val="right" w:leader="dot" w:pos="9350"/>
        </w:tabs>
        <w:spacing w:before="156" w:after="156"/>
        <w:rPr>
          <w:del w:id="1659" w:author="Happy" w:date="2018-08-20T18:40:00Z"/>
          <w:rFonts w:eastAsiaTheme="minorEastAsia" w:cstheme="minorBidi"/>
        </w:rPr>
        <w:pPrChange w:id="1660" w:author="Happy" w:date="2018-08-20T18:43:00Z">
          <w:pPr>
            <w:pStyle w:val="TOC4"/>
            <w:tabs>
              <w:tab w:val="right" w:leader="dot" w:pos="9350"/>
            </w:tabs>
            <w:ind w:left="1260"/>
          </w:pPr>
        </w:pPrChange>
      </w:pPr>
      <w:del w:id="1661" w:author="Happy" w:date="2018-08-20T18:40:00Z">
        <w:r w:rsidRPr="009E1FA8" w:rsidDel="009E1FA8">
          <w:rPr>
            <w:rStyle w:val="a9"/>
            <w:iCs/>
            <w:noProof/>
            <w:rPrChange w:id="1662" w:author="Happy" w:date="2018-08-20T18:40:00Z">
              <w:rPr>
                <w:rStyle w:val="a9"/>
                <w:iCs/>
                <w:noProof/>
              </w:rPr>
            </w:rPrChange>
          </w:rPr>
          <w:delText xml:space="preserve">8.2.1 </w:delText>
        </w:r>
        <w:r w:rsidRPr="009E1FA8" w:rsidDel="009E1FA8">
          <w:rPr>
            <w:rStyle w:val="a9"/>
            <w:rFonts w:hint="eastAsia"/>
            <w:iCs/>
            <w:noProof/>
            <w:rPrChange w:id="1663" w:author="Happy" w:date="2018-08-20T18:40:00Z">
              <w:rPr>
                <w:rStyle w:val="a9"/>
                <w:rFonts w:hint="eastAsia"/>
                <w:iCs/>
                <w:noProof/>
              </w:rPr>
            </w:rPrChange>
          </w:rPr>
          <w:delText>显示内容</w:delText>
        </w:r>
        <w:r w:rsidDel="009E1FA8">
          <w:rPr>
            <w:webHidden/>
          </w:rPr>
          <w:tab/>
          <w:delText>117</w:delText>
        </w:r>
      </w:del>
    </w:p>
    <w:p w14:paraId="395CAD84" w14:textId="77777777" w:rsidR="007E7FAB" w:rsidDel="009E1FA8" w:rsidRDefault="007E7FAB">
      <w:pPr>
        <w:pStyle w:val="TOC1"/>
        <w:tabs>
          <w:tab w:val="left" w:pos="800"/>
          <w:tab w:val="right" w:leader="dot" w:pos="9350"/>
        </w:tabs>
        <w:spacing w:before="156" w:after="156"/>
        <w:rPr>
          <w:del w:id="1664" w:author="Happy" w:date="2018-08-20T18:40:00Z"/>
          <w:rFonts w:eastAsiaTheme="minorEastAsia" w:cstheme="minorBidi"/>
        </w:rPr>
        <w:pPrChange w:id="1665" w:author="Happy" w:date="2018-08-20T18:43:00Z">
          <w:pPr>
            <w:pStyle w:val="TOC4"/>
            <w:tabs>
              <w:tab w:val="right" w:leader="dot" w:pos="9350"/>
            </w:tabs>
            <w:ind w:left="1260"/>
          </w:pPr>
        </w:pPrChange>
      </w:pPr>
      <w:del w:id="1666" w:author="Happy" w:date="2018-08-20T18:40:00Z">
        <w:r w:rsidRPr="009E1FA8" w:rsidDel="009E1FA8">
          <w:rPr>
            <w:rStyle w:val="a9"/>
            <w:iCs/>
            <w:noProof/>
            <w:rPrChange w:id="1667" w:author="Happy" w:date="2018-08-20T18:40:00Z">
              <w:rPr>
                <w:rStyle w:val="a9"/>
                <w:iCs/>
                <w:noProof/>
              </w:rPr>
            </w:rPrChange>
          </w:rPr>
          <w:delText xml:space="preserve">8.2.2 </w:delText>
        </w:r>
        <w:r w:rsidRPr="009E1FA8" w:rsidDel="009E1FA8">
          <w:rPr>
            <w:rStyle w:val="a9"/>
            <w:rFonts w:hint="eastAsia"/>
            <w:iCs/>
            <w:noProof/>
            <w:rPrChange w:id="1668" w:author="Happy" w:date="2018-08-20T18:40:00Z">
              <w:rPr>
                <w:rStyle w:val="a9"/>
                <w:rFonts w:hint="eastAsia"/>
                <w:iCs/>
                <w:noProof/>
              </w:rPr>
            </w:rPrChange>
          </w:rPr>
          <w:delText>出入口</w:delText>
        </w:r>
        <w:r w:rsidDel="009E1FA8">
          <w:rPr>
            <w:webHidden/>
          </w:rPr>
          <w:tab/>
          <w:delText>118</w:delText>
        </w:r>
      </w:del>
    </w:p>
    <w:p w14:paraId="337980CA" w14:textId="77777777" w:rsidR="007E7FAB" w:rsidDel="009E1FA8" w:rsidRDefault="007E7FAB">
      <w:pPr>
        <w:pStyle w:val="TOC1"/>
        <w:tabs>
          <w:tab w:val="left" w:pos="800"/>
          <w:tab w:val="right" w:leader="dot" w:pos="9350"/>
        </w:tabs>
        <w:spacing w:before="156" w:after="156"/>
        <w:rPr>
          <w:del w:id="1669" w:author="Happy" w:date="2018-08-20T18:40:00Z"/>
          <w:rFonts w:eastAsiaTheme="minorEastAsia" w:cstheme="minorBidi"/>
        </w:rPr>
        <w:pPrChange w:id="1670" w:author="Happy" w:date="2018-08-20T18:43:00Z">
          <w:pPr>
            <w:pStyle w:val="TOC4"/>
            <w:tabs>
              <w:tab w:val="right" w:leader="dot" w:pos="9350"/>
            </w:tabs>
            <w:ind w:left="1260"/>
          </w:pPr>
        </w:pPrChange>
      </w:pPr>
      <w:del w:id="1671" w:author="Happy" w:date="2018-08-20T18:40:00Z">
        <w:r w:rsidRPr="009E1FA8" w:rsidDel="009E1FA8">
          <w:rPr>
            <w:rStyle w:val="a9"/>
            <w:iCs/>
            <w:noProof/>
            <w:rPrChange w:id="1672" w:author="Happy" w:date="2018-08-20T18:40:00Z">
              <w:rPr>
                <w:rStyle w:val="a9"/>
                <w:iCs/>
                <w:noProof/>
              </w:rPr>
            </w:rPrChange>
          </w:rPr>
          <w:delText xml:space="preserve">8.2.3 </w:delText>
        </w:r>
        <w:r w:rsidRPr="009E1FA8" w:rsidDel="009E1FA8">
          <w:rPr>
            <w:rStyle w:val="a9"/>
            <w:rFonts w:hint="eastAsia"/>
            <w:iCs/>
            <w:noProof/>
            <w:rPrChange w:id="1673" w:author="Happy" w:date="2018-08-20T18:40:00Z">
              <w:rPr>
                <w:rStyle w:val="a9"/>
                <w:rFonts w:hint="eastAsia"/>
                <w:iCs/>
                <w:noProof/>
              </w:rPr>
            </w:rPrChange>
          </w:rPr>
          <w:delText>数据来源</w:delText>
        </w:r>
        <w:r w:rsidDel="009E1FA8">
          <w:rPr>
            <w:webHidden/>
          </w:rPr>
          <w:tab/>
          <w:delText>118</w:delText>
        </w:r>
      </w:del>
    </w:p>
    <w:p w14:paraId="574E8512" w14:textId="77777777" w:rsidR="007E7FAB" w:rsidDel="009E1FA8" w:rsidRDefault="007E7FAB">
      <w:pPr>
        <w:pStyle w:val="TOC1"/>
        <w:tabs>
          <w:tab w:val="left" w:pos="800"/>
          <w:tab w:val="right" w:leader="dot" w:pos="9350"/>
        </w:tabs>
        <w:spacing w:before="156" w:after="156"/>
        <w:rPr>
          <w:del w:id="1674" w:author="Happy" w:date="2018-08-20T18:40:00Z"/>
          <w:rFonts w:eastAsiaTheme="minorEastAsia" w:cstheme="minorBidi"/>
        </w:rPr>
        <w:pPrChange w:id="1675" w:author="Happy" w:date="2018-08-20T18:43:00Z">
          <w:pPr>
            <w:pStyle w:val="TOC4"/>
            <w:tabs>
              <w:tab w:val="right" w:leader="dot" w:pos="9350"/>
            </w:tabs>
            <w:ind w:left="1260"/>
          </w:pPr>
        </w:pPrChange>
      </w:pPr>
      <w:del w:id="1676" w:author="Happy" w:date="2018-08-20T18:40:00Z">
        <w:r w:rsidRPr="009E1FA8" w:rsidDel="009E1FA8">
          <w:rPr>
            <w:rStyle w:val="a9"/>
            <w:iCs/>
            <w:noProof/>
            <w:rPrChange w:id="1677" w:author="Happy" w:date="2018-08-20T18:40:00Z">
              <w:rPr>
                <w:rStyle w:val="a9"/>
                <w:iCs/>
                <w:noProof/>
              </w:rPr>
            </w:rPrChange>
          </w:rPr>
          <w:delText xml:space="preserve">8.2.4 </w:delText>
        </w:r>
        <w:r w:rsidRPr="009E1FA8" w:rsidDel="009E1FA8">
          <w:rPr>
            <w:rStyle w:val="a9"/>
            <w:rFonts w:hint="eastAsia"/>
            <w:iCs/>
            <w:noProof/>
            <w:rPrChange w:id="1678" w:author="Happy" w:date="2018-08-20T18:40:00Z">
              <w:rPr>
                <w:rStyle w:val="a9"/>
                <w:rFonts w:hint="eastAsia"/>
                <w:iCs/>
                <w:noProof/>
              </w:rPr>
            </w:rPrChange>
          </w:rPr>
          <w:delText>输入项</w:delText>
        </w:r>
        <w:r w:rsidDel="009E1FA8">
          <w:rPr>
            <w:webHidden/>
          </w:rPr>
          <w:tab/>
          <w:delText>118</w:delText>
        </w:r>
      </w:del>
    </w:p>
    <w:p w14:paraId="7A53EC83" w14:textId="77777777" w:rsidR="007E7FAB" w:rsidDel="009E1FA8" w:rsidRDefault="007E7FAB">
      <w:pPr>
        <w:pStyle w:val="TOC1"/>
        <w:tabs>
          <w:tab w:val="left" w:pos="800"/>
          <w:tab w:val="right" w:leader="dot" w:pos="9350"/>
        </w:tabs>
        <w:spacing w:before="156" w:after="156"/>
        <w:rPr>
          <w:del w:id="1679" w:author="Happy" w:date="2018-08-20T18:40:00Z"/>
          <w:rFonts w:eastAsiaTheme="minorEastAsia" w:cstheme="minorBidi"/>
        </w:rPr>
        <w:pPrChange w:id="1680" w:author="Happy" w:date="2018-08-20T18:43:00Z">
          <w:pPr>
            <w:pStyle w:val="TOC4"/>
            <w:tabs>
              <w:tab w:val="right" w:leader="dot" w:pos="9350"/>
            </w:tabs>
            <w:ind w:left="1260"/>
          </w:pPr>
        </w:pPrChange>
      </w:pPr>
      <w:del w:id="1681" w:author="Happy" w:date="2018-08-20T18:40:00Z">
        <w:r w:rsidRPr="009E1FA8" w:rsidDel="009E1FA8">
          <w:rPr>
            <w:rStyle w:val="a9"/>
            <w:iCs/>
            <w:noProof/>
            <w:rPrChange w:id="1682" w:author="Happy" w:date="2018-08-20T18:40:00Z">
              <w:rPr>
                <w:rStyle w:val="a9"/>
                <w:iCs/>
                <w:noProof/>
              </w:rPr>
            </w:rPrChange>
          </w:rPr>
          <w:delText xml:space="preserve">8.2.5 </w:delText>
        </w:r>
        <w:r w:rsidRPr="009E1FA8" w:rsidDel="009E1FA8">
          <w:rPr>
            <w:rStyle w:val="a9"/>
            <w:rFonts w:hint="eastAsia"/>
            <w:iCs/>
            <w:noProof/>
            <w:rPrChange w:id="1683" w:author="Happy" w:date="2018-08-20T18:40:00Z">
              <w:rPr>
                <w:rStyle w:val="a9"/>
                <w:rFonts w:hint="eastAsia"/>
                <w:iCs/>
                <w:noProof/>
              </w:rPr>
            </w:rPrChange>
          </w:rPr>
          <w:delText>操作规则</w:delText>
        </w:r>
        <w:r w:rsidDel="009E1FA8">
          <w:rPr>
            <w:webHidden/>
          </w:rPr>
          <w:tab/>
          <w:delText>118</w:delText>
        </w:r>
      </w:del>
    </w:p>
    <w:p w14:paraId="00A549CA" w14:textId="77777777" w:rsidR="007E7FAB" w:rsidDel="009E1FA8" w:rsidRDefault="007E7FAB">
      <w:pPr>
        <w:pStyle w:val="TOC1"/>
        <w:tabs>
          <w:tab w:val="left" w:pos="800"/>
          <w:tab w:val="right" w:leader="dot" w:pos="9350"/>
        </w:tabs>
        <w:spacing w:before="156" w:after="156"/>
        <w:rPr>
          <w:del w:id="1684" w:author="Happy" w:date="2018-08-20T18:40:00Z"/>
          <w:rFonts w:eastAsiaTheme="minorEastAsia" w:cstheme="minorBidi"/>
        </w:rPr>
        <w:pPrChange w:id="1685" w:author="Happy" w:date="2018-08-20T18:43:00Z">
          <w:pPr>
            <w:pStyle w:val="TOC4"/>
            <w:tabs>
              <w:tab w:val="right" w:leader="dot" w:pos="9350"/>
            </w:tabs>
            <w:ind w:left="1260"/>
          </w:pPr>
        </w:pPrChange>
      </w:pPr>
      <w:del w:id="1686" w:author="Happy" w:date="2018-08-20T18:40:00Z">
        <w:r w:rsidRPr="009E1FA8" w:rsidDel="009E1FA8">
          <w:rPr>
            <w:rStyle w:val="a9"/>
            <w:iCs/>
            <w:noProof/>
            <w:rPrChange w:id="1687" w:author="Happy" w:date="2018-08-20T18:40:00Z">
              <w:rPr>
                <w:rStyle w:val="a9"/>
                <w:iCs/>
                <w:noProof/>
              </w:rPr>
            </w:rPrChange>
          </w:rPr>
          <w:delText xml:space="preserve">8.2.6 </w:delText>
        </w:r>
        <w:r w:rsidRPr="009E1FA8" w:rsidDel="009E1FA8">
          <w:rPr>
            <w:rStyle w:val="a9"/>
            <w:rFonts w:hint="eastAsia"/>
            <w:iCs/>
            <w:noProof/>
            <w:rPrChange w:id="1688" w:author="Happy" w:date="2018-08-20T18:40:00Z">
              <w:rPr>
                <w:rStyle w:val="a9"/>
                <w:rFonts w:hint="eastAsia"/>
                <w:iCs/>
                <w:noProof/>
              </w:rPr>
            </w:rPrChange>
          </w:rPr>
          <w:delText>提示信息</w:delText>
        </w:r>
        <w:r w:rsidDel="009E1FA8">
          <w:rPr>
            <w:webHidden/>
          </w:rPr>
          <w:tab/>
          <w:delText>118</w:delText>
        </w:r>
      </w:del>
    </w:p>
    <w:p w14:paraId="600C88F2" w14:textId="77777777" w:rsidR="007E7FAB" w:rsidDel="009E1FA8" w:rsidRDefault="007E7FAB">
      <w:pPr>
        <w:pStyle w:val="TOC1"/>
        <w:tabs>
          <w:tab w:val="left" w:pos="800"/>
          <w:tab w:val="right" w:leader="dot" w:pos="9350"/>
        </w:tabs>
        <w:spacing w:before="156" w:after="156"/>
        <w:rPr>
          <w:del w:id="1689" w:author="Happy" w:date="2018-08-20T18:40:00Z"/>
          <w:rFonts w:eastAsiaTheme="minorEastAsia" w:cstheme="minorBidi"/>
        </w:rPr>
        <w:pPrChange w:id="1690" w:author="Happy" w:date="2018-08-20T18:43:00Z">
          <w:pPr>
            <w:pStyle w:val="TOC3"/>
            <w:tabs>
              <w:tab w:val="right" w:leader="dot" w:pos="9350"/>
            </w:tabs>
            <w:ind w:left="840"/>
          </w:pPr>
        </w:pPrChange>
      </w:pPr>
      <w:del w:id="1691" w:author="Happy" w:date="2018-08-20T18:40:00Z">
        <w:r w:rsidRPr="009E1FA8" w:rsidDel="009E1FA8">
          <w:rPr>
            <w:rStyle w:val="a9"/>
            <w:noProof/>
            <w:rPrChange w:id="1692" w:author="Happy" w:date="2018-08-20T18:40:00Z">
              <w:rPr>
                <w:rStyle w:val="a9"/>
                <w:noProof/>
              </w:rPr>
            </w:rPrChange>
          </w:rPr>
          <w:delText xml:space="preserve">8.3 </w:delText>
        </w:r>
        <w:r w:rsidRPr="009E1FA8" w:rsidDel="009E1FA8">
          <w:rPr>
            <w:rStyle w:val="a9"/>
            <w:rFonts w:hint="eastAsia"/>
            <w:noProof/>
            <w:rPrChange w:id="1693" w:author="Happy" w:date="2018-08-20T18:40:00Z">
              <w:rPr>
                <w:rStyle w:val="a9"/>
                <w:rFonts w:hint="eastAsia"/>
                <w:noProof/>
              </w:rPr>
            </w:rPrChange>
          </w:rPr>
          <w:delText>整单打折（让价）</w:delText>
        </w:r>
        <w:r w:rsidDel="009E1FA8">
          <w:rPr>
            <w:webHidden/>
          </w:rPr>
          <w:tab/>
          <w:delText>119</w:delText>
        </w:r>
      </w:del>
    </w:p>
    <w:p w14:paraId="5BEE9F74" w14:textId="77777777" w:rsidR="007E7FAB" w:rsidDel="009E1FA8" w:rsidRDefault="007E7FAB">
      <w:pPr>
        <w:pStyle w:val="TOC1"/>
        <w:tabs>
          <w:tab w:val="left" w:pos="800"/>
          <w:tab w:val="right" w:leader="dot" w:pos="9350"/>
        </w:tabs>
        <w:spacing w:before="156" w:after="156"/>
        <w:rPr>
          <w:del w:id="1694" w:author="Happy" w:date="2018-08-20T18:40:00Z"/>
          <w:rFonts w:eastAsiaTheme="minorEastAsia" w:cstheme="minorBidi"/>
        </w:rPr>
        <w:pPrChange w:id="1695" w:author="Happy" w:date="2018-08-20T18:43:00Z">
          <w:pPr>
            <w:pStyle w:val="TOC4"/>
            <w:tabs>
              <w:tab w:val="right" w:leader="dot" w:pos="9350"/>
            </w:tabs>
            <w:ind w:left="1260"/>
          </w:pPr>
        </w:pPrChange>
      </w:pPr>
      <w:del w:id="1696" w:author="Happy" w:date="2018-08-20T18:40:00Z">
        <w:r w:rsidRPr="009E1FA8" w:rsidDel="009E1FA8">
          <w:rPr>
            <w:rStyle w:val="a9"/>
            <w:iCs/>
            <w:noProof/>
            <w:rPrChange w:id="1697" w:author="Happy" w:date="2018-08-20T18:40:00Z">
              <w:rPr>
                <w:rStyle w:val="a9"/>
                <w:iCs/>
                <w:noProof/>
              </w:rPr>
            </w:rPrChange>
          </w:rPr>
          <w:delText xml:space="preserve">8.3.1 </w:delText>
        </w:r>
        <w:r w:rsidRPr="009E1FA8" w:rsidDel="009E1FA8">
          <w:rPr>
            <w:rStyle w:val="a9"/>
            <w:rFonts w:hint="eastAsia"/>
            <w:iCs/>
            <w:noProof/>
            <w:rPrChange w:id="1698" w:author="Happy" w:date="2018-08-20T18:40:00Z">
              <w:rPr>
                <w:rStyle w:val="a9"/>
                <w:rFonts w:hint="eastAsia"/>
                <w:iCs/>
                <w:noProof/>
              </w:rPr>
            </w:rPrChange>
          </w:rPr>
          <w:delText>显示内容</w:delText>
        </w:r>
        <w:r w:rsidDel="009E1FA8">
          <w:rPr>
            <w:webHidden/>
          </w:rPr>
          <w:tab/>
          <w:delText>119</w:delText>
        </w:r>
      </w:del>
    </w:p>
    <w:p w14:paraId="6C680DE3" w14:textId="77777777" w:rsidR="007E7FAB" w:rsidDel="009E1FA8" w:rsidRDefault="007E7FAB">
      <w:pPr>
        <w:pStyle w:val="TOC1"/>
        <w:tabs>
          <w:tab w:val="left" w:pos="800"/>
          <w:tab w:val="right" w:leader="dot" w:pos="9350"/>
        </w:tabs>
        <w:spacing w:before="156" w:after="156"/>
        <w:rPr>
          <w:del w:id="1699" w:author="Happy" w:date="2018-08-20T18:40:00Z"/>
          <w:rFonts w:eastAsiaTheme="minorEastAsia" w:cstheme="minorBidi"/>
        </w:rPr>
        <w:pPrChange w:id="1700" w:author="Happy" w:date="2018-08-20T18:43:00Z">
          <w:pPr>
            <w:pStyle w:val="TOC4"/>
            <w:tabs>
              <w:tab w:val="right" w:leader="dot" w:pos="9350"/>
            </w:tabs>
            <w:ind w:left="1260"/>
          </w:pPr>
        </w:pPrChange>
      </w:pPr>
      <w:del w:id="1701" w:author="Happy" w:date="2018-08-20T18:40:00Z">
        <w:r w:rsidRPr="009E1FA8" w:rsidDel="009E1FA8">
          <w:rPr>
            <w:rStyle w:val="a9"/>
            <w:iCs/>
            <w:noProof/>
            <w:rPrChange w:id="1702" w:author="Happy" w:date="2018-08-20T18:40:00Z">
              <w:rPr>
                <w:rStyle w:val="a9"/>
                <w:iCs/>
                <w:noProof/>
              </w:rPr>
            </w:rPrChange>
          </w:rPr>
          <w:delText xml:space="preserve">8.3.2 </w:delText>
        </w:r>
        <w:r w:rsidRPr="009E1FA8" w:rsidDel="009E1FA8">
          <w:rPr>
            <w:rStyle w:val="a9"/>
            <w:rFonts w:hint="eastAsia"/>
            <w:iCs/>
            <w:noProof/>
            <w:rPrChange w:id="1703" w:author="Happy" w:date="2018-08-20T18:40:00Z">
              <w:rPr>
                <w:rStyle w:val="a9"/>
                <w:rFonts w:hint="eastAsia"/>
                <w:iCs/>
                <w:noProof/>
              </w:rPr>
            </w:rPrChange>
          </w:rPr>
          <w:delText>出入口</w:delText>
        </w:r>
        <w:r w:rsidDel="009E1FA8">
          <w:rPr>
            <w:webHidden/>
          </w:rPr>
          <w:tab/>
          <w:delText>119</w:delText>
        </w:r>
      </w:del>
    </w:p>
    <w:p w14:paraId="6EE9BB1E" w14:textId="77777777" w:rsidR="007E7FAB" w:rsidDel="009E1FA8" w:rsidRDefault="007E7FAB">
      <w:pPr>
        <w:pStyle w:val="TOC1"/>
        <w:tabs>
          <w:tab w:val="left" w:pos="800"/>
          <w:tab w:val="right" w:leader="dot" w:pos="9350"/>
        </w:tabs>
        <w:spacing w:before="156" w:after="156"/>
        <w:rPr>
          <w:del w:id="1704" w:author="Happy" w:date="2018-08-20T18:40:00Z"/>
          <w:rFonts w:eastAsiaTheme="minorEastAsia" w:cstheme="minorBidi"/>
        </w:rPr>
        <w:pPrChange w:id="1705" w:author="Happy" w:date="2018-08-20T18:43:00Z">
          <w:pPr>
            <w:pStyle w:val="TOC4"/>
            <w:tabs>
              <w:tab w:val="right" w:leader="dot" w:pos="9350"/>
            </w:tabs>
            <w:ind w:left="1260"/>
          </w:pPr>
        </w:pPrChange>
      </w:pPr>
      <w:del w:id="1706" w:author="Happy" w:date="2018-08-20T18:40:00Z">
        <w:r w:rsidRPr="009E1FA8" w:rsidDel="009E1FA8">
          <w:rPr>
            <w:rStyle w:val="a9"/>
            <w:iCs/>
            <w:noProof/>
            <w:rPrChange w:id="1707" w:author="Happy" w:date="2018-08-20T18:40:00Z">
              <w:rPr>
                <w:rStyle w:val="a9"/>
                <w:iCs/>
                <w:noProof/>
              </w:rPr>
            </w:rPrChange>
          </w:rPr>
          <w:delText xml:space="preserve">8.3.3 </w:delText>
        </w:r>
        <w:r w:rsidRPr="009E1FA8" w:rsidDel="009E1FA8">
          <w:rPr>
            <w:rStyle w:val="a9"/>
            <w:rFonts w:hint="eastAsia"/>
            <w:iCs/>
            <w:noProof/>
            <w:rPrChange w:id="1708" w:author="Happy" w:date="2018-08-20T18:40:00Z">
              <w:rPr>
                <w:rStyle w:val="a9"/>
                <w:rFonts w:hint="eastAsia"/>
                <w:iCs/>
                <w:noProof/>
              </w:rPr>
            </w:rPrChange>
          </w:rPr>
          <w:delText>数据来源</w:delText>
        </w:r>
        <w:r w:rsidDel="009E1FA8">
          <w:rPr>
            <w:webHidden/>
          </w:rPr>
          <w:tab/>
          <w:delText>119</w:delText>
        </w:r>
      </w:del>
    </w:p>
    <w:p w14:paraId="17BC5F45" w14:textId="77777777" w:rsidR="007E7FAB" w:rsidDel="009E1FA8" w:rsidRDefault="007E7FAB">
      <w:pPr>
        <w:pStyle w:val="TOC1"/>
        <w:tabs>
          <w:tab w:val="left" w:pos="800"/>
          <w:tab w:val="right" w:leader="dot" w:pos="9350"/>
        </w:tabs>
        <w:spacing w:before="156" w:after="156"/>
        <w:rPr>
          <w:del w:id="1709" w:author="Happy" w:date="2018-08-20T18:40:00Z"/>
          <w:rFonts w:eastAsiaTheme="minorEastAsia" w:cstheme="minorBidi"/>
        </w:rPr>
        <w:pPrChange w:id="1710" w:author="Happy" w:date="2018-08-20T18:43:00Z">
          <w:pPr>
            <w:pStyle w:val="TOC4"/>
            <w:tabs>
              <w:tab w:val="right" w:leader="dot" w:pos="9350"/>
            </w:tabs>
            <w:ind w:left="1260"/>
          </w:pPr>
        </w:pPrChange>
      </w:pPr>
      <w:del w:id="1711" w:author="Happy" w:date="2018-08-20T18:40:00Z">
        <w:r w:rsidRPr="009E1FA8" w:rsidDel="009E1FA8">
          <w:rPr>
            <w:rStyle w:val="a9"/>
            <w:iCs/>
            <w:noProof/>
            <w:rPrChange w:id="1712" w:author="Happy" w:date="2018-08-20T18:40:00Z">
              <w:rPr>
                <w:rStyle w:val="a9"/>
                <w:iCs/>
                <w:noProof/>
              </w:rPr>
            </w:rPrChange>
          </w:rPr>
          <w:delText xml:space="preserve">8.3.4 </w:delText>
        </w:r>
        <w:r w:rsidRPr="009E1FA8" w:rsidDel="009E1FA8">
          <w:rPr>
            <w:rStyle w:val="a9"/>
            <w:rFonts w:hint="eastAsia"/>
            <w:iCs/>
            <w:noProof/>
            <w:rPrChange w:id="1713" w:author="Happy" w:date="2018-08-20T18:40:00Z">
              <w:rPr>
                <w:rStyle w:val="a9"/>
                <w:rFonts w:hint="eastAsia"/>
                <w:iCs/>
                <w:noProof/>
              </w:rPr>
            </w:rPrChange>
          </w:rPr>
          <w:delText>输入项</w:delText>
        </w:r>
        <w:r w:rsidDel="009E1FA8">
          <w:rPr>
            <w:webHidden/>
          </w:rPr>
          <w:tab/>
          <w:delText>119</w:delText>
        </w:r>
      </w:del>
    </w:p>
    <w:p w14:paraId="309F86CD" w14:textId="77777777" w:rsidR="007E7FAB" w:rsidDel="009E1FA8" w:rsidRDefault="007E7FAB">
      <w:pPr>
        <w:pStyle w:val="TOC1"/>
        <w:tabs>
          <w:tab w:val="left" w:pos="800"/>
          <w:tab w:val="right" w:leader="dot" w:pos="9350"/>
        </w:tabs>
        <w:spacing w:before="156" w:after="156"/>
        <w:rPr>
          <w:del w:id="1714" w:author="Happy" w:date="2018-08-20T18:40:00Z"/>
          <w:rFonts w:eastAsiaTheme="minorEastAsia" w:cstheme="minorBidi"/>
        </w:rPr>
        <w:pPrChange w:id="1715" w:author="Happy" w:date="2018-08-20T18:43:00Z">
          <w:pPr>
            <w:pStyle w:val="TOC4"/>
            <w:tabs>
              <w:tab w:val="right" w:leader="dot" w:pos="9350"/>
            </w:tabs>
            <w:ind w:left="1260"/>
          </w:pPr>
        </w:pPrChange>
      </w:pPr>
      <w:del w:id="1716" w:author="Happy" w:date="2018-08-20T18:40:00Z">
        <w:r w:rsidRPr="009E1FA8" w:rsidDel="009E1FA8">
          <w:rPr>
            <w:rStyle w:val="a9"/>
            <w:iCs/>
            <w:noProof/>
            <w:rPrChange w:id="1717" w:author="Happy" w:date="2018-08-20T18:40:00Z">
              <w:rPr>
                <w:rStyle w:val="a9"/>
                <w:iCs/>
                <w:noProof/>
              </w:rPr>
            </w:rPrChange>
          </w:rPr>
          <w:delText xml:space="preserve">8.3.5 </w:delText>
        </w:r>
        <w:r w:rsidRPr="009E1FA8" w:rsidDel="009E1FA8">
          <w:rPr>
            <w:rStyle w:val="a9"/>
            <w:rFonts w:hint="eastAsia"/>
            <w:iCs/>
            <w:noProof/>
            <w:rPrChange w:id="1718" w:author="Happy" w:date="2018-08-20T18:40:00Z">
              <w:rPr>
                <w:rStyle w:val="a9"/>
                <w:rFonts w:hint="eastAsia"/>
                <w:iCs/>
                <w:noProof/>
              </w:rPr>
            </w:rPrChange>
          </w:rPr>
          <w:delText>操作规则</w:delText>
        </w:r>
        <w:r w:rsidDel="009E1FA8">
          <w:rPr>
            <w:webHidden/>
          </w:rPr>
          <w:tab/>
          <w:delText>120</w:delText>
        </w:r>
      </w:del>
    </w:p>
    <w:p w14:paraId="73032ACE" w14:textId="77777777" w:rsidR="007E7FAB" w:rsidDel="009E1FA8" w:rsidRDefault="007E7FAB">
      <w:pPr>
        <w:pStyle w:val="TOC1"/>
        <w:tabs>
          <w:tab w:val="left" w:pos="800"/>
          <w:tab w:val="right" w:leader="dot" w:pos="9350"/>
        </w:tabs>
        <w:spacing w:before="156" w:after="156"/>
        <w:rPr>
          <w:del w:id="1719" w:author="Happy" w:date="2018-08-20T18:40:00Z"/>
          <w:rFonts w:eastAsiaTheme="minorEastAsia" w:cstheme="minorBidi"/>
        </w:rPr>
        <w:pPrChange w:id="1720" w:author="Happy" w:date="2018-08-20T18:43:00Z">
          <w:pPr>
            <w:pStyle w:val="TOC4"/>
            <w:tabs>
              <w:tab w:val="right" w:leader="dot" w:pos="9350"/>
            </w:tabs>
            <w:ind w:left="1260"/>
          </w:pPr>
        </w:pPrChange>
      </w:pPr>
      <w:del w:id="1721" w:author="Happy" w:date="2018-08-20T18:40:00Z">
        <w:r w:rsidRPr="009E1FA8" w:rsidDel="009E1FA8">
          <w:rPr>
            <w:rStyle w:val="a9"/>
            <w:iCs/>
            <w:noProof/>
            <w:rPrChange w:id="1722" w:author="Happy" w:date="2018-08-20T18:40:00Z">
              <w:rPr>
                <w:rStyle w:val="a9"/>
                <w:iCs/>
                <w:noProof/>
              </w:rPr>
            </w:rPrChange>
          </w:rPr>
          <w:delText xml:space="preserve">8.3.6 </w:delText>
        </w:r>
        <w:r w:rsidRPr="009E1FA8" w:rsidDel="009E1FA8">
          <w:rPr>
            <w:rStyle w:val="a9"/>
            <w:rFonts w:hint="eastAsia"/>
            <w:iCs/>
            <w:noProof/>
            <w:rPrChange w:id="1723" w:author="Happy" w:date="2018-08-20T18:40:00Z">
              <w:rPr>
                <w:rStyle w:val="a9"/>
                <w:rFonts w:hint="eastAsia"/>
                <w:iCs/>
                <w:noProof/>
              </w:rPr>
            </w:rPrChange>
          </w:rPr>
          <w:delText>提示信息</w:delText>
        </w:r>
        <w:r w:rsidDel="009E1FA8">
          <w:rPr>
            <w:webHidden/>
          </w:rPr>
          <w:tab/>
          <w:delText>120</w:delText>
        </w:r>
      </w:del>
    </w:p>
    <w:p w14:paraId="5B8E13D9" w14:textId="77777777" w:rsidR="007E7FAB" w:rsidDel="009E1FA8" w:rsidRDefault="007E7FAB">
      <w:pPr>
        <w:pStyle w:val="TOC1"/>
        <w:tabs>
          <w:tab w:val="left" w:pos="800"/>
          <w:tab w:val="right" w:leader="dot" w:pos="9350"/>
        </w:tabs>
        <w:spacing w:before="156" w:after="156"/>
        <w:rPr>
          <w:del w:id="1724" w:author="Happy" w:date="2018-08-20T18:40:00Z"/>
          <w:rFonts w:eastAsiaTheme="minorEastAsia" w:cstheme="minorBidi"/>
        </w:rPr>
        <w:pPrChange w:id="1725" w:author="Happy" w:date="2018-08-20T18:43:00Z">
          <w:pPr>
            <w:pStyle w:val="TOC3"/>
            <w:tabs>
              <w:tab w:val="right" w:leader="dot" w:pos="9350"/>
            </w:tabs>
            <w:ind w:left="840"/>
          </w:pPr>
        </w:pPrChange>
      </w:pPr>
      <w:del w:id="1726" w:author="Happy" w:date="2018-08-20T18:40:00Z">
        <w:r w:rsidRPr="009E1FA8" w:rsidDel="009E1FA8">
          <w:rPr>
            <w:rStyle w:val="a9"/>
            <w:noProof/>
            <w:rPrChange w:id="1727" w:author="Happy" w:date="2018-08-20T18:40:00Z">
              <w:rPr>
                <w:rStyle w:val="a9"/>
                <w:noProof/>
              </w:rPr>
            </w:rPrChange>
          </w:rPr>
          <w:delText xml:space="preserve">8.4 </w:delText>
        </w:r>
        <w:r w:rsidRPr="009E1FA8" w:rsidDel="009E1FA8">
          <w:rPr>
            <w:rStyle w:val="a9"/>
            <w:rFonts w:hint="eastAsia"/>
            <w:noProof/>
            <w:rPrChange w:id="1728" w:author="Happy" w:date="2018-08-20T18:40:00Z">
              <w:rPr>
                <w:rStyle w:val="a9"/>
                <w:rFonts w:hint="eastAsia"/>
                <w:noProof/>
              </w:rPr>
            </w:rPrChange>
          </w:rPr>
          <w:delText>挂账</w:delText>
        </w:r>
        <w:r w:rsidDel="009E1FA8">
          <w:rPr>
            <w:webHidden/>
          </w:rPr>
          <w:tab/>
          <w:delText>120</w:delText>
        </w:r>
      </w:del>
    </w:p>
    <w:p w14:paraId="749C6523" w14:textId="77777777" w:rsidR="007E7FAB" w:rsidDel="009E1FA8" w:rsidRDefault="007E7FAB">
      <w:pPr>
        <w:pStyle w:val="TOC1"/>
        <w:tabs>
          <w:tab w:val="left" w:pos="800"/>
          <w:tab w:val="right" w:leader="dot" w:pos="9350"/>
        </w:tabs>
        <w:spacing w:before="156" w:after="156"/>
        <w:rPr>
          <w:del w:id="1729" w:author="Happy" w:date="2018-08-20T18:40:00Z"/>
          <w:rFonts w:eastAsiaTheme="minorEastAsia" w:cstheme="minorBidi"/>
        </w:rPr>
        <w:pPrChange w:id="1730" w:author="Happy" w:date="2018-08-20T18:43:00Z">
          <w:pPr>
            <w:pStyle w:val="TOC4"/>
            <w:tabs>
              <w:tab w:val="right" w:leader="dot" w:pos="9350"/>
            </w:tabs>
            <w:ind w:left="1260"/>
          </w:pPr>
        </w:pPrChange>
      </w:pPr>
      <w:del w:id="1731" w:author="Happy" w:date="2018-08-20T18:40:00Z">
        <w:r w:rsidRPr="009E1FA8" w:rsidDel="009E1FA8">
          <w:rPr>
            <w:rStyle w:val="a9"/>
            <w:iCs/>
            <w:noProof/>
            <w:rPrChange w:id="1732" w:author="Happy" w:date="2018-08-20T18:40:00Z">
              <w:rPr>
                <w:rStyle w:val="a9"/>
                <w:iCs/>
                <w:noProof/>
              </w:rPr>
            </w:rPrChange>
          </w:rPr>
          <w:delText xml:space="preserve">8.4.1 </w:delText>
        </w:r>
        <w:r w:rsidRPr="009E1FA8" w:rsidDel="009E1FA8">
          <w:rPr>
            <w:rStyle w:val="a9"/>
            <w:rFonts w:hint="eastAsia"/>
            <w:iCs/>
            <w:noProof/>
            <w:rPrChange w:id="1733" w:author="Happy" w:date="2018-08-20T18:40:00Z">
              <w:rPr>
                <w:rStyle w:val="a9"/>
                <w:rFonts w:hint="eastAsia"/>
                <w:iCs/>
                <w:noProof/>
              </w:rPr>
            </w:rPrChange>
          </w:rPr>
          <w:delText>显示内容</w:delText>
        </w:r>
        <w:r w:rsidDel="009E1FA8">
          <w:rPr>
            <w:webHidden/>
          </w:rPr>
          <w:tab/>
          <w:delText>120</w:delText>
        </w:r>
      </w:del>
    </w:p>
    <w:p w14:paraId="2EE0F2D7" w14:textId="77777777" w:rsidR="007E7FAB" w:rsidDel="009E1FA8" w:rsidRDefault="007E7FAB">
      <w:pPr>
        <w:pStyle w:val="TOC1"/>
        <w:tabs>
          <w:tab w:val="left" w:pos="800"/>
          <w:tab w:val="right" w:leader="dot" w:pos="9350"/>
        </w:tabs>
        <w:spacing w:before="156" w:after="156"/>
        <w:rPr>
          <w:del w:id="1734" w:author="Happy" w:date="2018-08-20T18:40:00Z"/>
          <w:rFonts w:eastAsiaTheme="minorEastAsia" w:cstheme="minorBidi"/>
        </w:rPr>
        <w:pPrChange w:id="1735" w:author="Happy" w:date="2018-08-20T18:43:00Z">
          <w:pPr>
            <w:pStyle w:val="TOC4"/>
            <w:tabs>
              <w:tab w:val="right" w:leader="dot" w:pos="9350"/>
            </w:tabs>
            <w:ind w:left="1260"/>
          </w:pPr>
        </w:pPrChange>
      </w:pPr>
      <w:del w:id="1736" w:author="Happy" w:date="2018-08-20T18:40:00Z">
        <w:r w:rsidRPr="009E1FA8" w:rsidDel="009E1FA8">
          <w:rPr>
            <w:rStyle w:val="a9"/>
            <w:iCs/>
            <w:noProof/>
            <w:rPrChange w:id="1737" w:author="Happy" w:date="2018-08-20T18:40:00Z">
              <w:rPr>
                <w:rStyle w:val="a9"/>
                <w:iCs/>
                <w:noProof/>
              </w:rPr>
            </w:rPrChange>
          </w:rPr>
          <w:delText xml:space="preserve">8.4.2 </w:delText>
        </w:r>
        <w:r w:rsidRPr="009E1FA8" w:rsidDel="009E1FA8">
          <w:rPr>
            <w:rStyle w:val="a9"/>
            <w:rFonts w:hint="eastAsia"/>
            <w:iCs/>
            <w:noProof/>
            <w:rPrChange w:id="1738" w:author="Happy" w:date="2018-08-20T18:40:00Z">
              <w:rPr>
                <w:rStyle w:val="a9"/>
                <w:rFonts w:hint="eastAsia"/>
                <w:iCs/>
                <w:noProof/>
              </w:rPr>
            </w:rPrChange>
          </w:rPr>
          <w:delText>出入口</w:delText>
        </w:r>
        <w:r w:rsidDel="009E1FA8">
          <w:rPr>
            <w:webHidden/>
          </w:rPr>
          <w:tab/>
          <w:delText>121</w:delText>
        </w:r>
      </w:del>
    </w:p>
    <w:p w14:paraId="06D0F727" w14:textId="77777777" w:rsidR="007E7FAB" w:rsidDel="009E1FA8" w:rsidRDefault="007E7FAB">
      <w:pPr>
        <w:pStyle w:val="TOC1"/>
        <w:tabs>
          <w:tab w:val="left" w:pos="800"/>
          <w:tab w:val="right" w:leader="dot" w:pos="9350"/>
        </w:tabs>
        <w:spacing w:before="156" w:after="156"/>
        <w:rPr>
          <w:del w:id="1739" w:author="Happy" w:date="2018-08-20T18:40:00Z"/>
          <w:rFonts w:eastAsiaTheme="minorEastAsia" w:cstheme="minorBidi"/>
        </w:rPr>
        <w:pPrChange w:id="1740" w:author="Happy" w:date="2018-08-20T18:43:00Z">
          <w:pPr>
            <w:pStyle w:val="TOC4"/>
            <w:tabs>
              <w:tab w:val="right" w:leader="dot" w:pos="9350"/>
            </w:tabs>
            <w:ind w:left="1260"/>
          </w:pPr>
        </w:pPrChange>
      </w:pPr>
      <w:del w:id="1741" w:author="Happy" w:date="2018-08-20T18:40:00Z">
        <w:r w:rsidRPr="009E1FA8" w:rsidDel="009E1FA8">
          <w:rPr>
            <w:rStyle w:val="a9"/>
            <w:iCs/>
            <w:noProof/>
            <w:rPrChange w:id="1742" w:author="Happy" w:date="2018-08-20T18:40:00Z">
              <w:rPr>
                <w:rStyle w:val="a9"/>
                <w:iCs/>
                <w:noProof/>
              </w:rPr>
            </w:rPrChange>
          </w:rPr>
          <w:delText xml:space="preserve">8.4.3 </w:delText>
        </w:r>
        <w:r w:rsidRPr="009E1FA8" w:rsidDel="009E1FA8">
          <w:rPr>
            <w:rStyle w:val="a9"/>
            <w:rFonts w:hint="eastAsia"/>
            <w:iCs/>
            <w:noProof/>
            <w:rPrChange w:id="1743" w:author="Happy" w:date="2018-08-20T18:40:00Z">
              <w:rPr>
                <w:rStyle w:val="a9"/>
                <w:rFonts w:hint="eastAsia"/>
                <w:iCs/>
                <w:noProof/>
              </w:rPr>
            </w:rPrChange>
          </w:rPr>
          <w:delText>数据来源</w:delText>
        </w:r>
        <w:r w:rsidDel="009E1FA8">
          <w:rPr>
            <w:webHidden/>
          </w:rPr>
          <w:tab/>
          <w:delText>121</w:delText>
        </w:r>
      </w:del>
    </w:p>
    <w:p w14:paraId="19A64CDE" w14:textId="77777777" w:rsidR="007E7FAB" w:rsidDel="009E1FA8" w:rsidRDefault="007E7FAB">
      <w:pPr>
        <w:pStyle w:val="TOC1"/>
        <w:tabs>
          <w:tab w:val="left" w:pos="800"/>
          <w:tab w:val="right" w:leader="dot" w:pos="9350"/>
        </w:tabs>
        <w:spacing w:before="156" w:after="156"/>
        <w:rPr>
          <w:del w:id="1744" w:author="Happy" w:date="2018-08-20T18:40:00Z"/>
          <w:rFonts w:eastAsiaTheme="minorEastAsia" w:cstheme="minorBidi"/>
        </w:rPr>
        <w:pPrChange w:id="1745" w:author="Happy" w:date="2018-08-20T18:43:00Z">
          <w:pPr>
            <w:pStyle w:val="TOC4"/>
            <w:tabs>
              <w:tab w:val="right" w:leader="dot" w:pos="9350"/>
            </w:tabs>
            <w:ind w:left="1260"/>
          </w:pPr>
        </w:pPrChange>
      </w:pPr>
      <w:del w:id="1746" w:author="Happy" w:date="2018-08-20T18:40:00Z">
        <w:r w:rsidRPr="009E1FA8" w:rsidDel="009E1FA8">
          <w:rPr>
            <w:rStyle w:val="a9"/>
            <w:iCs/>
            <w:noProof/>
            <w:rPrChange w:id="1747" w:author="Happy" w:date="2018-08-20T18:40:00Z">
              <w:rPr>
                <w:rStyle w:val="a9"/>
                <w:iCs/>
                <w:noProof/>
              </w:rPr>
            </w:rPrChange>
          </w:rPr>
          <w:delText xml:space="preserve">8.4.4 </w:delText>
        </w:r>
        <w:r w:rsidRPr="009E1FA8" w:rsidDel="009E1FA8">
          <w:rPr>
            <w:rStyle w:val="a9"/>
            <w:rFonts w:hint="eastAsia"/>
            <w:iCs/>
            <w:noProof/>
            <w:rPrChange w:id="1748" w:author="Happy" w:date="2018-08-20T18:40:00Z">
              <w:rPr>
                <w:rStyle w:val="a9"/>
                <w:rFonts w:hint="eastAsia"/>
                <w:iCs/>
                <w:noProof/>
              </w:rPr>
            </w:rPrChange>
          </w:rPr>
          <w:delText>输入项</w:delText>
        </w:r>
        <w:r w:rsidDel="009E1FA8">
          <w:rPr>
            <w:webHidden/>
          </w:rPr>
          <w:tab/>
          <w:delText>121</w:delText>
        </w:r>
      </w:del>
    </w:p>
    <w:p w14:paraId="1BDF8EE2" w14:textId="77777777" w:rsidR="007E7FAB" w:rsidDel="009E1FA8" w:rsidRDefault="007E7FAB">
      <w:pPr>
        <w:pStyle w:val="TOC1"/>
        <w:tabs>
          <w:tab w:val="left" w:pos="800"/>
          <w:tab w:val="right" w:leader="dot" w:pos="9350"/>
        </w:tabs>
        <w:spacing w:before="156" w:after="156"/>
        <w:rPr>
          <w:del w:id="1749" w:author="Happy" w:date="2018-08-20T18:40:00Z"/>
          <w:rFonts w:eastAsiaTheme="minorEastAsia" w:cstheme="minorBidi"/>
        </w:rPr>
        <w:pPrChange w:id="1750" w:author="Happy" w:date="2018-08-20T18:43:00Z">
          <w:pPr>
            <w:pStyle w:val="TOC4"/>
            <w:tabs>
              <w:tab w:val="right" w:leader="dot" w:pos="9350"/>
            </w:tabs>
            <w:ind w:left="1260"/>
          </w:pPr>
        </w:pPrChange>
      </w:pPr>
      <w:del w:id="1751" w:author="Happy" w:date="2018-08-20T18:40:00Z">
        <w:r w:rsidRPr="009E1FA8" w:rsidDel="009E1FA8">
          <w:rPr>
            <w:rStyle w:val="a9"/>
            <w:iCs/>
            <w:noProof/>
            <w:rPrChange w:id="1752" w:author="Happy" w:date="2018-08-20T18:40:00Z">
              <w:rPr>
                <w:rStyle w:val="a9"/>
                <w:iCs/>
                <w:noProof/>
              </w:rPr>
            </w:rPrChange>
          </w:rPr>
          <w:delText xml:space="preserve">8.4.5 </w:delText>
        </w:r>
        <w:r w:rsidRPr="009E1FA8" w:rsidDel="009E1FA8">
          <w:rPr>
            <w:rStyle w:val="a9"/>
            <w:rFonts w:hint="eastAsia"/>
            <w:iCs/>
            <w:noProof/>
            <w:rPrChange w:id="1753" w:author="Happy" w:date="2018-08-20T18:40:00Z">
              <w:rPr>
                <w:rStyle w:val="a9"/>
                <w:rFonts w:hint="eastAsia"/>
                <w:iCs/>
                <w:noProof/>
              </w:rPr>
            </w:rPrChange>
          </w:rPr>
          <w:delText>操作规则</w:delText>
        </w:r>
        <w:r w:rsidDel="009E1FA8">
          <w:rPr>
            <w:webHidden/>
          </w:rPr>
          <w:tab/>
          <w:delText>121</w:delText>
        </w:r>
      </w:del>
    </w:p>
    <w:p w14:paraId="6A792A59" w14:textId="77777777" w:rsidR="007E7FAB" w:rsidDel="009E1FA8" w:rsidRDefault="007E7FAB">
      <w:pPr>
        <w:pStyle w:val="TOC1"/>
        <w:tabs>
          <w:tab w:val="left" w:pos="800"/>
          <w:tab w:val="right" w:leader="dot" w:pos="9350"/>
        </w:tabs>
        <w:spacing w:before="156" w:after="156"/>
        <w:rPr>
          <w:del w:id="1754" w:author="Happy" w:date="2018-08-20T18:40:00Z"/>
          <w:rFonts w:eastAsiaTheme="minorEastAsia" w:cstheme="minorBidi"/>
        </w:rPr>
        <w:pPrChange w:id="1755" w:author="Happy" w:date="2018-08-20T18:43:00Z">
          <w:pPr>
            <w:pStyle w:val="TOC4"/>
            <w:tabs>
              <w:tab w:val="right" w:leader="dot" w:pos="9350"/>
            </w:tabs>
            <w:ind w:left="1260"/>
          </w:pPr>
        </w:pPrChange>
      </w:pPr>
      <w:del w:id="1756" w:author="Happy" w:date="2018-08-20T18:40:00Z">
        <w:r w:rsidRPr="009E1FA8" w:rsidDel="009E1FA8">
          <w:rPr>
            <w:rStyle w:val="a9"/>
            <w:iCs/>
            <w:noProof/>
            <w:rPrChange w:id="1757" w:author="Happy" w:date="2018-08-20T18:40:00Z">
              <w:rPr>
                <w:rStyle w:val="a9"/>
                <w:iCs/>
                <w:noProof/>
              </w:rPr>
            </w:rPrChange>
          </w:rPr>
          <w:delText xml:space="preserve">8.4.6 </w:delText>
        </w:r>
        <w:r w:rsidRPr="009E1FA8" w:rsidDel="009E1FA8">
          <w:rPr>
            <w:rStyle w:val="a9"/>
            <w:rFonts w:hint="eastAsia"/>
            <w:iCs/>
            <w:noProof/>
            <w:rPrChange w:id="1758" w:author="Happy" w:date="2018-08-20T18:40:00Z">
              <w:rPr>
                <w:rStyle w:val="a9"/>
                <w:rFonts w:hint="eastAsia"/>
                <w:iCs/>
                <w:noProof/>
              </w:rPr>
            </w:rPrChange>
          </w:rPr>
          <w:delText>提示信息</w:delText>
        </w:r>
        <w:r w:rsidDel="009E1FA8">
          <w:rPr>
            <w:webHidden/>
          </w:rPr>
          <w:tab/>
          <w:delText>121</w:delText>
        </w:r>
      </w:del>
    </w:p>
    <w:p w14:paraId="455A85A7" w14:textId="77777777" w:rsidR="007E7FAB" w:rsidDel="009E1FA8" w:rsidRDefault="007E7FAB">
      <w:pPr>
        <w:pStyle w:val="TOC1"/>
        <w:tabs>
          <w:tab w:val="left" w:pos="800"/>
          <w:tab w:val="right" w:leader="dot" w:pos="9350"/>
        </w:tabs>
        <w:spacing w:before="156" w:after="156"/>
        <w:rPr>
          <w:del w:id="1759" w:author="Happy" w:date="2018-08-20T18:40:00Z"/>
          <w:rFonts w:eastAsiaTheme="minorEastAsia" w:cstheme="minorBidi"/>
        </w:rPr>
        <w:pPrChange w:id="1760" w:author="Happy" w:date="2018-08-20T18:43:00Z">
          <w:pPr>
            <w:pStyle w:val="TOC3"/>
            <w:tabs>
              <w:tab w:val="right" w:leader="dot" w:pos="9350"/>
            </w:tabs>
            <w:ind w:left="840"/>
          </w:pPr>
        </w:pPrChange>
      </w:pPr>
      <w:del w:id="1761" w:author="Happy" w:date="2018-08-20T18:40:00Z">
        <w:r w:rsidRPr="009E1FA8" w:rsidDel="009E1FA8">
          <w:rPr>
            <w:rStyle w:val="a9"/>
            <w:noProof/>
            <w:rPrChange w:id="1762" w:author="Happy" w:date="2018-08-20T18:40:00Z">
              <w:rPr>
                <w:rStyle w:val="a9"/>
                <w:noProof/>
              </w:rPr>
            </w:rPrChange>
          </w:rPr>
          <w:delText xml:space="preserve">8.5 </w:delText>
        </w:r>
        <w:r w:rsidRPr="009E1FA8" w:rsidDel="009E1FA8">
          <w:rPr>
            <w:rStyle w:val="a9"/>
            <w:rFonts w:hint="eastAsia"/>
            <w:noProof/>
            <w:rPrChange w:id="1763" w:author="Happy" w:date="2018-08-20T18:40:00Z">
              <w:rPr>
                <w:rStyle w:val="a9"/>
                <w:rFonts w:hint="eastAsia"/>
                <w:noProof/>
              </w:rPr>
            </w:rPrChange>
          </w:rPr>
          <w:delText>验证会员身份</w:delText>
        </w:r>
        <w:r w:rsidDel="009E1FA8">
          <w:rPr>
            <w:webHidden/>
          </w:rPr>
          <w:tab/>
          <w:delText>122</w:delText>
        </w:r>
      </w:del>
    </w:p>
    <w:p w14:paraId="3CC63208" w14:textId="77777777" w:rsidR="007E7FAB" w:rsidDel="009E1FA8" w:rsidRDefault="007E7FAB">
      <w:pPr>
        <w:pStyle w:val="TOC1"/>
        <w:tabs>
          <w:tab w:val="left" w:pos="800"/>
          <w:tab w:val="right" w:leader="dot" w:pos="9350"/>
        </w:tabs>
        <w:spacing w:before="156" w:after="156"/>
        <w:rPr>
          <w:del w:id="1764" w:author="Happy" w:date="2018-08-20T18:40:00Z"/>
          <w:rFonts w:eastAsiaTheme="minorEastAsia" w:cstheme="minorBidi"/>
        </w:rPr>
        <w:pPrChange w:id="1765" w:author="Happy" w:date="2018-08-20T18:43:00Z">
          <w:pPr>
            <w:pStyle w:val="TOC4"/>
            <w:tabs>
              <w:tab w:val="right" w:leader="dot" w:pos="9350"/>
            </w:tabs>
            <w:ind w:left="1260"/>
          </w:pPr>
        </w:pPrChange>
      </w:pPr>
      <w:del w:id="1766" w:author="Happy" w:date="2018-08-20T18:40:00Z">
        <w:r w:rsidRPr="009E1FA8" w:rsidDel="009E1FA8">
          <w:rPr>
            <w:rStyle w:val="a9"/>
            <w:noProof/>
            <w:rPrChange w:id="1767" w:author="Happy" w:date="2018-08-20T18:40:00Z">
              <w:rPr>
                <w:rStyle w:val="a9"/>
                <w:noProof/>
              </w:rPr>
            </w:rPrChange>
          </w:rPr>
          <w:delText xml:space="preserve">8.5.1 </w:delText>
        </w:r>
        <w:r w:rsidRPr="009E1FA8" w:rsidDel="009E1FA8">
          <w:rPr>
            <w:rStyle w:val="a9"/>
            <w:rFonts w:hint="eastAsia"/>
            <w:noProof/>
            <w:rPrChange w:id="1768" w:author="Happy" w:date="2018-08-20T18:40:00Z">
              <w:rPr>
                <w:rStyle w:val="a9"/>
                <w:rFonts w:hint="eastAsia"/>
                <w:noProof/>
              </w:rPr>
            </w:rPrChange>
          </w:rPr>
          <w:delText>显示内容</w:delText>
        </w:r>
        <w:r w:rsidDel="009E1FA8">
          <w:rPr>
            <w:webHidden/>
          </w:rPr>
          <w:tab/>
          <w:delText>122</w:delText>
        </w:r>
      </w:del>
    </w:p>
    <w:p w14:paraId="1A7A38FF" w14:textId="77777777" w:rsidR="007E7FAB" w:rsidDel="009E1FA8" w:rsidRDefault="007E7FAB">
      <w:pPr>
        <w:pStyle w:val="TOC1"/>
        <w:tabs>
          <w:tab w:val="left" w:pos="800"/>
          <w:tab w:val="right" w:leader="dot" w:pos="9350"/>
        </w:tabs>
        <w:spacing w:before="156" w:after="156"/>
        <w:rPr>
          <w:del w:id="1769" w:author="Happy" w:date="2018-08-20T18:40:00Z"/>
          <w:rFonts w:eastAsiaTheme="minorEastAsia" w:cstheme="minorBidi"/>
        </w:rPr>
        <w:pPrChange w:id="1770" w:author="Happy" w:date="2018-08-20T18:43:00Z">
          <w:pPr>
            <w:pStyle w:val="TOC4"/>
            <w:tabs>
              <w:tab w:val="right" w:leader="dot" w:pos="9350"/>
            </w:tabs>
            <w:ind w:left="1260"/>
          </w:pPr>
        </w:pPrChange>
      </w:pPr>
      <w:del w:id="1771" w:author="Happy" w:date="2018-08-20T18:40:00Z">
        <w:r w:rsidRPr="009E1FA8" w:rsidDel="009E1FA8">
          <w:rPr>
            <w:rStyle w:val="a9"/>
            <w:noProof/>
            <w:rPrChange w:id="1772" w:author="Happy" w:date="2018-08-20T18:40:00Z">
              <w:rPr>
                <w:rStyle w:val="a9"/>
                <w:noProof/>
              </w:rPr>
            </w:rPrChange>
          </w:rPr>
          <w:delText xml:space="preserve">8.5.2 </w:delText>
        </w:r>
        <w:r w:rsidRPr="009E1FA8" w:rsidDel="009E1FA8">
          <w:rPr>
            <w:rStyle w:val="a9"/>
            <w:rFonts w:hint="eastAsia"/>
            <w:noProof/>
            <w:rPrChange w:id="1773" w:author="Happy" w:date="2018-08-20T18:40:00Z">
              <w:rPr>
                <w:rStyle w:val="a9"/>
                <w:rFonts w:hint="eastAsia"/>
                <w:noProof/>
              </w:rPr>
            </w:rPrChange>
          </w:rPr>
          <w:delText>出入口</w:delText>
        </w:r>
        <w:r w:rsidDel="009E1FA8">
          <w:rPr>
            <w:webHidden/>
          </w:rPr>
          <w:tab/>
          <w:delText>122</w:delText>
        </w:r>
      </w:del>
    </w:p>
    <w:p w14:paraId="5DE94B2D" w14:textId="77777777" w:rsidR="007E7FAB" w:rsidDel="009E1FA8" w:rsidRDefault="007E7FAB">
      <w:pPr>
        <w:pStyle w:val="TOC1"/>
        <w:tabs>
          <w:tab w:val="left" w:pos="800"/>
          <w:tab w:val="right" w:leader="dot" w:pos="9350"/>
        </w:tabs>
        <w:spacing w:before="156" w:after="156"/>
        <w:rPr>
          <w:del w:id="1774" w:author="Happy" w:date="2018-08-20T18:40:00Z"/>
          <w:rFonts w:eastAsiaTheme="minorEastAsia" w:cstheme="minorBidi"/>
        </w:rPr>
        <w:pPrChange w:id="1775" w:author="Happy" w:date="2018-08-20T18:43:00Z">
          <w:pPr>
            <w:pStyle w:val="TOC4"/>
            <w:tabs>
              <w:tab w:val="right" w:leader="dot" w:pos="9350"/>
            </w:tabs>
            <w:ind w:left="1260"/>
          </w:pPr>
        </w:pPrChange>
      </w:pPr>
      <w:del w:id="1776" w:author="Happy" w:date="2018-08-20T18:40:00Z">
        <w:r w:rsidRPr="009E1FA8" w:rsidDel="009E1FA8">
          <w:rPr>
            <w:rStyle w:val="a9"/>
            <w:noProof/>
            <w:rPrChange w:id="1777" w:author="Happy" w:date="2018-08-20T18:40:00Z">
              <w:rPr>
                <w:rStyle w:val="a9"/>
                <w:noProof/>
              </w:rPr>
            </w:rPrChange>
          </w:rPr>
          <w:delText xml:space="preserve">8.5.3 </w:delText>
        </w:r>
        <w:r w:rsidRPr="009E1FA8" w:rsidDel="009E1FA8">
          <w:rPr>
            <w:rStyle w:val="a9"/>
            <w:rFonts w:hint="eastAsia"/>
            <w:noProof/>
            <w:rPrChange w:id="1778" w:author="Happy" w:date="2018-08-20T18:40:00Z">
              <w:rPr>
                <w:rStyle w:val="a9"/>
                <w:rFonts w:hint="eastAsia"/>
                <w:noProof/>
              </w:rPr>
            </w:rPrChange>
          </w:rPr>
          <w:delText>数据来源</w:delText>
        </w:r>
        <w:r w:rsidDel="009E1FA8">
          <w:rPr>
            <w:webHidden/>
          </w:rPr>
          <w:tab/>
          <w:delText>123</w:delText>
        </w:r>
      </w:del>
    </w:p>
    <w:p w14:paraId="59F5F48F" w14:textId="77777777" w:rsidR="007E7FAB" w:rsidDel="009E1FA8" w:rsidRDefault="007E7FAB">
      <w:pPr>
        <w:pStyle w:val="TOC1"/>
        <w:tabs>
          <w:tab w:val="left" w:pos="800"/>
          <w:tab w:val="right" w:leader="dot" w:pos="9350"/>
        </w:tabs>
        <w:spacing w:before="156" w:after="156"/>
        <w:rPr>
          <w:del w:id="1779" w:author="Happy" w:date="2018-08-20T18:40:00Z"/>
          <w:rFonts w:eastAsiaTheme="minorEastAsia" w:cstheme="minorBidi"/>
        </w:rPr>
        <w:pPrChange w:id="1780" w:author="Happy" w:date="2018-08-20T18:43:00Z">
          <w:pPr>
            <w:pStyle w:val="TOC4"/>
            <w:tabs>
              <w:tab w:val="right" w:leader="dot" w:pos="9350"/>
            </w:tabs>
            <w:ind w:left="1260"/>
          </w:pPr>
        </w:pPrChange>
      </w:pPr>
      <w:del w:id="1781" w:author="Happy" w:date="2018-08-20T18:40:00Z">
        <w:r w:rsidRPr="009E1FA8" w:rsidDel="009E1FA8">
          <w:rPr>
            <w:rStyle w:val="a9"/>
            <w:noProof/>
            <w:rPrChange w:id="1782" w:author="Happy" w:date="2018-08-20T18:40:00Z">
              <w:rPr>
                <w:rStyle w:val="a9"/>
                <w:noProof/>
              </w:rPr>
            </w:rPrChange>
          </w:rPr>
          <w:delText xml:space="preserve">8.5.4 </w:delText>
        </w:r>
        <w:r w:rsidRPr="009E1FA8" w:rsidDel="009E1FA8">
          <w:rPr>
            <w:rStyle w:val="a9"/>
            <w:rFonts w:hint="eastAsia"/>
            <w:noProof/>
            <w:rPrChange w:id="1783" w:author="Happy" w:date="2018-08-20T18:40:00Z">
              <w:rPr>
                <w:rStyle w:val="a9"/>
                <w:rFonts w:hint="eastAsia"/>
                <w:noProof/>
              </w:rPr>
            </w:rPrChange>
          </w:rPr>
          <w:delText>输入项</w:delText>
        </w:r>
        <w:r w:rsidDel="009E1FA8">
          <w:rPr>
            <w:webHidden/>
          </w:rPr>
          <w:tab/>
          <w:delText>123</w:delText>
        </w:r>
      </w:del>
    </w:p>
    <w:p w14:paraId="4BB3EB6A" w14:textId="77777777" w:rsidR="007E7FAB" w:rsidDel="009E1FA8" w:rsidRDefault="007E7FAB">
      <w:pPr>
        <w:pStyle w:val="TOC1"/>
        <w:tabs>
          <w:tab w:val="left" w:pos="800"/>
          <w:tab w:val="right" w:leader="dot" w:pos="9350"/>
        </w:tabs>
        <w:spacing w:before="156" w:after="156"/>
        <w:rPr>
          <w:del w:id="1784" w:author="Happy" w:date="2018-08-20T18:40:00Z"/>
          <w:rFonts w:eastAsiaTheme="minorEastAsia" w:cstheme="minorBidi"/>
        </w:rPr>
        <w:pPrChange w:id="1785" w:author="Happy" w:date="2018-08-20T18:43:00Z">
          <w:pPr>
            <w:pStyle w:val="TOC4"/>
            <w:tabs>
              <w:tab w:val="right" w:leader="dot" w:pos="9350"/>
            </w:tabs>
            <w:ind w:left="1260"/>
          </w:pPr>
        </w:pPrChange>
      </w:pPr>
      <w:del w:id="1786" w:author="Happy" w:date="2018-08-20T18:40:00Z">
        <w:r w:rsidRPr="009E1FA8" w:rsidDel="009E1FA8">
          <w:rPr>
            <w:rStyle w:val="a9"/>
            <w:noProof/>
            <w:rPrChange w:id="1787" w:author="Happy" w:date="2018-08-20T18:40:00Z">
              <w:rPr>
                <w:rStyle w:val="a9"/>
                <w:noProof/>
              </w:rPr>
            </w:rPrChange>
          </w:rPr>
          <w:delText xml:space="preserve">8.5.5 </w:delText>
        </w:r>
        <w:r w:rsidRPr="009E1FA8" w:rsidDel="009E1FA8">
          <w:rPr>
            <w:rStyle w:val="a9"/>
            <w:rFonts w:hint="eastAsia"/>
            <w:noProof/>
            <w:rPrChange w:id="1788" w:author="Happy" w:date="2018-08-20T18:40:00Z">
              <w:rPr>
                <w:rStyle w:val="a9"/>
                <w:rFonts w:hint="eastAsia"/>
                <w:noProof/>
              </w:rPr>
            </w:rPrChange>
          </w:rPr>
          <w:delText>操作规则</w:delText>
        </w:r>
        <w:r w:rsidDel="009E1FA8">
          <w:rPr>
            <w:webHidden/>
          </w:rPr>
          <w:tab/>
          <w:delText>123</w:delText>
        </w:r>
      </w:del>
    </w:p>
    <w:p w14:paraId="505B16B3" w14:textId="77777777" w:rsidR="007E7FAB" w:rsidDel="009E1FA8" w:rsidRDefault="007E7FAB">
      <w:pPr>
        <w:pStyle w:val="TOC1"/>
        <w:tabs>
          <w:tab w:val="left" w:pos="800"/>
          <w:tab w:val="right" w:leader="dot" w:pos="9350"/>
        </w:tabs>
        <w:spacing w:before="156" w:after="156"/>
        <w:rPr>
          <w:del w:id="1789" w:author="Happy" w:date="2018-08-20T18:40:00Z"/>
          <w:rFonts w:eastAsiaTheme="minorEastAsia" w:cstheme="minorBidi"/>
        </w:rPr>
        <w:pPrChange w:id="1790" w:author="Happy" w:date="2018-08-20T18:43:00Z">
          <w:pPr>
            <w:pStyle w:val="TOC4"/>
            <w:tabs>
              <w:tab w:val="right" w:leader="dot" w:pos="9350"/>
            </w:tabs>
            <w:ind w:left="1260"/>
          </w:pPr>
        </w:pPrChange>
      </w:pPr>
      <w:del w:id="1791" w:author="Happy" w:date="2018-08-20T18:40:00Z">
        <w:r w:rsidRPr="009E1FA8" w:rsidDel="009E1FA8">
          <w:rPr>
            <w:rStyle w:val="a9"/>
            <w:noProof/>
            <w:rPrChange w:id="1792" w:author="Happy" w:date="2018-08-20T18:40:00Z">
              <w:rPr>
                <w:rStyle w:val="a9"/>
                <w:noProof/>
              </w:rPr>
            </w:rPrChange>
          </w:rPr>
          <w:delText xml:space="preserve">8.5.6 </w:delText>
        </w:r>
        <w:r w:rsidRPr="009E1FA8" w:rsidDel="009E1FA8">
          <w:rPr>
            <w:rStyle w:val="a9"/>
            <w:rFonts w:hint="eastAsia"/>
            <w:noProof/>
            <w:rPrChange w:id="1793" w:author="Happy" w:date="2018-08-20T18:40:00Z">
              <w:rPr>
                <w:rStyle w:val="a9"/>
                <w:rFonts w:hint="eastAsia"/>
                <w:noProof/>
              </w:rPr>
            </w:rPrChange>
          </w:rPr>
          <w:delText>提示信息</w:delText>
        </w:r>
        <w:r w:rsidDel="009E1FA8">
          <w:rPr>
            <w:webHidden/>
          </w:rPr>
          <w:tab/>
          <w:delText>123</w:delText>
        </w:r>
      </w:del>
    </w:p>
    <w:p w14:paraId="5182BF05" w14:textId="77777777" w:rsidR="007E7FAB" w:rsidDel="009E1FA8" w:rsidRDefault="007E7FAB">
      <w:pPr>
        <w:pStyle w:val="TOC1"/>
        <w:tabs>
          <w:tab w:val="left" w:pos="800"/>
          <w:tab w:val="right" w:leader="dot" w:pos="9350"/>
        </w:tabs>
        <w:spacing w:before="156" w:after="156"/>
        <w:rPr>
          <w:del w:id="1794" w:author="Happy" w:date="2018-08-20T18:40:00Z"/>
          <w:rFonts w:eastAsiaTheme="minorEastAsia" w:cstheme="minorBidi"/>
        </w:rPr>
        <w:pPrChange w:id="1795" w:author="Happy" w:date="2018-08-20T18:43:00Z">
          <w:pPr>
            <w:pStyle w:val="TOC3"/>
            <w:tabs>
              <w:tab w:val="right" w:leader="dot" w:pos="9350"/>
            </w:tabs>
            <w:ind w:left="840"/>
          </w:pPr>
        </w:pPrChange>
      </w:pPr>
      <w:del w:id="1796" w:author="Happy" w:date="2018-08-20T18:40:00Z">
        <w:r w:rsidRPr="009E1FA8" w:rsidDel="009E1FA8">
          <w:rPr>
            <w:rStyle w:val="a9"/>
            <w:noProof/>
            <w:rPrChange w:id="1797" w:author="Happy" w:date="2018-08-20T18:40:00Z">
              <w:rPr>
                <w:rStyle w:val="a9"/>
                <w:noProof/>
              </w:rPr>
            </w:rPrChange>
          </w:rPr>
          <w:delText xml:space="preserve">8.6 </w:delText>
        </w:r>
        <w:r w:rsidRPr="009E1FA8" w:rsidDel="009E1FA8">
          <w:rPr>
            <w:rStyle w:val="a9"/>
            <w:rFonts w:hint="eastAsia"/>
            <w:noProof/>
            <w:rPrChange w:id="1798" w:author="Happy" w:date="2018-08-20T18:40:00Z">
              <w:rPr>
                <w:rStyle w:val="a9"/>
                <w:rFonts w:hint="eastAsia"/>
                <w:noProof/>
              </w:rPr>
            </w:rPrChange>
          </w:rPr>
          <w:delText>优惠券</w:delText>
        </w:r>
        <w:r w:rsidDel="009E1FA8">
          <w:rPr>
            <w:webHidden/>
          </w:rPr>
          <w:tab/>
          <w:delText>123</w:delText>
        </w:r>
      </w:del>
    </w:p>
    <w:p w14:paraId="1FE71589" w14:textId="77777777" w:rsidR="007E7FAB" w:rsidDel="009E1FA8" w:rsidRDefault="007E7FAB">
      <w:pPr>
        <w:pStyle w:val="TOC1"/>
        <w:tabs>
          <w:tab w:val="left" w:pos="800"/>
          <w:tab w:val="right" w:leader="dot" w:pos="9350"/>
        </w:tabs>
        <w:spacing w:before="156" w:after="156"/>
        <w:rPr>
          <w:del w:id="1799" w:author="Happy" w:date="2018-08-20T18:40:00Z"/>
          <w:rFonts w:eastAsiaTheme="minorEastAsia" w:cstheme="minorBidi"/>
        </w:rPr>
        <w:pPrChange w:id="1800" w:author="Happy" w:date="2018-08-20T18:43:00Z">
          <w:pPr>
            <w:pStyle w:val="TOC4"/>
            <w:tabs>
              <w:tab w:val="right" w:leader="dot" w:pos="9350"/>
            </w:tabs>
            <w:ind w:left="1260"/>
          </w:pPr>
        </w:pPrChange>
      </w:pPr>
      <w:del w:id="1801" w:author="Happy" w:date="2018-08-20T18:40:00Z">
        <w:r w:rsidRPr="009E1FA8" w:rsidDel="009E1FA8">
          <w:rPr>
            <w:rStyle w:val="a9"/>
            <w:iCs/>
            <w:noProof/>
            <w:rPrChange w:id="1802" w:author="Happy" w:date="2018-08-20T18:40:00Z">
              <w:rPr>
                <w:rStyle w:val="a9"/>
                <w:iCs/>
                <w:noProof/>
              </w:rPr>
            </w:rPrChange>
          </w:rPr>
          <w:delText xml:space="preserve">8.6.1 </w:delText>
        </w:r>
        <w:r w:rsidRPr="009E1FA8" w:rsidDel="009E1FA8">
          <w:rPr>
            <w:rStyle w:val="a9"/>
            <w:rFonts w:hint="eastAsia"/>
            <w:iCs/>
            <w:noProof/>
            <w:rPrChange w:id="1803" w:author="Happy" w:date="2018-08-20T18:40:00Z">
              <w:rPr>
                <w:rStyle w:val="a9"/>
                <w:rFonts w:hint="eastAsia"/>
                <w:iCs/>
                <w:noProof/>
              </w:rPr>
            </w:rPrChange>
          </w:rPr>
          <w:delText>显示内容</w:delText>
        </w:r>
        <w:r w:rsidDel="009E1FA8">
          <w:rPr>
            <w:webHidden/>
          </w:rPr>
          <w:tab/>
          <w:delText>124</w:delText>
        </w:r>
      </w:del>
    </w:p>
    <w:p w14:paraId="7F31DFC3" w14:textId="77777777" w:rsidR="007E7FAB" w:rsidDel="009E1FA8" w:rsidRDefault="007E7FAB">
      <w:pPr>
        <w:pStyle w:val="TOC1"/>
        <w:tabs>
          <w:tab w:val="left" w:pos="800"/>
          <w:tab w:val="right" w:leader="dot" w:pos="9350"/>
        </w:tabs>
        <w:spacing w:before="156" w:after="156"/>
        <w:rPr>
          <w:del w:id="1804" w:author="Happy" w:date="2018-08-20T18:40:00Z"/>
          <w:rFonts w:eastAsiaTheme="minorEastAsia" w:cstheme="minorBidi"/>
        </w:rPr>
        <w:pPrChange w:id="1805" w:author="Happy" w:date="2018-08-20T18:43:00Z">
          <w:pPr>
            <w:pStyle w:val="TOC4"/>
            <w:tabs>
              <w:tab w:val="right" w:leader="dot" w:pos="9350"/>
            </w:tabs>
            <w:ind w:left="1260"/>
          </w:pPr>
        </w:pPrChange>
      </w:pPr>
      <w:del w:id="1806" w:author="Happy" w:date="2018-08-20T18:40:00Z">
        <w:r w:rsidRPr="009E1FA8" w:rsidDel="009E1FA8">
          <w:rPr>
            <w:rStyle w:val="a9"/>
            <w:iCs/>
            <w:noProof/>
            <w:rPrChange w:id="1807" w:author="Happy" w:date="2018-08-20T18:40:00Z">
              <w:rPr>
                <w:rStyle w:val="a9"/>
                <w:iCs/>
                <w:noProof/>
              </w:rPr>
            </w:rPrChange>
          </w:rPr>
          <w:delText xml:space="preserve">8.6.2 </w:delText>
        </w:r>
        <w:r w:rsidRPr="009E1FA8" w:rsidDel="009E1FA8">
          <w:rPr>
            <w:rStyle w:val="a9"/>
            <w:rFonts w:hint="eastAsia"/>
            <w:iCs/>
            <w:noProof/>
            <w:rPrChange w:id="1808" w:author="Happy" w:date="2018-08-20T18:40:00Z">
              <w:rPr>
                <w:rStyle w:val="a9"/>
                <w:rFonts w:hint="eastAsia"/>
                <w:iCs/>
                <w:noProof/>
              </w:rPr>
            </w:rPrChange>
          </w:rPr>
          <w:delText>出入口</w:delText>
        </w:r>
        <w:r w:rsidDel="009E1FA8">
          <w:rPr>
            <w:webHidden/>
          </w:rPr>
          <w:tab/>
          <w:delText>124</w:delText>
        </w:r>
      </w:del>
    </w:p>
    <w:p w14:paraId="3762487B" w14:textId="77777777" w:rsidR="007E7FAB" w:rsidDel="009E1FA8" w:rsidRDefault="007E7FAB">
      <w:pPr>
        <w:pStyle w:val="TOC1"/>
        <w:tabs>
          <w:tab w:val="left" w:pos="800"/>
          <w:tab w:val="right" w:leader="dot" w:pos="9350"/>
        </w:tabs>
        <w:spacing w:before="156" w:after="156"/>
        <w:rPr>
          <w:del w:id="1809" w:author="Happy" w:date="2018-08-20T18:40:00Z"/>
          <w:rFonts w:eastAsiaTheme="minorEastAsia" w:cstheme="minorBidi"/>
        </w:rPr>
        <w:pPrChange w:id="1810" w:author="Happy" w:date="2018-08-20T18:43:00Z">
          <w:pPr>
            <w:pStyle w:val="TOC4"/>
            <w:tabs>
              <w:tab w:val="right" w:leader="dot" w:pos="9350"/>
            </w:tabs>
            <w:ind w:left="1260"/>
          </w:pPr>
        </w:pPrChange>
      </w:pPr>
      <w:del w:id="1811" w:author="Happy" w:date="2018-08-20T18:40:00Z">
        <w:r w:rsidRPr="009E1FA8" w:rsidDel="009E1FA8">
          <w:rPr>
            <w:rStyle w:val="a9"/>
            <w:iCs/>
            <w:noProof/>
            <w:rPrChange w:id="1812" w:author="Happy" w:date="2018-08-20T18:40:00Z">
              <w:rPr>
                <w:rStyle w:val="a9"/>
                <w:iCs/>
                <w:noProof/>
              </w:rPr>
            </w:rPrChange>
          </w:rPr>
          <w:delText xml:space="preserve">8.6.3 </w:delText>
        </w:r>
        <w:r w:rsidRPr="009E1FA8" w:rsidDel="009E1FA8">
          <w:rPr>
            <w:rStyle w:val="a9"/>
            <w:rFonts w:hint="eastAsia"/>
            <w:iCs/>
            <w:noProof/>
            <w:rPrChange w:id="1813" w:author="Happy" w:date="2018-08-20T18:40:00Z">
              <w:rPr>
                <w:rStyle w:val="a9"/>
                <w:rFonts w:hint="eastAsia"/>
                <w:iCs/>
                <w:noProof/>
              </w:rPr>
            </w:rPrChange>
          </w:rPr>
          <w:delText>数据来源</w:delText>
        </w:r>
        <w:r w:rsidDel="009E1FA8">
          <w:rPr>
            <w:webHidden/>
          </w:rPr>
          <w:tab/>
          <w:delText>124</w:delText>
        </w:r>
      </w:del>
    </w:p>
    <w:p w14:paraId="50836E46" w14:textId="77777777" w:rsidR="007E7FAB" w:rsidDel="009E1FA8" w:rsidRDefault="007E7FAB">
      <w:pPr>
        <w:pStyle w:val="TOC1"/>
        <w:tabs>
          <w:tab w:val="left" w:pos="800"/>
          <w:tab w:val="right" w:leader="dot" w:pos="9350"/>
        </w:tabs>
        <w:spacing w:before="156" w:after="156"/>
        <w:rPr>
          <w:del w:id="1814" w:author="Happy" w:date="2018-08-20T18:40:00Z"/>
          <w:rFonts w:eastAsiaTheme="minorEastAsia" w:cstheme="minorBidi"/>
        </w:rPr>
        <w:pPrChange w:id="1815" w:author="Happy" w:date="2018-08-20T18:43:00Z">
          <w:pPr>
            <w:pStyle w:val="TOC4"/>
            <w:tabs>
              <w:tab w:val="right" w:leader="dot" w:pos="9350"/>
            </w:tabs>
            <w:ind w:left="1260"/>
          </w:pPr>
        </w:pPrChange>
      </w:pPr>
      <w:del w:id="1816" w:author="Happy" w:date="2018-08-20T18:40:00Z">
        <w:r w:rsidRPr="009E1FA8" w:rsidDel="009E1FA8">
          <w:rPr>
            <w:rStyle w:val="a9"/>
            <w:iCs/>
            <w:noProof/>
            <w:rPrChange w:id="1817" w:author="Happy" w:date="2018-08-20T18:40:00Z">
              <w:rPr>
                <w:rStyle w:val="a9"/>
                <w:iCs/>
                <w:noProof/>
              </w:rPr>
            </w:rPrChange>
          </w:rPr>
          <w:delText xml:space="preserve">8.6.4 </w:delText>
        </w:r>
        <w:r w:rsidRPr="009E1FA8" w:rsidDel="009E1FA8">
          <w:rPr>
            <w:rStyle w:val="a9"/>
            <w:rFonts w:hint="eastAsia"/>
            <w:iCs/>
            <w:noProof/>
            <w:rPrChange w:id="1818" w:author="Happy" w:date="2018-08-20T18:40:00Z">
              <w:rPr>
                <w:rStyle w:val="a9"/>
                <w:rFonts w:hint="eastAsia"/>
                <w:iCs/>
                <w:noProof/>
              </w:rPr>
            </w:rPrChange>
          </w:rPr>
          <w:delText>输入项</w:delText>
        </w:r>
        <w:r w:rsidDel="009E1FA8">
          <w:rPr>
            <w:webHidden/>
          </w:rPr>
          <w:tab/>
          <w:delText>125</w:delText>
        </w:r>
      </w:del>
    </w:p>
    <w:p w14:paraId="5D2A5A3B" w14:textId="77777777" w:rsidR="007E7FAB" w:rsidDel="009E1FA8" w:rsidRDefault="007E7FAB">
      <w:pPr>
        <w:pStyle w:val="TOC1"/>
        <w:tabs>
          <w:tab w:val="left" w:pos="800"/>
          <w:tab w:val="right" w:leader="dot" w:pos="9350"/>
        </w:tabs>
        <w:spacing w:before="156" w:after="156"/>
        <w:rPr>
          <w:del w:id="1819" w:author="Happy" w:date="2018-08-20T18:40:00Z"/>
          <w:rFonts w:eastAsiaTheme="minorEastAsia" w:cstheme="minorBidi"/>
        </w:rPr>
        <w:pPrChange w:id="1820" w:author="Happy" w:date="2018-08-20T18:43:00Z">
          <w:pPr>
            <w:pStyle w:val="TOC4"/>
            <w:tabs>
              <w:tab w:val="right" w:leader="dot" w:pos="9350"/>
            </w:tabs>
            <w:ind w:left="1260"/>
          </w:pPr>
        </w:pPrChange>
      </w:pPr>
      <w:del w:id="1821" w:author="Happy" w:date="2018-08-20T18:40:00Z">
        <w:r w:rsidRPr="009E1FA8" w:rsidDel="009E1FA8">
          <w:rPr>
            <w:rStyle w:val="a9"/>
            <w:iCs/>
            <w:noProof/>
            <w:rPrChange w:id="1822" w:author="Happy" w:date="2018-08-20T18:40:00Z">
              <w:rPr>
                <w:rStyle w:val="a9"/>
                <w:iCs/>
                <w:noProof/>
              </w:rPr>
            </w:rPrChange>
          </w:rPr>
          <w:delText xml:space="preserve">8.6.5 </w:delText>
        </w:r>
        <w:r w:rsidRPr="009E1FA8" w:rsidDel="009E1FA8">
          <w:rPr>
            <w:rStyle w:val="a9"/>
            <w:rFonts w:hint="eastAsia"/>
            <w:iCs/>
            <w:noProof/>
            <w:rPrChange w:id="1823" w:author="Happy" w:date="2018-08-20T18:40:00Z">
              <w:rPr>
                <w:rStyle w:val="a9"/>
                <w:rFonts w:hint="eastAsia"/>
                <w:iCs/>
                <w:noProof/>
              </w:rPr>
            </w:rPrChange>
          </w:rPr>
          <w:delText>操作规则</w:delText>
        </w:r>
        <w:r w:rsidDel="009E1FA8">
          <w:rPr>
            <w:webHidden/>
          </w:rPr>
          <w:tab/>
          <w:delText>125</w:delText>
        </w:r>
      </w:del>
    </w:p>
    <w:p w14:paraId="3CD46B5E" w14:textId="77777777" w:rsidR="007E7FAB" w:rsidDel="009E1FA8" w:rsidRDefault="007E7FAB">
      <w:pPr>
        <w:pStyle w:val="TOC1"/>
        <w:tabs>
          <w:tab w:val="left" w:pos="800"/>
          <w:tab w:val="right" w:leader="dot" w:pos="9350"/>
        </w:tabs>
        <w:spacing w:before="156" w:after="156"/>
        <w:rPr>
          <w:del w:id="1824" w:author="Happy" w:date="2018-08-20T18:40:00Z"/>
          <w:rFonts w:eastAsiaTheme="minorEastAsia" w:cstheme="minorBidi"/>
        </w:rPr>
        <w:pPrChange w:id="1825" w:author="Happy" w:date="2018-08-20T18:43:00Z">
          <w:pPr>
            <w:pStyle w:val="TOC4"/>
            <w:tabs>
              <w:tab w:val="right" w:leader="dot" w:pos="9350"/>
            </w:tabs>
            <w:ind w:left="1260"/>
          </w:pPr>
        </w:pPrChange>
      </w:pPr>
      <w:del w:id="1826" w:author="Happy" w:date="2018-08-20T18:40:00Z">
        <w:r w:rsidRPr="009E1FA8" w:rsidDel="009E1FA8">
          <w:rPr>
            <w:rStyle w:val="a9"/>
            <w:iCs/>
            <w:noProof/>
            <w:rPrChange w:id="1827" w:author="Happy" w:date="2018-08-20T18:40:00Z">
              <w:rPr>
                <w:rStyle w:val="a9"/>
                <w:iCs/>
                <w:noProof/>
              </w:rPr>
            </w:rPrChange>
          </w:rPr>
          <w:delText xml:space="preserve">8.6.6 </w:delText>
        </w:r>
        <w:r w:rsidRPr="009E1FA8" w:rsidDel="009E1FA8">
          <w:rPr>
            <w:rStyle w:val="a9"/>
            <w:rFonts w:hint="eastAsia"/>
            <w:iCs/>
            <w:noProof/>
            <w:rPrChange w:id="1828" w:author="Happy" w:date="2018-08-20T18:40:00Z">
              <w:rPr>
                <w:rStyle w:val="a9"/>
                <w:rFonts w:hint="eastAsia"/>
                <w:iCs/>
                <w:noProof/>
              </w:rPr>
            </w:rPrChange>
          </w:rPr>
          <w:delText>提示信息</w:delText>
        </w:r>
        <w:r w:rsidDel="009E1FA8">
          <w:rPr>
            <w:webHidden/>
          </w:rPr>
          <w:tab/>
          <w:delText>125</w:delText>
        </w:r>
      </w:del>
    </w:p>
    <w:p w14:paraId="3C27B823" w14:textId="77777777" w:rsidR="007E7FAB" w:rsidDel="009E1FA8" w:rsidRDefault="007E7FAB">
      <w:pPr>
        <w:pStyle w:val="TOC1"/>
        <w:tabs>
          <w:tab w:val="left" w:pos="800"/>
          <w:tab w:val="right" w:leader="dot" w:pos="9350"/>
        </w:tabs>
        <w:spacing w:before="156" w:after="156"/>
        <w:rPr>
          <w:del w:id="1829" w:author="Happy" w:date="2018-08-20T18:40:00Z"/>
          <w:rFonts w:eastAsiaTheme="minorEastAsia" w:cstheme="minorBidi"/>
        </w:rPr>
        <w:pPrChange w:id="1830" w:author="Happy" w:date="2018-08-20T18:43:00Z">
          <w:pPr>
            <w:pStyle w:val="TOC3"/>
            <w:tabs>
              <w:tab w:val="right" w:leader="dot" w:pos="9350"/>
            </w:tabs>
            <w:ind w:left="840"/>
          </w:pPr>
        </w:pPrChange>
      </w:pPr>
      <w:del w:id="1831" w:author="Happy" w:date="2018-08-20T18:40:00Z">
        <w:r w:rsidRPr="009E1FA8" w:rsidDel="009E1FA8">
          <w:rPr>
            <w:rStyle w:val="a9"/>
            <w:noProof/>
            <w:rPrChange w:id="1832" w:author="Happy" w:date="2018-08-20T18:40:00Z">
              <w:rPr>
                <w:rStyle w:val="a9"/>
                <w:noProof/>
              </w:rPr>
            </w:rPrChange>
          </w:rPr>
          <w:delText xml:space="preserve">8.7 </w:delText>
        </w:r>
        <w:r w:rsidRPr="009E1FA8" w:rsidDel="009E1FA8">
          <w:rPr>
            <w:rStyle w:val="a9"/>
            <w:rFonts w:hint="eastAsia"/>
            <w:noProof/>
            <w:rPrChange w:id="1833" w:author="Happy" w:date="2018-08-20T18:40:00Z">
              <w:rPr>
                <w:rStyle w:val="a9"/>
                <w:rFonts w:hint="eastAsia"/>
                <w:noProof/>
              </w:rPr>
            </w:rPrChange>
          </w:rPr>
          <w:delText>消费卡</w:delText>
        </w:r>
        <w:r w:rsidDel="009E1FA8">
          <w:rPr>
            <w:webHidden/>
          </w:rPr>
          <w:tab/>
          <w:delText>125</w:delText>
        </w:r>
      </w:del>
    </w:p>
    <w:p w14:paraId="5ACFD906" w14:textId="77777777" w:rsidR="007E7FAB" w:rsidDel="009E1FA8" w:rsidRDefault="007E7FAB">
      <w:pPr>
        <w:pStyle w:val="TOC1"/>
        <w:tabs>
          <w:tab w:val="left" w:pos="800"/>
          <w:tab w:val="right" w:leader="dot" w:pos="9350"/>
        </w:tabs>
        <w:spacing w:before="156" w:after="156"/>
        <w:rPr>
          <w:del w:id="1834" w:author="Happy" w:date="2018-08-20T18:40:00Z"/>
          <w:rFonts w:eastAsiaTheme="minorEastAsia" w:cstheme="minorBidi"/>
        </w:rPr>
        <w:pPrChange w:id="1835" w:author="Happy" w:date="2018-08-20T18:43:00Z">
          <w:pPr>
            <w:pStyle w:val="TOC4"/>
            <w:tabs>
              <w:tab w:val="right" w:leader="dot" w:pos="9350"/>
            </w:tabs>
            <w:ind w:left="1260"/>
          </w:pPr>
        </w:pPrChange>
      </w:pPr>
      <w:del w:id="1836" w:author="Happy" w:date="2018-08-20T18:40:00Z">
        <w:r w:rsidRPr="009E1FA8" w:rsidDel="009E1FA8">
          <w:rPr>
            <w:rStyle w:val="a9"/>
            <w:noProof/>
            <w:rPrChange w:id="1837" w:author="Happy" w:date="2018-08-20T18:40:00Z">
              <w:rPr>
                <w:rStyle w:val="a9"/>
                <w:noProof/>
              </w:rPr>
            </w:rPrChange>
          </w:rPr>
          <w:delText xml:space="preserve">8.7.1 </w:delText>
        </w:r>
        <w:r w:rsidRPr="009E1FA8" w:rsidDel="009E1FA8">
          <w:rPr>
            <w:rStyle w:val="a9"/>
            <w:rFonts w:hint="eastAsia"/>
            <w:noProof/>
            <w:rPrChange w:id="1838" w:author="Happy" w:date="2018-08-20T18:40:00Z">
              <w:rPr>
                <w:rStyle w:val="a9"/>
                <w:rFonts w:hint="eastAsia"/>
                <w:noProof/>
              </w:rPr>
            </w:rPrChange>
          </w:rPr>
          <w:delText>出入口</w:delText>
        </w:r>
        <w:r w:rsidDel="009E1FA8">
          <w:rPr>
            <w:webHidden/>
          </w:rPr>
          <w:tab/>
          <w:delText>126</w:delText>
        </w:r>
      </w:del>
    </w:p>
    <w:p w14:paraId="72C5B1DD" w14:textId="77777777" w:rsidR="007E7FAB" w:rsidDel="009E1FA8" w:rsidRDefault="007E7FAB">
      <w:pPr>
        <w:pStyle w:val="TOC1"/>
        <w:tabs>
          <w:tab w:val="left" w:pos="800"/>
          <w:tab w:val="right" w:leader="dot" w:pos="9350"/>
        </w:tabs>
        <w:spacing w:before="156" w:after="156"/>
        <w:rPr>
          <w:del w:id="1839" w:author="Happy" w:date="2018-08-20T18:40:00Z"/>
          <w:rFonts w:eastAsiaTheme="minorEastAsia" w:cstheme="minorBidi"/>
        </w:rPr>
        <w:pPrChange w:id="1840" w:author="Happy" w:date="2018-08-20T18:43:00Z">
          <w:pPr>
            <w:pStyle w:val="TOC4"/>
            <w:tabs>
              <w:tab w:val="right" w:leader="dot" w:pos="9350"/>
            </w:tabs>
            <w:ind w:left="1260"/>
          </w:pPr>
        </w:pPrChange>
      </w:pPr>
      <w:del w:id="1841" w:author="Happy" w:date="2018-08-20T18:40:00Z">
        <w:r w:rsidRPr="009E1FA8" w:rsidDel="009E1FA8">
          <w:rPr>
            <w:rStyle w:val="a9"/>
            <w:noProof/>
            <w:rPrChange w:id="1842" w:author="Happy" w:date="2018-08-20T18:40:00Z">
              <w:rPr>
                <w:rStyle w:val="a9"/>
                <w:noProof/>
              </w:rPr>
            </w:rPrChange>
          </w:rPr>
          <w:delText xml:space="preserve">8.7.2 </w:delText>
        </w:r>
        <w:r w:rsidRPr="009E1FA8" w:rsidDel="009E1FA8">
          <w:rPr>
            <w:rStyle w:val="a9"/>
            <w:rFonts w:hint="eastAsia"/>
            <w:noProof/>
            <w:rPrChange w:id="1843" w:author="Happy" w:date="2018-08-20T18:40:00Z">
              <w:rPr>
                <w:rStyle w:val="a9"/>
                <w:rFonts w:hint="eastAsia"/>
                <w:noProof/>
              </w:rPr>
            </w:rPrChange>
          </w:rPr>
          <w:delText>数据来源</w:delText>
        </w:r>
        <w:r w:rsidDel="009E1FA8">
          <w:rPr>
            <w:webHidden/>
          </w:rPr>
          <w:tab/>
          <w:delText>126</w:delText>
        </w:r>
      </w:del>
    </w:p>
    <w:p w14:paraId="254560B3" w14:textId="77777777" w:rsidR="007E7FAB" w:rsidDel="009E1FA8" w:rsidRDefault="007E7FAB">
      <w:pPr>
        <w:pStyle w:val="TOC1"/>
        <w:tabs>
          <w:tab w:val="left" w:pos="800"/>
          <w:tab w:val="right" w:leader="dot" w:pos="9350"/>
        </w:tabs>
        <w:spacing w:before="156" w:after="156"/>
        <w:rPr>
          <w:del w:id="1844" w:author="Happy" w:date="2018-08-20T18:40:00Z"/>
          <w:rFonts w:eastAsiaTheme="minorEastAsia" w:cstheme="minorBidi"/>
        </w:rPr>
        <w:pPrChange w:id="1845" w:author="Happy" w:date="2018-08-20T18:43:00Z">
          <w:pPr>
            <w:pStyle w:val="TOC4"/>
            <w:tabs>
              <w:tab w:val="right" w:leader="dot" w:pos="9350"/>
            </w:tabs>
            <w:ind w:left="1260"/>
          </w:pPr>
        </w:pPrChange>
      </w:pPr>
      <w:del w:id="1846" w:author="Happy" w:date="2018-08-20T18:40:00Z">
        <w:r w:rsidRPr="009E1FA8" w:rsidDel="009E1FA8">
          <w:rPr>
            <w:rStyle w:val="a9"/>
            <w:noProof/>
            <w:rPrChange w:id="1847" w:author="Happy" w:date="2018-08-20T18:40:00Z">
              <w:rPr>
                <w:rStyle w:val="a9"/>
                <w:noProof/>
              </w:rPr>
            </w:rPrChange>
          </w:rPr>
          <w:delText xml:space="preserve">8.7.3 </w:delText>
        </w:r>
        <w:r w:rsidRPr="009E1FA8" w:rsidDel="009E1FA8">
          <w:rPr>
            <w:rStyle w:val="a9"/>
            <w:rFonts w:hint="eastAsia"/>
            <w:noProof/>
            <w:rPrChange w:id="1848" w:author="Happy" w:date="2018-08-20T18:40:00Z">
              <w:rPr>
                <w:rStyle w:val="a9"/>
                <w:rFonts w:hint="eastAsia"/>
                <w:noProof/>
              </w:rPr>
            </w:rPrChange>
          </w:rPr>
          <w:delText>操作规则</w:delText>
        </w:r>
        <w:r w:rsidDel="009E1FA8">
          <w:rPr>
            <w:webHidden/>
          </w:rPr>
          <w:tab/>
          <w:delText>126</w:delText>
        </w:r>
      </w:del>
    </w:p>
    <w:p w14:paraId="719B7EC7" w14:textId="77777777" w:rsidR="007E7FAB" w:rsidDel="009E1FA8" w:rsidRDefault="007E7FAB">
      <w:pPr>
        <w:pStyle w:val="TOC1"/>
        <w:tabs>
          <w:tab w:val="left" w:pos="800"/>
          <w:tab w:val="right" w:leader="dot" w:pos="9350"/>
        </w:tabs>
        <w:spacing w:before="156" w:after="156"/>
        <w:rPr>
          <w:del w:id="1849" w:author="Happy" w:date="2018-08-20T18:40:00Z"/>
          <w:rFonts w:eastAsiaTheme="minorEastAsia" w:cstheme="minorBidi"/>
        </w:rPr>
        <w:pPrChange w:id="1850" w:author="Happy" w:date="2018-08-20T18:43:00Z">
          <w:pPr>
            <w:pStyle w:val="TOC3"/>
            <w:tabs>
              <w:tab w:val="right" w:leader="dot" w:pos="9350"/>
            </w:tabs>
            <w:ind w:left="840"/>
          </w:pPr>
        </w:pPrChange>
      </w:pPr>
      <w:del w:id="1851" w:author="Happy" w:date="2018-08-20T18:40:00Z">
        <w:r w:rsidRPr="009E1FA8" w:rsidDel="009E1FA8">
          <w:rPr>
            <w:rStyle w:val="a9"/>
            <w:noProof/>
            <w:rPrChange w:id="1852" w:author="Happy" w:date="2018-08-20T18:40:00Z">
              <w:rPr>
                <w:rStyle w:val="a9"/>
                <w:noProof/>
              </w:rPr>
            </w:rPrChange>
          </w:rPr>
          <w:delText xml:space="preserve">8.8 </w:delText>
        </w:r>
        <w:r w:rsidRPr="009E1FA8" w:rsidDel="009E1FA8">
          <w:rPr>
            <w:rStyle w:val="a9"/>
            <w:rFonts w:hint="eastAsia"/>
            <w:noProof/>
            <w:rPrChange w:id="1853" w:author="Happy" w:date="2018-08-20T18:40:00Z">
              <w:rPr>
                <w:rStyle w:val="a9"/>
                <w:rFonts w:hint="eastAsia"/>
                <w:noProof/>
              </w:rPr>
            </w:rPrChange>
          </w:rPr>
          <w:delText>购卡</w:delText>
        </w:r>
        <w:r w:rsidDel="009E1FA8">
          <w:rPr>
            <w:webHidden/>
          </w:rPr>
          <w:tab/>
          <w:delText>127</w:delText>
        </w:r>
      </w:del>
    </w:p>
    <w:p w14:paraId="755B8AA1" w14:textId="77777777" w:rsidR="007E7FAB" w:rsidDel="009E1FA8" w:rsidRDefault="007E7FAB">
      <w:pPr>
        <w:pStyle w:val="TOC1"/>
        <w:tabs>
          <w:tab w:val="left" w:pos="800"/>
          <w:tab w:val="right" w:leader="dot" w:pos="9350"/>
        </w:tabs>
        <w:spacing w:before="156" w:after="156"/>
        <w:rPr>
          <w:del w:id="1854" w:author="Happy" w:date="2018-08-20T18:40:00Z"/>
          <w:rFonts w:eastAsiaTheme="minorEastAsia" w:cstheme="minorBidi"/>
        </w:rPr>
        <w:pPrChange w:id="1855" w:author="Happy" w:date="2018-08-20T18:43:00Z">
          <w:pPr>
            <w:pStyle w:val="TOC3"/>
            <w:tabs>
              <w:tab w:val="right" w:leader="dot" w:pos="9350"/>
            </w:tabs>
            <w:ind w:left="840"/>
          </w:pPr>
        </w:pPrChange>
      </w:pPr>
      <w:del w:id="1856" w:author="Happy" w:date="2018-08-20T18:40:00Z">
        <w:r w:rsidRPr="009E1FA8" w:rsidDel="009E1FA8">
          <w:rPr>
            <w:rStyle w:val="a9"/>
            <w:noProof/>
            <w:rPrChange w:id="1857" w:author="Happy" w:date="2018-08-20T18:40:00Z">
              <w:rPr>
                <w:rStyle w:val="a9"/>
                <w:noProof/>
              </w:rPr>
            </w:rPrChange>
          </w:rPr>
          <w:delText xml:space="preserve">8.9 </w:delText>
        </w:r>
        <w:r w:rsidRPr="009E1FA8" w:rsidDel="009E1FA8">
          <w:rPr>
            <w:rStyle w:val="a9"/>
            <w:rFonts w:hint="eastAsia"/>
            <w:noProof/>
            <w:rPrChange w:id="1858" w:author="Happy" w:date="2018-08-20T18:40:00Z">
              <w:rPr>
                <w:rStyle w:val="a9"/>
                <w:rFonts w:hint="eastAsia"/>
                <w:noProof/>
              </w:rPr>
            </w:rPrChange>
          </w:rPr>
          <w:delText>食乐淘余额</w:delText>
        </w:r>
        <w:r w:rsidDel="009E1FA8">
          <w:rPr>
            <w:webHidden/>
          </w:rPr>
          <w:tab/>
          <w:delText>127</w:delText>
        </w:r>
      </w:del>
    </w:p>
    <w:p w14:paraId="53E249E2" w14:textId="77777777" w:rsidR="007E7FAB" w:rsidDel="009E1FA8" w:rsidRDefault="007E7FAB">
      <w:pPr>
        <w:pStyle w:val="TOC1"/>
        <w:tabs>
          <w:tab w:val="left" w:pos="800"/>
          <w:tab w:val="right" w:leader="dot" w:pos="9350"/>
        </w:tabs>
        <w:spacing w:before="156" w:after="156"/>
        <w:rPr>
          <w:del w:id="1859" w:author="Happy" w:date="2018-08-20T18:40:00Z"/>
          <w:rFonts w:eastAsiaTheme="minorEastAsia" w:cstheme="minorBidi"/>
        </w:rPr>
        <w:pPrChange w:id="1860" w:author="Happy" w:date="2018-08-20T18:43:00Z">
          <w:pPr>
            <w:pStyle w:val="TOC4"/>
            <w:tabs>
              <w:tab w:val="right" w:leader="dot" w:pos="9350"/>
            </w:tabs>
            <w:ind w:left="1260"/>
          </w:pPr>
        </w:pPrChange>
      </w:pPr>
      <w:del w:id="1861" w:author="Happy" w:date="2018-08-20T18:40:00Z">
        <w:r w:rsidRPr="009E1FA8" w:rsidDel="009E1FA8">
          <w:rPr>
            <w:rStyle w:val="a9"/>
            <w:noProof/>
            <w:rPrChange w:id="1862" w:author="Happy" w:date="2018-08-20T18:40:00Z">
              <w:rPr>
                <w:rStyle w:val="a9"/>
                <w:noProof/>
              </w:rPr>
            </w:rPrChange>
          </w:rPr>
          <w:delText xml:space="preserve">8.9.1 </w:delText>
        </w:r>
        <w:r w:rsidRPr="009E1FA8" w:rsidDel="009E1FA8">
          <w:rPr>
            <w:rStyle w:val="a9"/>
            <w:rFonts w:hint="eastAsia"/>
            <w:noProof/>
            <w:rPrChange w:id="1863" w:author="Happy" w:date="2018-08-20T18:40:00Z">
              <w:rPr>
                <w:rStyle w:val="a9"/>
                <w:rFonts w:hint="eastAsia"/>
                <w:noProof/>
              </w:rPr>
            </w:rPrChange>
          </w:rPr>
          <w:delText>显示内容</w:delText>
        </w:r>
        <w:r w:rsidDel="009E1FA8">
          <w:rPr>
            <w:webHidden/>
          </w:rPr>
          <w:tab/>
          <w:delText>127</w:delText>
        </w:r>
      </w:del>
    </w:p>
    <w:p w14:paraId="2B3945A2" w14:textId="77777777" w:rsidR="007E7FAB" w:rsidDel="009E1FA8" w:rsidRDefault="007E7FAB">
      <w:pPr>
        <w:pStyle w:val="TOC1"/>
        <w:tabs>
          <w:tab w:val="left" w:pos="800"/>
          <w:tab w:val="right" w:leader="dot" w:pos="9350"/>
        </w:tabs>
        <w:spacing w:before="156" w:after="156"/>
        <w:rPr>
          <w:del w:id="1864" w:author="Happy" w:date="2018-08-20T18:40:00Z"/>
          <w:rFonts w:eastAsiaTheme="minorEastAsia" w:cstheme="minorBidi"/>
        </w:rPr>
        <w:pPrChange w:id="1865" w:author="Happy" w:date="2018-08-20T18:43:00Z">
          <w:pPr>
            <w:pStyle w:val="TOC4"/>
            <w:tabs>
              <w:tab w:val="right" w:leader="dot" w:pos="9350"/>
            </w:tabs>
            <w:ind w:left="1260"/>
          </w:pPr>
        </w:pPrChange>
      </w:pPr>
      <w:del w:id="1866" w:author="Happy" w:date="2018-08-20T18:40:00Z">
        <w:r w:rsidRPr="009E1FA8" w:rsidDel="009E1FA8">
          <w:rPr>
            <w:rStyle w:val="a9"/>
            <w:noProof/>
            <w:rPrChange w:id="1867" w:author="Happy" w:date="2018-08-20T18:40:00Z">
              <w:rPr>
                <w:rStyle w:val="a9"/>
                <w:noProof/>
              </w:rPr>
            </w:rPrChange>
          </w:rPr>
          <w:delText xml:space="preserve">8.9.2 </w:delText>
        </w:r>
        <w:r w:rsidRPr="009E1FA8" w:rsidDel="009E1FA8">
          <w:rPr>
            <w:rStyle w:val="a9"/>
            <w:rFonts w:hint="eastAsia"/>
            <w:noProof/>
            <w:rPrChange w:id="1868" w:author="Happy" w:date="2018-08-20T18:40:00Z">
              <w:rPr>
                <w:rStyle w:val="a9"/>
                <w:rFonts w:hint="eastAsia"/>
                <w:noProof/>
              </w:rPr>
            </w:rPrChange>
          </w:rPr>
          <w:delText>出入口</w:delText>
        </w:r>
        <w:r w:rsidDel="009E1FA8">
          <w:rPr>
            <w:webHidden/>
          </w:rPr>
          <w:tab/>
          <w:delText>127</w:delText>
        </w:r>
      </w:del>
    </w:p>
    <w:p w14:paraId="4F312C38" w14:textId="77777777" w:rsidR="007E7FAB" w:rsidDel="009E1FA8" w:rsidRDefault="007E7FAB">
      <w:pPr>
        <w:pStyle w:val="TOC1"/>
        <w:tabs>
          <w:tab w:val="left" w:pos="800"/>
          <w:tab w:val="right" w:leader="dot" w:pos="9350"/>
        </w:tabs>
        <w:spacing w:before="156" w:after="156"/>
        <w:rPr>
          <w:del w:id="1869" w:author="Happy" w:date="2018-08-20T18:40:00Z"/>
          <w:rFonts w:eastAsiaTheme="minorEastAsia" w:cstheme="minorBidi"/>
        </w:rPr>
        <w:pPrChange w:id="1870" w:author="Happy" w:date="2018-08-20T18:43:00Z">
          <w:pPr>
            <w:pStyle w:val="TOC4"/>
            <w:tabs>
              <w:tab w:val="right" w:leader="dot" w:pos="9350"/>
            </w:tabs>
            <w:ind w:left="1260"/>
          </w:pPr>
        </w:pPrChange>
      </w:pPr>
      <w:del w:id="1871" w:author="Happy" w:date="2018-08-20T18:40:00Z">
        <w:r w:rsidRPr="009E1FA8" w:rsidDel="009E1FA8">
          <w:rPr>
            <w:rStyle w:val="a9"/>
            <w:noProof/>
            <w:rPrChange w:id="1872" w:author="Happy" w:date="2018-08-20T18:40:00Z">
              <w:rPr>
                <w:rStyle w:val="a9"/>
                <w:noProof/>
              </w:rPr>
            </w:rPrChange>
          </w:rPr>
          <w:delText xml:space="preserve">8.9.3 </w:delText>
        </w:r>
        <w:r w:rsidRPr="009E1FA8" w:rsidDel="009E1FA8">
          <w:rPr>
            <w:rStyle w:val="a9"/>
            <w:rFonts w:hint="eastAsia"/>
            <w:noProof/>
            <w:rPrChange w:id="1873" w:author="Happy" w:date="2018-08-20T18:40:00Z">
              <w:rPr>
                <w:rStyle w:val="a9"/>
                <w:rFonts w:hint="eastAsia"/>
                <w:noProof/>
              </w:rPr>
            </w:rPrChange>
          </w:rPr>
          <w:delText>操作规则</w:delText>
        </w:r>
        <w:r w:rsidDel="009E1FA8">
          <w:rPr>
            <w:webHidden/>
          </w:rPr>
          <w:tab/>
          <w:delText>128</w:delText>
        </w:r>
      </w:del>
    </w:p>
    <w:p w14:paraId="2C7A4E6A" w14:textId="77777777" w:rsidR="007E7FAB" w:rsidDel="009E1FA8" w:rsidRDefault="007E7FAB">
      <w:pPr>
        <w:pStyle w:val="TOC1"/>
        <w:tabs>
          <w:tab w:val="left" w:pos="800"/>
          <w:tab w:val="right" w:leader="dot" w:pos="9350"/>
        </w:tabs>
        <w:spacing w:before="156" w:after="156"/>
        <w:rPr>
          <w:del w:id="1874" w:author="Happy" w:date="2018-08-20T18:40:00Z"/>
          <w:rFonts w:eastAsiaTheme="minorEastAsia" w:cstheme="minorBidi"/>
        </w:rPr>
        <w:pPrChange w:id="1875" w:author="Happy" w:date="2018-08-20T18:43:00Z">
          <w:pPr>
            <w:pStyle w:val="TOC3"/>
            <w:tabs>
              <w:tab w:val="right" w:leader="dot" w:pos="9350"/>
            </w:tabs>
            <w:ind w:left="840"/>
          </w:pPr>
        </w:pPrChange>
      </w:pPr>
      <w:del w:id="1876" w:author="Happy" w:date="2018-08-20T18:40:00Z">
        <w:r w:rsidRPr="009E1FA8" w:rsidDel="009E1FA8">
          <w:rPr>
            <w:rStyle w:val="a9"/>
            <w:noProof/>
            <w:rPrChange w:id="1877" w:author="Happy" w:date="2018-08-20T18:40:00Z">
              <w:rPr>
                <w:rStyle w:val="a9"/>
                <w:noProof/>
              </w:rPr>
            </w:rPrChange>
          </w:rPr>
          <w:delText xml:space="preserve">8.10 </w:delText>
        </w:r>
        <w:r w:rsidRPr="009E1FA8" w:rsidDel="009E1FA8">
          <w:rPr>
            <w:rStyle w:val="a9"/>
            <w:rFonts w:hint="eastAsia"/>
            <w:noProof/>
            <w:rPrChange w:id="1878" w:author="Happy" w:date="2018-08-20T18:40:00Z">
              <w:rPr>
                <w:rStyle w:val="a9"/>
                <w:rFonts w:hint="eastAsia"/>
                <w:noProof/>
              </w:rPr>
            </w:rPrChange>
          </w:rPr>
          <w:delText>现金</w:delText>
        </w:r>
        <w:r w:rsidDel="009E1FA8">
          <w:rPr>
            <w:webHidden/>
          </w:rPr>
          <w:tab/>
          <w:delText>128</w:delText>
        </w:r>
      </w:del>
    </w:p>
    <w:p w14:paraId="6B1F0BD3" w14:textId="77777777" w:rsidR="007E7FAB" w:rsidDel="009E1FA8" w:rsidRDefault="007E7FAB">
      <w:pPr>
        <w:pStyle w:val="TOC1"/>
        <w:tabs>
          <w:tab w:val="left" w:pos="800"/>
          <w:tab w:val="right" w:leader="dot" w:pos="9350"/>
        </w:tabs>
        <w:spacing w:before="156" w:after="156"/>
        <w:rPr>
          <w:del w:id="1879" w:author="Happy" w:date="2018-08-20T18:40:00Z"/>
          <w:rFonts w:eastAsiaTheme="minorEastAsia" w:cstheme="minorBidi"/>
        </w:rPr>
        <w:pPrChange w:id="1880" w:author="Happy" w:date="2018-08-20T18:43:00Z">
          <w:pPr>
            <w:pStyle w:val="TOC4"/>
            <w:tabs>
              <w:tab w:val="right" w:leader="dot" w:pos="9350"/>
            </w:tabs>
            <w:ind w:left="1260"/>
          </w:pPr>
        </w:pPrChange>
      </w:pPr>
      <w:del w:id="1881" w:author="Happy" w:date="2018-08-20T18:40:00Z">
        <w:r w:rsidRPr="009E1FA8" w:rsidDel="009E1FA8">
          <w:rPr>
            <w:rStyle w:val="a9"/>
            <w:iCs/>
            <w:noProof/>
            <w:rPrChange w:id="1882" w:author="Happy" w:date="2018-08-20T18:40:00Z">
              <w:rPr>
                <w:rStyle w:val="a9"/>
                <w:iCs/>
                <w:noProof/>
              </w:rPr>
            </w:rPrChange>
          </w:rPr>
          <w:delText xml:space="preserve">8.10.1 </w:delText>
        </w:r>
        <w:r w:rsidRPr="009E1FA8" w:rsidDel="009E1FA8">
          <w:rPr>
            <w:rStyle w:val="a9"/>
            <w:rFonts w:hint="eastAsia"/>
            <w:iCs/>
            <w:noProof/>
            <w:rPrChange w:id="1883" w:author="Happy" w:date="2018-08-20T18:40:00Z">
              <w:rPr>
                <w:rStyle w:val="a9"/>
                <w:rFonts w:hint="eastAsia"/>
                <w:iCs/>
                <w:noProof/>
              </w:rPr>
            </w:rPrChange>
          </w:rPr>
          <w:delText>显示内容</w:delText>
        </w:r>
        <w:r w:rsidDel="009E1FA8">
          <w:rPr>
            <w:webHidden/>
          </w:rPr>
          <w:tab/>
          <w:delText>128</w:delText>
        </w:r>
      </w:del>
    </w:p>
    <w:p w14:paraId="21159D42" w14:textId="77777777" w:rsidR="007E7FAB" w:rsidDel="009E1FA8" w:rsidRDefault="007E7FAB">
      <w:pPr>
        <w:pStyle w:val="TOC1"/>
        <w:tabs>
          <w:tab w:val="left" w:pos="800"/>
          <w:tab w:val="right" w:leader="dot" w:pos="9350"/>
        </w:tabs>
        <w:spacing w:before="156" w:after="156"/>
        <w:rPr>
          <w:del w:id="1884" w:author="Happy" w:date="2018-08-20T18:40:00Z"/>
          <w:rFonts w:eastAsiaTheme="minorEastAsia" w:cstheme="minorBidi"/>
        </w:rPr>
        <w:pPrChange w:id="1885" w:author="Happy" w:date="2018-08-20T18:43:00Z">
          <w:pPr>
            <w:pStyle w:val="TOC4"/>
            <w:tabs>
              <w:tab w:val="right" w:leader="dot" w:pos="9350"/>
            </w:tabs>
            <w:ind w:left="1260"/>
          </w:pPr>
        </w:pPrChange>
      </w:pPr>
      <w:del w:id="1886" w:author="Happy" w:date="2018-08-20T18:40:00Z">
        <w:r w:rsidRPr="009E1FA8" w:rsidDel="009E1FA8">
          <w:rPr>
            <w:rStyle w:val="a9"/>
            <w:iCs/>
            <w:noProof/>
            <w:rPrChange w:id="1887" w:author="Happy" w:date="2018-08-20T18:40:00Z">
              <w:rPr>
                <w:rStyle w:val="a9"/>
                <w:iCs/>
                <w:noProof/>
              </w:rPr>
            </w:rPrChange>
          </w:rPr>
          <w:delText xml:space="preserve">8.10.2 </w:delText>
        </w:r>
        <w:r w:rsidRPr="009E1FA8" w:rsidDel="009E1FA8">
          <w:rPr>
            <w:rStyle w:val="a9"/>
            <w:rFonts w:hint="eastAsia"/>
            <w:iCs/>
            <w:noProof/>
            <w:rPrChange w:id="1888" w:author="Happy" w:date="2018-08-20T18:40:00Z">
              <w:rPr>
                <w:rStyle w:val="a9"/>
                <w:rFonts w:hint="eastAsia"/>
                <w:iCs/>
                <w:noProof/>
              </w:rPr>
            </w:rPrChange>
          </w:rPr>
          <w:delText>出入口</w:delText>
        </w:r>
        <w:r w:rsidDel="009E1FA8">
          <w:rPr>
            <w:webHidden/>
          </w:rPr>
          <w:tab/>
          <w:delText>128</w:delText>
        </w:r>
      </w:del>
    </w:p>
    <w:p w14:paraId="553EAD57" w14:textId="77777777" w:rsidR="007E7FAB" w:rsidDel="009E1FA8" w:rsidRDefault="007E7FAB">
      <w:pPr>
        <w:pStyle w:val="TOC1"/>
        <w:tabs>
          <w:tab w:val="left" w:pos="800"/>
          <w:tab w:val="right" w:leader="dot" w:pos="9350"/>
        </w:tabs>
        <w:spacing w:before="156" w:after="156"/>
        <w:rPr>
          <w:del w:id="1889" w:author="Happy" w:date="2018-08-20T18:40:00Z"/>
          <w:rFonts w:eastAsiaTheme="minorEastAsia" w:cstheme="minorBidi"/>
        </w:rPr>
        <w:pPrChange w:id="1890" w:author="Happy" w:date="2018-08-20T18:43:00Z">
          <w:pPr>
            <w:pStyle w:val="TOC4"/>
            <w:tabs>
              <w:tab w:val="right" w:leader="dot" w:pos="9350"/>
            </w:tabs>
            <w:ind w:left="1260"/>
          </w:pPr>
        </w:pPrChange>
      </w:pPr>
      <w:del w:id="1891" w:author="Happy" w:date="2018-08-20T18:40:00Z">
        <w:r w:rsidRPr="009E1FA8" w:rsidDel="009E1FA8">
          <w:rPr>
            <w:rStyle w:val="a9"/>
            <w:iCs/>
            <w:noProof/>
            <w:rPrChange w:id="1892" w:author="Happy" w:date="2018-08-20T18:40:00Z">
              <w:rPr>
                <w:rStyle w:val="a9"/>
                <w:iCs/>
                <w:noProof/>
              </w:rPr>
            </w:rPrChange>
          </w:rPr>
          <w:delText xml:space="preserve">8.10.3 </w:delText>
        </w:r>
        <w:r w:rsidRPr="009E1FA8" w:rsidDel="009E1FA8">
          <w:rPr>
            <w:rStyle w:val="a9"/>
            <w:rFonts w:hint="eastAsia"/>
            <w:iCs/>
            <w:noProof/>
            <w:rPrChange w:id="1893" w:author="Happy" w:date="2018-08-20T18:40:00Z">
              <w:rPr>
                <w:rStyle w:val="a9"/>
                <w:rFonts w:hint="eastAsia"/>
                <w:iCs/>
                <w:noProof/>
              </w:rPr>
            </w:rPrChange>
          </w:rPr>
          <w:delText>数据来源</w:delText>
        </w:r>
        <w:r w:rsidDel="009E1FA8">
          <w:rPr>
            <w:webHidden/>
          </w:rPr>
          <w:tab/>
          <w:delText>129</w:delText>
        </w:r>
      </w:del>
    </w:p>
    <w:p w14:paraId="608CBD91" w14:textId="77777777" w:rsidR="007E7FAB" w:rsidDel="009E1FA8" w:rsidRDefault="007E7FAB">
      <w:pPr>
        <w:pStyle w:val="TOC1"/>
        <w:tabs>
          <w:tab w:val="left" w:pos="800"/>
          <w:tab w:val="right" w:leader="dot" w:pos="9350"/>
        </w:tabs>
        <w:spacing w:before="156" w:after="156"/>
        <w:rPr>
          <w:del w:id="1894" w:author="Happy" w:date="2018-08-20T18:40:00Z"/>
          <w:rFonts w:eastAsiaTheme="minorEastAsia" w:cstheme="minorBidi"/>
        </w:rPr>
        <w:pPrChange w:id="1895" w:author="Happy" w:date="2018-08-20T18:43:00Z">
          <w:pPr>
            <w:pStyle w:val="TOC4"/>
            <w:tabs>
              <w:tab w:val="right" w:leader="dot" w:pos="9350"/>
            </w:tabs>
            <w:ind w:left="1260"/>
          </w:pPr>
        </w:pPrChange>
      </w:pPr>
      <w:del w:id="1896" w:author="Happy" w:date="2018-08-20T18:40:00Z">
        <w:r w:rsidRPr="009E1FA8" w:rsidDel="009E1FA8">
          <w:rPr>
            <w:rStyle w:val="a9"/>
            <w:iCs/>
            <w:noProof/>
            <w:rPrChange w:id="1897" w:author="Happy" w:date="2018-08-20T18:40:00Z">
              <w:rPr>
                <w:rStyle w:val="a9"/>
                <w:iCs/>
                <w:noProof/>
              </w:rPr>
            </w:rPrChange>
          </w:rPr>
          <w:delText xml:space="preserve">8.10.4 </w:delText>
        </w:r>
        <w:r w:rsidRPr="009E1FA8" w:rsidDel="009E1FA8">
          <w:rPr>
            <w:rStyle w:val="a9"/>
            <w:rFonts w:hint="eastAsia"/>
            <w:iCs/>
            <w:noProof/>
            <w:rPrChange w:id="1898" w:author="Happy" w:date="2018-08-20T18:40:00Z">
              <w:rPr>
                <w:rStyle w:val="a9"/>
                <w:rFonts w:hint="eastAsia"/>
                <w:iCs/>
                <w:noProof/>
              </w:rPr>
            </w:rPrChange>
          </w:rPr>
          <w:delText>输入项</w:delText>
        </w:r>
        <w:r w:rsidDel="009E1FA8">
          <w:rPr>
            <w:webHidden/>
          </w:rPr>
          <w:tab/>
          <w:delText>129</w:delText>
        </w:r>
      </w:del>
    </w:p>
    <w:p w14:paraId="12515126" w14:textId="77777777" w:rsidR="007E7FAB" w:rsidDel="009E1FA8" w:rsidRDefault="007E7FAB">
      <w:pPr>
        <w:pStyle w:val="TOC1"/>
        <w:tabs>
          <w:tab w:val="left" w:pos="800"/>
          <w:tab w:val="right" w:leader="dot" w:pos="9350"/>
        </w:tabs>
        <w:spacing w:before="156" w:after="156"/>
        <w:rPr>
          <w:del w:id="1899" w:author="Happy" w:date="2018-08-20T18:40:00Z"/>
          <w:rFonts w:eastAsiaTheme="minorEastAsia" w:cstheme="minorBidi"/>
        </w:rPr>
        <w:pPrChange w:id="1900" w:author="Happy" w:date="2018-08-20T18:43:00Z">
          <w:pPr>
            <w:pStyle w:val="TOC4"/>
            <w:tabs>
              <w:tab w:val="right" w:leader="dot" w:pos="9350"/>
            </w:tabs>
            <w:ind w:left="1260"/>
          </w:pPr>
        </w:pPrChange>
      </w:pPr>
      <w:del w:id="1901" w:author="Happy" w:date="2018-08-20T18:40:00Z">
        <w:r w:rsidRPr="009E1FA8" w:rsidDel="009E1FA8">
          <w:rPr>
            <w:rStyle w:val="a9"/>
            <w:iCs/>
            <w:noProof/>
            <w:rPrChange w:id="1902" w:author="Happy" w:date="2018-08-20T18:40:00Z">
              <w:rPr>
                <w:rStyle w:val="a9"/>
                <w:iCs/>
                <w:noProof/>
              </w:rPr>
            </w:rPrChange>
          </w:rPr>
          <w:delText xml:space="preserve">8.10.5 </w:delText>
        </w:r>
        <w:r w:rsidRPr="009E1FA8" w:rsidDel="009E1FA8">
          <w:rPr>
            <w:rStyle w:val="a9"/>
            <w:rFonts w:hint="eastAsia"/>
            <w:iCs/>
            <w:noProof/>
            <w:rPrChange w:id="1903" w:author="Happy" w:date="2018-08-20T18:40:00Z">
              <w:rPr>
                <w:rStyle w:val="a9"/>
                <w:rFonts w:hint="eastAsia"/>
                <w:iCs/>
                <w:noProof/>
              </w:rPr>
            </w:rPrChange>
          </w:rPr>
          <w:delText>操作规则</w:delText>
        </w:r>
        <w:r w:rsidDel="009E1FA8">
          <w:rPr>
            <w:webHidden/>
          </w:rPr>
          <w:tab/>
          <w:delText>129</w:delText>
        </w:r>
      </w:del>
    </w:p>
    <w:p w14:paraId="54A2E0BE" w14:textId="77777777" w:rsidR="007E7FAB" w:rsidDel="009E1FA8" w:rsidRDefault="007E7FAB">
      <w:pPr>
        <w:pStyle w:val="TOC1"/>
        <w:tabs>
          <w:tab w:val="left" w:pos="800"/>
          <w:tab w:val="right" w:leader="dot" w:pos="9350"/>
        </w:tabs>
        <w:spacing w:before="156" w:after="156"/>
        <w:rPr>
          <w:del w:id="1904" w:author="Happy" w:date="2018-08-20T18:40:00Z"/>
          <w:rFonts w:eastAsiaTheme="minorEastAsia" w:cstheme="minorBidi"/>
        </w:rPr>
        <w:pPrChange w:id="1905" w:author="Happy" w:date="2018-08-20T18:43:00Z">
          <w:pPr>
            <w:pStyle w:val="TOC4"/>
            <w:tabs>
              <w:tab w:val="right" w:leader="dot" w:pos="9350"/>
            </w:tabs>
            <w:ind w:left="1260"/>
          </w:pPr>
        </w:pPrChange>
      </w:pPr>
      <w:del w:id="1906" w:author="Happy" w:date="2018-08-20T18:40:00Z">
        <w:r w:rsidRPr="009E1FA8" w:rsidDel="009E1FA8">
          <w:rPr>
            <w:rStyle w:val="a9"/>
            <w:iCs/>
            <w:noProof/>
            <w:rPrChange w:id="1907" w:author="Happy" w:date="2018-08-20T18:40:00Z">
              <w:rPr>
                <w:rStyle w:val="a9"/>
                <w:iCs/>
                <w:noProof/>
              </w:rPr>
            </w:rPrChange>
          </w:rPr>
          <w:delText xml:space="preserve">8.10.6 </w:delText>
        </w:r>
        <w:r w:rsidRPr="009E1FA8" w:rsidDel="009E1FA8">
          <w:rPr>
            <w:rStyle w:val="a9"/>
            <w:rFonts w:hint="eastAsia"/>
            <w:iCs/>
            <w:noProof/>
            <w:rPrChange w:id="1908" w:author="Happy" w:date="2018-08-20T18:40:00Z">
              <w:rPr>
                <w:rStyle w:val="a9"/>
                <w:rFonts w:hint="eastAsia"/>
                <w:iCs/>
                <w:noProof/>
              </w:rPr>
            </w:rPrChange>
          </w:rPr>
          <w:delText>提示信息</w:delText>
        </w:r>
        <w:r w:rsidDel="009E1FA8">
          <w:rPr>
            <w:webHidden/>
          </w:rPr>
          <w:tab/>
          <w:delText>129</w:delText>
        </w:r>
      </w:del>
    </w:p>
    <w:p w14:paraId="0794ACDF" w14:textId="77777777" w:rsidR="007E7FAB" w:rsidDel="009E1FA8" w:rsidRDefault="007E7FAB">
      <w:pPr>
        <w:pStyle w:val="TOC1"/>
        <w:tabs>
          <w:tab w:val="left" w:pos="800"/>
          <w:tab w:val="right" w:leader="dot" w:pos="9350"/>
        </w:tabs>
        <w:spacing w:before="156" w:after="156"/>
        <w:rPr>
          <w:del w:id="1909" w:author="Happy" w:date="2018-08-20T18:40:00Z"/>
          <w:rFonts w:eastAsiaTheme="minorEastAsia" w:cstheme="minorBidi"/>
        </w:rPr>
        <w:pPrChange w:id="1910" w:author="Happy" w:date="2018-08-20T18:43:00Z">
          <w:pPr>
            <w:pStyle w:val="TOC3"/>
            <w:tabs>
              <w:tab w:val="right" w:leader="dot" w:pos="9350"/>
            </w:tabs>
            <w:ind w:left="840"/>
          </w:pPr>
        </w:pPrChange>
      </w:pPr>
      <w:del w:id="1911" w:author="Happy" w:date="2018-08-20T18:40:00Z">
        <w:r w:rsidRPr="009E1FA8" w:rsidDel="009E1FA8">
          <w:rPr>
            <w:rStyle w:val="a9"/>
            <w:noProof/>
            <w:rPrChange w:id="1912" w:author="Happy" w:date="2018-08-20T18:40:00Z">
              <w:rPr>
                <w:rStyle w:val="a9"/>
                <w:noProof/>
              </w:rPr>
            </w:rPrChange>
          </w:rPr>
          <w:delText xml:space="preserve">8.11 </w:delText>
        </w:r>
        <w:r w:rsidRPr="009E1FA8" w:rsidDel="009E1FA8">
          <w:rPr>
            <w:rStyle w:val="a9"/>
            <w:rFonts w:hint="eastAsia"/>
            <w:noProof/>
            <w:rPrChange w:id="1913" w:author="Happy" w:date="2018-08-20T18:40:00Z">
              <w:rPr>
                <w:rStyle w:val="a9"/>
                <w:rFonts w:hint="eastAsia"/>
                <w:noProof/>
              </w:rPr>
            </w:rPrChange>
          </w:rPr>
          <w:delText>银行卡</w:delText>
        </w:r>
        <w:r w:rsidDel="009E1FA8">
          <w:rPr>
            <w:webHidden/>
          </w:rPr>
          <w:tab/>
          <w:delText>129</w:delText>
        </w:r>
      </w:del>
    </w:p>
    <w:p w14:paraId="6DB8A44D" w14:textId="77777777" w:rsidR="007E7FAB" w:rsidDel="009E1FA8" w:rsidRDefault="007E7FAB">
      <w:pPr>
        <w:pStyle w:val="TOC1"/>
        <w:tabs>
          <w:tab w:val="left" w:pos="800"/>
          <w:tab w:val="right" w:leader="dot" w:pos="9350"/>
        </w:tabs>
        <w:spacing w:before="156" w:after="156"/>
        <w:rPr>
          <w:del w:id="1914" w:author="Happy" w:date="2018-08-20T18:40:00Z"/>
          <w:rFonts w:eastAsiaTheme="minorEastAsia" w:cstheme="minorBidi"/>
        </w:rPr>
        <w:pPrChange w:id="1915" w:author="Happy" w:date="2018-08-20T18:43:00Z">
          <w:pPr>
            <w:pStyle w:val="TOC4"/>
            <w:tabs>
              <w:tab w:val="right" w:leader="dot" w:pos="9350"/>
            </w:tabs>
            <w:ind w:left="1260"/>
          </w:pPr>
        </w:pPrChange>
      </w:pPr>
      <w:del w:id="1916" w:author="Happy" w:date="2018-08-20T18:40:00Z">
        <w:r w:rsidRPr="009E1FA8" w:rsidDel="009E1FA8">
          <w:rPr>
            <w:rStyle w:val="a9"/>
            <w:iCs/>
            <w:noProof/>
            <w:rPrChange w:id="1917" w:author="Happy" w:date="2018-08-20T18:40:00Z">
              <w:rPr>
                <w:rStyle w:val="a9"/>
                <w:iCs/>
                <w:noProof/>
              </w:rPr>
            </w:rPrChange>
          </w:rPr>
          <w:delText xml:space="preserve">8.11.1 </w:delText>
        </w:r>
        <w:r w:rsidRPr="009E1FA8" w:rsidDel="009E1FA8">
          <w:rPr>
            <w:rStyle w:val="a9"/>
            <w:rFonts w:hint="eastAsia"/>
            <w:iCs/>
            <w:noProof/>
            <w:rPrChange w:id="1918" w:author="Happy" w:date="2018-08-20T18:40:00Z">
              <w:rPr>
                <w:rStyle w:val="a9"/>
                <w:rFonts w:hint="eastAsia"/>
                <w:iCs/>
                <w:noProof/>
              </w:rPr>
            </w:rPrChange>
          </w:rPr>
          <w:delText>显示内容</w:delText>
        </w:r>
        <w:r w:rsidDel="009E1FA8">
          <w:rPr>
            <w:webHidden/>
          </w:rPr>
          <w:tab/>
          <w:delText>130</w:delText>
        </w:r>
      </w:del>
    </w:p>
    <w:p w14:paraId="5F840E24" w14:textId="77777777" w:rsidR="007E7FAB" w:rsidDel="009E1FA8" w:rsidRDefault="007E7FAB">
      <w:pPr>
        <w:pStyle w:val="TOC1"/>
        <w:tabs>
          <w:tab w:val="left" w:pos="800"/>
          <w:tab w:val="right" w:leader="dot" w:pos="9350"/>
        </w:tabs>
        <w:spacing w:before="156" w:after="156"/>
        <w:rPr>
          <w:del w:id="1919" w:author="Happy" w:date="2018-08-20T18:40:00Z"/>
          <w:rFonts w:eastAsiaTheme="minorEastAsia" w:cstheme="minorBidi"/>
        </w:rPr>
        <w:pPrChange w:id="1920" w:author="Happy" w:date="2018-08-20T18:43:00Z">
          <w:pPr>
            <w:pStyle w:val="TOC4"/>
            <w:tabs>
              <w:tab w:val="right" w:leader="dot" w:pos="9350"/>
            </w:tabs>
            <w:ind w:left="1260"/>
          </w:pPr>
        </w:pPrChange>
      </w:pPr>
      <w:del w:id="1921" w:author="Happy" w:date="2018-08-20T18:40:00Z">
        <w:r w:rsidRPr="009E1FA8" w:rsidDel="009E1FA8">
          <w:rPr>
            <w:rStyle w:val="a9"/>
            <w:iCs/>
            <w:noProof/>
            <w:rPrChange w:id="1922" w:author="Happy" w:date="2018-08-20T18:40:00Z">
              <w:rPr>
                <w:rStyle w:val="a9"/>
                <w:iCs/>
                <w:noProof/>
              </w:rPr>
            </w:rPrChange>
          </w:rPr>
          <w:delText xml:space="preserve">8.11.2 </w:delText>
        </w:r>
        <w:r w:rsidRPr="009E1FA8" w:rsidDel="009E1FA8">
          <w:rPr>
            <w:rStyle w:val="a9"/>
            <w:rFonts w:hint="eastAsia"/>
            <w:iCs/>
            <w:noProof/>
            <w:rPrChange w:id="1923" w:author="Happy" w:date="2018-08-20T18:40:00Z">
              <w:rPr>
                <w:rStyle w:val="a9"/>
                <w:rFonts w:hint="eastAsia"/>
                <w:iCs/>
                <w:noProof/>
              </w:rPr>
            </w:rPrChange>
          </w:rPr>
          <w:delText>出入口</w:delText>
        </w:r>
        <w:r w:rsidDel="009E1FA8">
          <w:rPr>
            <w:webHidden/>
          </w:rPr>
          <w:tab/>
          <w:delText>130</w:delText>
        </w:r>
      </w:del>
    </w:p>
    <w:p w14:paraId="681F51C5" w14:textId="77777777" w:rsidR="007E7FAB" w:rsidDel="009E1FA8" w:rsidRDefault="007E7FAB">
      <w:pPr>
        <w:pStyle w:val="TOC1"/>
        <w:tabs>
          <w:tab w:val="left" w:pos="800"/>
          <w:tab w:val="right" w:leader="dot" w:pos="9350"/>
        </w:tabs>
        <w:spacing w:before="156" w:after="156"/>
        <w:rPr>
          <w:del w:id="1924" w:author="Happy" w:date="2018-08-20T18:40:00Z"/>
          <w:rFonts w:eastAsiaTheme="minorEastAsia" w:cstheme="minorBidi"/>
        </w:rPr>
        <w:pPrChange w:id="1925" w:author="Happy" w:date="2018-08-20T18:43:00Z">
          <w:pPr>
            <w:pStyle w:val="TOC4"/>
            <w:tabs>
              <w:tab w:val="right" w:leader="dot" w:pos="9350"/>
            </w:tabs>
            <w:ind w:left="1260"/>
          </w:pPr>
        </w:pPrChange>
      </w:pPr>
      <w:del w:id="1926" w:author="Happy" w:date="2018-08-20T18:40:00Z">
        <w:r w:rsidRPr="009E1FA8" w:rsidDel="009E1FA8">
          <w:rPr>
            <w:rStyle w:val="a9"/>
            <w:iCs/>
            <w:noProof/>
            <w:rPrChange w:id="1927" w:author="Happy" w:date="2018-08-20T18:40:00Z">
              <w:rPr>
                <w:rStyle w:val="a9"/>
                <w:iCs/>
                <w:noProof/>
              </w:rPr>
            </w:rPrChange>
          </w:rPr>
          <w:delText xml:space="preserve">8.11.3 </w:delText>
        </w:r>
        <w:r w:rsidRPr="009E1FA8" w:rsidDel="009E1FA8">
          <w:rPr>
            <w:rStyle w:val="a9"/>
            <w:rFonts w:hint="eastAsia"/>
            <w:iCs/>
            <w:noProof/>
            <w:rPrChange w:id="1928" w:author="Happy" w:date="2018-08-20T18:40:00Z">
              <w:rPr>
                <w:rStyle w:val="a9"/>
                <w:rFonts w:hint="eastAsia"/>
                <w:iCs/>
                <w:noProof/>
              </w:rPr>
            </w:rPrChange>
          </w:rPr>
          <w:delText>数据来源</w:delText>
        </w:r>
        <w:r w:rsidDel="009E1FA8">
          <w:rPr>
            <w:webHidden/>
          </w:rPr>
          <w:tab/>
          <w:delText>130</w:delText>
        </w:r>
      </w:del>
    </w:p>
    <w:p w14:paraId="1490D27A" w14:textId="77777777" w:rsidR="007E7FAB" w:rsidDel="009E1FA8" w:rsidRDefault="007E7FAB">
      <w:pPr>
        <w:pStyle w:val="TOC1"/>
        <w:tabs>
          <w:tab w:val="left" w:pos="800"/>
          <w:tab w:val="right" w:leader="dot" w:pos="9350"/>
        </w:tabs>
        <w:spacing w:before="156" w:after="156"/>
        <w:rPr>
          <w:del w:id="1929" w:author="Happy" w:date="2018-08-20T18:40:00Z"/>
          <w:rFonts w:eastAsiaTheme="minorEastAsia" w:cstheme="minorBidi"/>
        </w:rPr>
        <w:pPrChange w:id="1930" w:author="Happy" w:date="2018-08-20T18:43:00Z">
          <w:pPr>
            <w:pStyle w:val="TOC4"/>
            <w:tabs>
              <w:tab w:val="right" w:leader="dot" w:pos="9350"/>
            </w:tabs>
            <w:ind w:left="1260"/>
          </w:pPr>
        </w:pPrChange>
      </w:pPr>
      <w:del w:id="1931" w:author="Happy" w:date="2018-08-20T18:40:00Z">
        <w:r w:rsidRPr="009E1FA8" w:rsidDel="009E1FA8">
          <w:rPr>
            <w:rStyle w:val="a9"/>
            <w:iCs/>
            <w:noProof/>
            <w:rPrChange w:id="1932" w:author="Happy" w:date="2018-08-20T18:40:00Z">
              <w:rPr>
                <w:rStyle w:val="a9"/>
                <w:iCs/>
                <w:noProof/>
              </w:rPr>
            </w:rPrChange>
          </w:rPr>
          <w:delText xml:space="preserve">8.11.4 </w:delText>
        </w:r>
        <w:r w:rsidRPr="009E1FA8" w:rsidDel="009E1FA8">
          <w:rPr>
            <w:rStyle w:val="a9"/>
            <w:rFonts w:hint="eastAsia"/>
            <w:iCs/>
            <w:noProof/>
            <w:rPrChange w:id="1933" w:author="Happy" w:date="2018-08-20T18:40:00Z">
              <w:rPr>
                <w:rStyle w:val="a9"/>
                <w:rFonts w:hint="eastAsia"/>
                <w:iCs/>
                <w:noProof/>
              </w:rPr>
            </w:rPrChange>
          </w:rPr>
          <w:delText>输入项</w:delText>
        </w:r>
        <w:r w:rsidDel="009E1FA8">
          <w:rPr>
            <w:webHidden/>
          </w:rPr>
          <w:tab/>
          <w:delText>130</w:delText>
        </w:r>
      </w:del>
    </w:p>
    <w:p w14:paraId="12E758FB" w14:textId="77777777" w:rsidR="007E7FAB" w:rsidDel="009E1FA8" w:rsidRDefault="007E7FAB">
      <w:pPr>
        <w:pStyle w:val="TOC1"/>
        <w:tabs>
          <w:tab w:val="left" w:pos="800"/>
          <w:tab w:val="right" w:leader="dot" w:pos="9350"/>
        </w:tabs>
        <w:spacing w:before="156" w:after="156"/>
        <w:rPr>
          <w:del w:id="1934" w:author="Happy" w:date="2018-08-20T18:40:00Z"/>
          <w:rFonts w:eastAsiaTheme="minorEastAsia" w:cstheme="minorBidi"/>
        </w:rPr>
        <w:pPrChange w:id="1935" w:author="Happy" w:date="2018-08-20T18:43:00Z">
          <w:pPr>
            <w:pStyle w:val="TOC4"/>
            <w:tabs>
              <w:tab w:val="right" w:leader="dot" w:pos="9350"/>
            </w:tabs>
            <w:ind w:left="1260"/>
          </w:pPr>
        </w:pPrChange>
      </w:pPr>
      <w:del w:id="1936" w:author="Happy" w:date="2018-08-20T18:40:00Z">
        <w:r w:rsidRPr="009E1FA8" w:rsidDel="009E1FA8">
          <w:rPr>
            <w:rStyle w:val="a9"/>
            <w:iCs/>
            <w:noProof/>
            <w:rPrChange w:id="1937" w:author="Happy" w:date="2018-08-20T18:40:00Z">
              <w:rPr>
                <w:rStyle w:val="a9"/>
                <w:iCs/>
                <w:noProof/>
              </w:rPr>
            </w:rPrChange>
          </w:rPr>
          <w:delText xml:space="preserve">8.11.5 </w:delText>
        </w:r>
        <w:r w:rsidRPr="009E1FA8" w:rsidDel="009E1FA8">
          <w:rPr>
            <w:rStyle w:val="a9"/>
            <w:rFonts w:hint="eastAsia"/>
            <w:iCs/>
            <w:noProof/>
            <w:rPrChange w:id="1938" w:author="Happy" w:date="2018-08-20T18:40:00Z">
              <w:rPr>
                <w:rStyle w:val="a9"/>
                <w:rFonts w:hint="eastAsia"/>
                <w:iCs/>
                <w:noProof/>
              </w:rPr>
            </w:rPrChange>
          </w:rPr>
          <w:delText>操作规则</w:delText>
        </w:r>
        <w:r w:rsidDel="009E1FA8">
          <w:rPr>
            <w:webHidden/>
          </w:rPr>
          <w:tab/>
          <w:delText>130</w:delText>
        </w:r>
      </w:del>
    </w:p>
    <w:p w14:paraId="504D53AC" w14:textId="77777777" w:rsidR="007E7FAB" w:rsidDel="009E1FA8" w:rsidRDefault="007E7FAB">
      <w:pPr>
        <w:pStyle w:val="TOC1"/>
        <w:tabs>
          <w:tab w:val="left" w:pos="800"/>
          <w:tab w:val="right" w:leader="dot" w:pos="9350"/>
        </w:tabs>
        <w:spacing w:before="156" w:after="156"/>
        <w:rPr>
          <w:del w:id="1939" w:author="Happy" w:date="2018-08-20T18:40:00Z"/>
          <w:rFonts w:eastAsiaTheme="minorEastAsia" w:cstheme="minorBidi"/>
        </w:rPr>
        <w:pPrChange w:id="1940" w:author="Happy" w:date="2018-08-20T18:43:00Z">
          <w:pPr>
            <w:pStyle w:val="TOC4"/>
            <w:tabs>
              <w:tab w:val="right" w:leader="dot" w:pos="9350"/>
            </w:tabs>
            <w:ind w:left="1260"/>
          </w:pPr>
        </w:pPrChange>
      </w:pPr>
      <w:del w:id="1941" w:author="Happy" w:date="2018-08-20T18:40:00Z">
        <w:r w:rsidRPr="009E1FA8" w:rsidDel="009E1FA8">
          <w:rPr>
            <w:rStyle w:val="a9"/>
            <w:iCs/>
            <w:noProof/>
            <w:rPrChange w:id="1942" w:author="Happy" w:date="2018-08-20T18:40:00Z">
              <w:rPr>
                <w:rStyle w:val="a9"/>
                <w:iCs/>
                <w:noProof/>
              </w:rPr>
            </w:rPrChange>
          </w:rPr>
          <w:delText xml:space="preserve">8.11.6 </w:delText>
        </w:r>
        <w:r w:rsidRPr="009E1FA8" w:rsidDel="009E1FA8">
          <w:rPr>
            <w:rStyle w:val="a9"/>
            <w:rFonts w:hint="eastAsia"/>
            <w:iCs/>
            <w:noProof/>
            <w:rPrChange w:id="1943" w:author="Happy" w:date="2018-08-20T18:40:00Z">
              <w:rPr>
                <w:rStyle w:val="a9"/>
                <w:rFonts w:hint="eastAsia"/>
                <w:iCs/>
                <w:noProof/>
              </w:rPr>
            </w:rPrChange>
          </w:rPr>
          <w:delText>提示信息</w:delText>
        </w:r>
        <w:r w:rsidDel="009E1FA8">
          <w:rPr>
            <w:webHidden/>
          </w:rPr>
          <w:tab/>
          <w:delText>130</w:delText>
        </w:r>
      </w:del>
    </w:p>
    <w:p w14:paraId="418FDA0E" w14:textId="77777777" w:rsidR="007E7FAB" w:rsidDel="009E1FA8" w:rsidRDefault="007E7FAB">
      <w:pPr>
        <w:pStyle w:val="TOC1"/>
        <w:tabs>
          <w:tab w:val="left" w:pos="800"/>
          <w:tab w:val="right" w:leader="dot" w:pos="9350"/>
        </w:tabs>
        <w:spacing w:before="156" w:after="156"/>
        <w:rPr>
          <w:del w:id="1944" w:author="Happy" w:date="2018-08-20T18:40:00Z"/>
          <w:rFonts w:eastAsiaTheme="minorEastAsia" w:cstheme="minorBidi"/>
        </w:rPr>
        <w:pPrChange w:id="1945" w:author="Happy" w:date="2018-08-20T18:43:00Z">
          <w:pPr>
            <w:pStyle w:val="TOC3"/>
            <w:tabs>
              <w:tab w:val="right" w:leader="dot" w:pos="9350"/>
            </w:tabs>
            <w:ind w:left="840"/>
          </w:pPr>
        </w:pPrChange>
      </w:pPr>
      <w:del w:id="1946" w:author="Happy" w:date="2018-08-20T18:40:00Z">
        <w:r w:rsidRPr="009E1FA8" w:rsidDel="009E1FA8">
          <w:rPr>
            <w:rStyle w:val="a9"/>
            <w:noProof/>
            <w:rPrChange w:id="1947" w:author="Happy" w:date="2018-08-20T18:40:00Z">
              <w:rPr>
                <w:rStyle w:val="a9"/>
                <w:noProof/>
              </w:rPr>
            </w:rPrChange>
          </w:rPr>
          <w:delText xml:space="preserve">8.12 </w:delText>
        </w:r>
        <w:r w:rsidRPr="009E1FA8" w:rsidDel="009E1FA8">
          <w:rPr>
            <w:rStyle w:val="a9"/>
            <w:rFonts w:hint="eastAsia"/>
            <w:noProof/>
            <w:rPrChange w:id="1948" w:author="Happy" w:date="2018-08-20T18:40:00Z">
              <w:rPr>
                <w:rStyle w:val="a9"/>
                <w:rFonts w:hint="eastAsia"/>
                <w:noProof/>
              </w:rPr>
            </w:rPrChange>
          </w:rPr>
          <w:delText>微信</w:delText>
        </w:r>
        <w:r w:rsidDel="009E1FA8">
          <w:rPr>
            <w:webHidden/>
          </w:rPr>
          <w:tab/>
          <w:delText>131</w:delText>
        </w:r>
      </w:del>
    </w:p>
    <w:p w14:paraId="46AD2C7E" w14:textId="77777777" w:rsidR="007E7FAB" w:rsidDel="009E1FA8" w:rsidRDefault="007E7FAB">
      <w:pPr>
        <w:pStyle w:val="TOC1"/>
        <w:tabs>
          <w:tab w:val="left" w:pos="800"/>
          <w:tab w:val="right" w:leader="dot" w:pos="9350"/>
        </w:tabs>
        <w:spacing w:before="156" w:after="156"/>
        <w:rPr>
          <w:del w:id="1949" w:author="Happy" w:date="2018-08-20T18:40:00Z"/>
          <w:rFonts w:eastAsiaTheme="minorEastAsia" w:cstheme="minorBidi"/>
        </w:rPr>
        <w:pPrChange w:id="1950" w:author="Happy" w:date="2018-08-20T18:43:00Z">
          <w:pPr>
            <w:pStyle w:val="TOC4"/>
            <w:tabs>
              <w:tab w:val="right" w:leader="dot" w:pos="9350"/>
            </w:tabs>
            <w:ind w:left="1260"/>
          </w:pPr>
        </w:pPrChange>
      </w:pPr>
      <w:del w:id="1951" w:author="Happy" w:date="2018-08-20T18:40:00Z">
        <w:r w:rsidRPr="009E1FA8" w:rsidDel="009E1FA8">
          <w:rPr>
            <w:rStyle w:val="a9"/>
            <w:iCs/>
            <w:noProof/>
            <w:rPrChange w:id="1952" w:author="Happy" w:date="2018-08-20T18:40:00Z">
              <w:rPr>
                <w:rStyle w:val="a9"/>
                <w:iCs/>
                <w:noProof/>
              </w:rPr>
            </w:rPrChange>
          </w:rPr>
          <w:delText xml:space="preserve">8.12.1 </w:delText>
        </w:r>
        <w:r w:rsidRPr="009E1FA8" w:rsidDel="009E1FA8">
          <w:rPr>
            <w:rStyle w:val="a9"/>
            <w:rFonts w:hint="eastAsia"/>
            <w:iCs/>
            <w:noProof/>
            <w:rPrChange w:id="1953" w:author="Happy" w:date="2018-08-20T18:40:00Z">
              <w:rPr>
                <w:rStyle w:val="a9"/>
                <w:rFonts w:hint="eastAsia"/>
                <w:iCs/>
                <w:noProof/>
              </w:rPr>
            </w:rPrChange>
          </w:rPr>
          <w:delText>显示内容</w:delText>
        </w:r>
        <w:r w:rsidDel="009E1FA8">
          <w:rPr>
            <w:webHidden/>
          </w:rPr>
          <w:tab/>
          <w:delText>131</w:delText>
        </w:r>
      </w:del>
    </w:p>
    <w:p w14:paraId="7C90BCB4" w14:textId="77777777" w:rsidR="007E7FAB" w:rsidDel="009E1FA8" w:rsidRDefault="007E7FAB">
      <w:pPr>
        <w:pStyle w:val="TOC1"/>
        <w:tabs>
          <w:tab w:val="left" w:pos="800"/>
          <w:tab w:val="right" w:leader="dot" w:pos="9350"/>
        </w:tabs>
        <w:spacing w:before="156" w:after="156"/>
        <w:rPr>
          <w:del w:id="1954" w:author="Happy" w:date="2018-08-20T18:40:00Z"/>
          <w:rFonts w:eastAsiaTheme="minorEastAsia" w:cstheme="minorBidi"/>
        </w:rPr>
        <w:pPrChange w:id="1955" w:author="Happy" w:date="2018-08-20T18:43:00Z">
          <w:pPr>
            <w:pStyle w:val="TOC4"/>
            <w:tabs>
              <w:tab w:val="right" w:leader="dot" w:pos="9350"/>
            </w:tabs>
            <w:ind w:left="1260"/>
          </w:pPr>
        </w:pPrChange>
      </w:pPr>
      <w:del w:id="1956" w:author="Happy" w:date="2018-08-20T18:40:00Z">
        <w:r w:rsidRPr="009E1FA8" w:rsidDel="009E1FA8">
          <w:rPr>
            <w:rStyle w:val="a9"/>
            <w:iCs/>
            <w:noProof/>
            <w:rPrChange w:id="1957" w:author="Happy" w:date="2018-08-20T18:40:00Z">
              <w:rPr>
                <w:rStyle w:val="a9"/>
                <w:iCs/>
                <w:noProof/>
              </w:rPr>
            </w:rPrChange>
          </w:rPr>
          <w:delText xml:space="preserve">8.12.2 </w:delText>
        </w:r>
        <w:r w:rsidRPr="009E1FA8" w:rsidDel="009E1FA8">
          <w:rPr>
            <w:rStyle w:val="a9"/>
            <w:rFonts w:hint="eastAsia"/>
            <w:iCs/>
            <w:noProof/>
            <w:rPrChange w:id="1958" w:author="Happy" w:date="2018-08-20T18:40:00Z">
              <w:rPr>
                <w:rStyle w:val="a9"/>
                <w:rFonts w:hint="eastAsia"/>
                <w:iCs/>
                <w:noProof/>
              </w:rPr>
            </w:rPrChange>
          </w:rPr>
          <w:delText>出入口</w:delText>
        </w:r>
        <w:r w:rsidDel="009E1FA8">
          <w:rPr>
            <w:webHidden/>
          </w:rPr>
          <w:tab/>
          <w:delText>131</w:delText>
        </w:r>
      </w:del>
    </w:p>
    <w:p w14:paraId="57A44AE9" w14:textId="77777777" w:rsidR="007E7FAB" w:rsidDel="009E1FA8" w:rsidRDefault="007E7FAB">
      <w:pPr>
        <w:pStyle w:val="TOC1"/>
        <w:tabs>
          <w:tab w:val="left" w:pos="800"/>
          <w:tab w:val="right" w:leader="dot" w:pos="9350"/>
        </w:tabs>
        <w:spacing w:before="156" w:after="156"/>
        <w:rPr>
          <w:del w:id="1959" w:author="Happy" w:date="2018-08-20T18:40:00Z"/>
          <w:rFonts w:eastAsiaTheme="minorEastAsia" w:cstheme="minorBidi"/>
        </w:rPr>
        <w:pPrChange w:id="1960" w:author="Happy" w:date="2018-08-20T18:43:00Z">
          <w:pPr>
            <w:pStyle w:val="TOC4"/>
            <w:tabs>
              <w:tab w:val="right" w:leader="dot" w:pos="9350"/>
            </w:tabs>
            <w:ind w:left="1260"/>
          </w:pPr>
        </w:pPrChange>
      </w:pPr>
      <w:del w:id="1961" w:author="Happy" w:date="2018-08-20T18:40:00Z">
        <w:r w:rsidRPr="009E1FA8" w:rsidDel="009E1FA8">
          <w:rPr>
            <w:rStyle w:val="a9"/>
            <w:iCs/>
            <w:noProof/>
            <w:rPrChange w:id="1962" w:author="Happy" w:date="2018-08-20T18:40:00Z">
              <w:rPr>
                <w:rStyle w:val="a9"/>
                <w:iCs/>
                <w:noProof/>
              </w:rPr>
            </w:rPrChange>
          </w:rPr>
          <w:delText xml:space="preserve">8.12.3 </w:delText>
        </w:r>
        <w:r w:rsidRPr="009E1FA8" w:rsidDel="009E1FA8">
          <w:rPr>
            <w:rStyle w:val="a9"/>
            <w:rFonts w:hint="eastAsia"/>
            <w:iCs/>
            <w:noProof/>
            <w:rPrChange w:id="1963" w:author="Happy" w:date="2018-08-20T18:40:00Z">
              <w:rPr>
                <w:rStyle w:val="a9"/>
                <w:rFonts w:hint="eastAsia"/>
                <w:iCs/>
                <w:noProof/>
              </w:rPr>
            </w:rPrChange>
          </w:rPr>
          <w:delText>数据来源</w:delText>
        </w:r>
        <w:r w:rsidDel="009E1FA8">
          <w:rPr>
            <w:webHidden/>
          </w:rPr>
          <w:tab/>
          <w:delText>131</w:delText>
        </w:r>
      </w:del>
    </w:p>
    <w:p w14:paraId="54DAC0DB" w14:textId="77777777" w:rsidR="007E7FAB" w:rsidDel="009E1FA8" w:rsidRDefault="007E7FAB">
      <w:pPr>
        <w:pStyle w:val="TOC1"/>
        <w:tabs>
          <w:tab w:val="left" w:pos="800"/>
          <w:tab w:val="right" w:leader="dot" w:pos="9350"/>
        </w:tabs>
        <w:spacing w:before="156" w:after="156"/>
        <w:rPr>
          <w:del w:id="1964" w:author="Happy" w:date="2018-08-20T18:40:00Z"/>
          <w:rFonts w:eastAsiaTheme="minorEastAsia" w:cstheme="minorBidi"/>
        </w:rPr>
        <w:pPrChange w:id="1965" w:author="Happy" w:date="2018-08-20T18:43:00Z">
          <w:pPr>
            <w:pStyle w:val="TOC4"/>
            <w:tabs>
              <w:tab w:val="right" w:leader="dot" w:pos="9350"/>
            </w:tabs>
            <w:ind w:left="1260"/>
          </w:pPr>
        </w:pPrChange>
      </w:pPr>
      <w:del w:id="1966" w:author="Happy" w:date="2018-08-20T18:40:00Z">
        <w:r w:rsidRPr="009E1FA8" w:rsidDel="009E1FA8">
          <w:rPr>
            <w:rStyle w:val="a9"/>
            <w:iCs/>
            <w:noProof/>
            <w:rPrChange w:id="1967" w:author="Happy" w:date="2018-08-20T18:40:00Z">
              <w:rPr>
                <w:rStyle w:val="a9"/>
                <w:iCs/>
                <w:noProof/>
              </w:rPr>
            </w:rPrChange>
          </w:rPr>
          <w:delText xml:space="preserve">8.12.4 </w:delText>
        </w:r>
        <w:r w:rsidRPr="009E1FA8" w:rsidDel="009E1FA8">
          <w:rPr>
            <w:rStyle w:val="a9"/>
            <w:rFonts w:hint="eastAsia"/>
            <w:iCs/>
            <w:noProof/>
            <w:rPrChange w:id="1968" w:author="Happy" w:date="2018-08-20T18:40:00Z">
              <w:rPr>
                <w:rStyle w:val="a9"/>
                <w:rFonts w:hint="eastAsia"/>
                <w:iCs/>
                <w:noProof/>
              </w:rPr>
            </w:rPrChange>
          </w:rPr>
          <w:delText>输入项</w:delText>
        </w:r>
        <w:r w:rsidDel="009E1FA8">
          <w:rPr>
            <w:webHidden/>
          </w:rPr>
          <w:tab/>
          <w:delText>132</w:delText>
        </w:r>
      </w:del>
    </w:p>
    <w:p w14:paraId="67258732" w14:textId="77777777" w:rsidR="007E7FAB" w:rsidDel="009E1FA8" w:rsidRDefault="007E7FAB">
      <w:pPr>
        <w:pStyle w:val="TOC1"/>
        <w:tabs>
          <w:tab w:val="left" w:pos="800"/>
          <w:tab w:val="right" w:leader="dot" w:pos="9350"/>
        </w:tabs>
        <w:spacing w:before="156" w:after="156"/>
        <w:rPr>
          <w:del w:id="1969" w:author="Happy" w:date="2018-08-20T18:40:00Z"/>
          <w:rFonts w:eastAsiaTheme="minorEastAsia" w:cstheme="minorBidi"/>
        </w:rPr>
        <w:pPrChange w:id="1970" w:author="Happy" w:date="2018-08-20T18:43:00Z">
          <w:pPr>
            <w:pStyle w:val="TOC4"/>
            <w:tabs>
              <w:tab w:val="right" w:leader="dot" w:pos="9350"/>
            </w:tabs>
            <w:ind w:left="1260"/>
          </w:pPr>
        </w:pPrChange>
      </w:pPr>
      <w:del w:id="1971" w:author="Happy" w:date="2018-08-20T18:40:00Z">
        <w:r w:rsidRPr="009E1FA8" w:rsidDel="009E1FA8">
          <w:rPr>
            <w:rStyle w:val="a9"/>
            <w:iCs/>
            <w:noProof/>
            <w:rPrChange w:id="1972" w:author="Happy" w:date="2018-08-20T18:40:00Z">
              <w:rPr>
                <w:rStyle w:val="a9"/>
                <w:iCs/>
                <w:noProof/>
              </w:rPr>
            </w:rPrChange>
          </w:rPr>
          <w:delText xml:space="preserve">8.12.5 </w:delText>
        </w:r>
        <w:r w:rsidRPr="009E1FA8" w:rsidDel="009E1FA8">
          <w:rPr>
            <w:rStyle w:val="a9"/>
            <w:rFonts w:hint="eastAsia"/>
            <w:iCs/>
            <w:noProof/>
            <w:rPrChange w:id="1973" w:author="Happy" w:date="2018-08-20T18:40:00Z">
              <w:rPr>
                <w:rStyle w:val="a9"/>
                <w:rFonts w:hint="eastAsia"/>
                <w:iCs/>
                <w:noProof/>
              </w:rPr>
            </w:rPrChange>
          </w:rPr>
          <w:delText>操作规则</w:delText>
        </w:r>
        <w:r w:rsidDel="009E1FA8">
          <w:rPr>
            <w:webHidden/>
          </w:rPr>
          <w:tab/>
          <w:delText>132</w:delText>
        </w:r>
      </w:del>
    </w:p>
    <w:p w14:paraId="25C069C0" w14:textId="77777777" w:rsidR="007E7FAB" w:rsidDel="009E1FA8" w:rsidRDefault="007E7FAB">
      <w:pPr>
        <w:pStyle w:val="TOC1"/>
        <w:tabs>
          <w:tab w:val="left" w:pos="800"/>
          <w:tab w:val="right" w:leader="dot" w:pos="9350"/>
        </w:tabs>
        <w:spacing w:before="156" w:after="156"/>
        <w:rPr>
          <w:del w:id="1974" w:author="Happy" w:date="2018-08-20T18:40:00Z"/>
          <w:rFonts w:eastAsiaTheme="minorEastAsia" w:cstheme="minorBidi"/>
        </w:rPr>
        <w:pPrChange w:id="1975" w:author="Happy" w:date="2018-08-20T18:43:00Z">
          <w:pPr>
            <w:pStyle w:val="TOC4"/>
            <w:tabs>
              <w:tab w:val="right" w:leader="dot" w:pos="9350"/>
            </w:tabs>
            <w:ind w:left="1260"/>
          </w:pPr>
        </w:pPrChange>
      </w:pPr>
      <w:del w:id="1976" w:author="Happy" w:date="2018-08-20T18:40:00Z">
        <w:r w:rsidRPr="009E1FA8" w:rsidDel="009E1FA8">
          <w:rPr>
            <w:rStyle w:val="a9"/>
            <w:iCs/>
            <w:noProof/>
            <w:rPrChange w:id="1977" w:author="Happy" w:date="2018-08-20T18:40:00Z">
              <w:rPr>
                <w:rStyle w:val="a9"/>
                <w:iCs/>
                <w:noProof/>
              </w:rPr>
            </w:rPrChange>
          </w:rPr>
          <w:delText xml:space="preserve">8.12.6 </w:delText>
        </w:r>
        <w:r w:rsidRPr="009E1FA8" w:rsidDel="009E1FA8">
          <w:rPr>
            <w:rStyle w:val="a9"/>
            <w:rFonts w:hint="eastAsia"/>
            <w:iCs/>
            <w:noProof/>
            <w:rPrChange w:id="1978" w:author="Happy" w:date="2018-08-20T18:40:00Z">
              <w:rPr>
                <w:rStyle w:val="a9"/>
                <w:rFonts w:hint="eastAsia"/>
                <w:iCs/>
                <w:noProof/>
              </w:rPr>
            </w:rPrChange>
          </w:rPr>
          <w:delText>提示信息</w:delText>
        </w:r>
        <w:r w:rsidDel="009E1FA8">
          <w:rPr>
            <w:webHidden/>
          </w:rPr>
          <w:tab/>
          <w:delText>132</w:delText>
        </w:r>
      </w:del>
    </w:p>
    <w:p w14:paraId="61A5A365" w14:textId="77777777" w:rsidR="007E7FAB" w:rsidDel="009E1FA8" w:rsidRDefault="007E7FAB">
      <w:pPr>
        <w:pStyle w:val="TOC1"/>
        <w:tabs>
          <w:tab w:val="left" w:pos="800"/>
          <w:tab w:val="right" w:leader="dot" w:pos="9350"/>
        </w:tabs>
        <w:spacing w:before="156" w:after="156"/>
        <w:rPr>
          <w:del w:id="1979" w:author="Happy" w:date="2018-08-20T18:40:00Z"/>
          <w:rFonts w:eastAsiaTheme="minorEastAsia" w:cstheme="minorBidi"/>
        </w:rPr>
        <w:pPrChange w:id="1980" w:author="Happy" w:date="2018-08-20T18:43:00Z">
          <w:pPr>
            <w:pStyle w:val="TOC4"/>
            <w:tabs>
              <w:tab w:val="right" w:leader="dot" w:pos="9350"/>
            </w:tabs>
            <w:ind w:left="1260"/>
          </w:pPr>
        </w:pPrChange>
      </w:pPr>
      <w:del w:id="1981" w:author="Happy" w:date="2018-08-20T18:40:00Z">
        <w:r w:rsidRPr="009E1FA8" w:rsidDel="009E1FA8">
          <w:rPr>
            <w:rStyle w:val="a9"/>
            <w:noProof/>
            <w:rPrChange w:id="1982" w:author="Happy" w:date="2018-08-20T18:40:00Z">
              <w:rPr>
                <w:rStyle w:val="a9"/>
                <w:noProof/>
              </w:rPr>
            </w:rPrChange>
          </w:rPr>
          <w:delText xml:space="preserve">8.12.7 </w:delText>
        </w:r>
        <w:r w:rsidRPr="009E1FA8" w:rsidDel="009E1FA8">
          <w:rPr>
            <w:rStyle w:val="a9"/>
            <w:rFonts w:hint="eastAsia"/>
            <w:noProof/>
            <w:rPrChange w:id="1983" w:author="Happy" w:date="2018-08-20T18:40:00Z">
              <w:rPr>
                <w:rStyle w:val="a9"/>
                <w:rFonts w:hint="eastAsia"/>
                <w:noProof/>
              </w:rPr>
            </w:rPrChange>
          </w:rPr>
          <w:delText>扫码中</w:delText>
        </w:r>
        <w:r w:rsidDel="009E1FA8">
          <w:rPr>
            <w:webHidden/>
          </w:rPr>
          <w:tab/>
          <w:delText>132</w:delText>
        </w:r>
      </w:del>
    </w:p>
    <w:p w14:paraId="2A7A3FD2" w14:textId="77777777" w:rsidR="007E7FAB" w:rsidDel="009E1FA8" w:rsidRDefault="007E7FAB">
      <w:pPr>
        <w:pStyle w:val="TOC1"/>
        <w:tabs>
          <w:tab w:val="left" w:pos="800"/>
          <w:tab w:val="right" w:leader="dot" w:pos="9350"/>
        </w:tabs>
        <w:spacing w:before="156" w:after="156"/>
        <w:rPr>
          <w:del w:id="1984" w:author="Happy" w:date="2018-08-20T18:40:00Z"/>
          <w:rFonts w:eastAsiaTheme="minorEastAsia" w:cstheme="minorBidi"/>
        </w:rPr>
        <w:pPrChange w:id="1985" w:author="Happy" w:date="2018-08-20T18:43:00Z">
          <w:pPr>
            <w:pStyle w:val="TOC4"/>
            <w:tabs>
              <w:tab w:val="right" w:leader="dot" w:pos="9350"/>
            </w:tabs>
            <w:ind w:left="1260"/>
          </w:pPr>
        </w:pPrChange>
      </w:pPr>
      <w:del w:id="1986" w:author="Happy" w:date="2018-08-20T18:40:00Z">
        <w:r w:rsidRPr="009E1FA8" w:rsidDel="009E1FA8">
          <w:rPr>
            <w:rStyle w:val="a9"/>
            <w:noProof/>
            <w:rPrChange w:id="1987" w:author="Happy" w:date="2018-08-20T18:40:00Z">
              <w:rPr>
                <w:rStyle w:val="a9"/>
                <w:noProof/>
              </w:rPr>
            </w:rPrChange>
          </w:rPr>
          <w:delText xml:space="preserve">8.12.8 </w:delText>
        </w:r>
        <w:r w:rsidRPr="009E1FA8" w:rsidDel="009E1FA8">
          <w:rPr>
            <w:rStyle w:val="a9"/>
            <w:rFonts w:hint="eastAsia"/>
            <w:noProof/>
            <w:rPrChange w:id="1988" w:author="Happy" w:date="2018-08-20T18:40:00Z">
              <w:rPr>
                <w:rStyle w:val="a9"/>
                <w:rFonts w:hint="eastAsia"/>
                <w:noProof/>
              </w:rPr>
            </w:rPrChange>
          </w:rPr>
          <w:delText>支付成功</w:delText>
        </w:r>
        <w:r w:rsidDel="009E1FA8">
          <w:rPr>
            <w:webHidden/>
          </w:rPr>
          <w:tab/>
          <w:delText>133</w:delText>
        </w:r>
      </w:del>
    </w:p>
    <w:p w14:paraId="2EEF24DF" w14:textId="77777777" w:rsidR="007E7FAB" w:rsidDel="009E1FA8" w:rsidRDefault="007E7FAB">
      <w:pPr>
        <w:pStyle w:val="TOC1"/>
        <w:tabs>
          <w:tab w:val="left" w:pos="800"/>
          <w:tab w:val="right" w:leader="dot" w:pos="9350"/>
        </w:tabs>
        <w:spacing w:before="156" w:after="156"/>
        <w:rPr>
          <w:del w:id="1989" w:author="Happy" w:date="2018-08-20T18:40:00Z"/>
          <w:rFonts w:eastAsiaTheme="minorEastAsia" w:cstheme="minorBidi"/>
        </w:rPr>
        <w:pPrChange w:id="1990" w:author="Happy" w:date="2018-08-20T18:43:00Z">
          <w:pPr>
            <w:pStyle w:val="TOC4"/>
            <w:tabs>
              <w:tab w:val="right" w:leader="dot" w:pos="9350"/>
            </w:tabs>
            <w:ind w:left="1260"/>
          </w:pPr>
        </w:pPrChange>
      </w:pPr>
      <w:del w:id="1991" w:author="Happy" w:date="2018-08-20T18:40:00Z">
        <w:r w:rsidRPr="009E1FA8" w:rsidDel="009E1FA8">
          <w:rPr>
            <w:rStyle w:val="a9"/>
            <w:noProof/>
            <w:rPrChange w:id="1992" w:author="Happy" w:date="2018-08-20T18:40:00Z">
              <w:rPr>
                <w:rStyle w:val="a9"/>
                <w:noProof/>
              </w:rPr>
            </w:rPrChange>
          </w:rPr>
          <w:delText xml:space="preserve">8.12.9 </w:delText>
        </w:r>
        <w:r w:rsidRPr="009E1FA8" w:rsidDel="009E1FA8">
          <w:rPr>
            <w:rStyle w:val="a9"/>
            <w:rFonts w:hint="eastAsia"/>
            <w:noProof/>
            <w:rPrChange w:id="1993" w:author="Happy" w:date="2018-08-20T18:40:00Z">
              <w:rPr>
                <w:rStyle w:val="a9"/>
                <w:rFonts w:hint="eastAsia"/>
                <w:noProof/>
              </w:rPr>
            </w:rPrChange>
          </w:rPr>
          <w:delText>支付失败</w:delText>
        </w:r>
        <w:r w:rsidDel="009E1FA8">
          <w:rPr>
            <w:webHidden/>
          </w:rPr>
          <w:tab/>
          <w:delText>133</w:delText>
        </w:r>
      </w:del>
    </w:p>
    <w:p w14:paraId="276640BA" w14:textId="77777777" w:rsidR="007E7FAB" w:rsidDel="009E1FA8" w:rsidRDefault="007E7FAB">
      <w:pPr>
        <w:pStyle w:val="TOC1"/>
        <w:tabs>
          <w:tab w:val="left" w:pos="800"/>
          <w:tab w:val="right" w:leader="dot" w:pos="9350"/>
        </w:tabs>
        <w:spacing w:before="156" w:after="156"/>
        <w:rPr>
          <w:del w:id="1994" w:author="Happy" w:date="2018-08-20T18:40:00Z"/>
          <w:rFonts w:eastAsiaTheme="minorEastAsia" w:cstheme="minorBidi"/>
        </w:rPr>
        <w:pPrChange w:id="1995" w:author="Happy" w:date="2018-08-20T18:43:00Z">
          <w:pPr>
            <w:pStyle w:val="TOC3"/>
            <w:tabs>
              <w:tab w:val="right" w:leader="dot" w:pos="9350"/>
            </w:tabs>
            <w:ind w:left="840"/>
          </w:pPr>
        </w:pPrChange>
      </w:pPr>
      <w:del w:id="1996" w:author="Happy" w:date="2018-08-20T18:40:00Z">
        <w:r w:rsidRPr="009E1FA8" w:rsidDel="009E1FA8">
          <w:rPr>
            <w:rStyle w:val="a9"/>
            <w:noProof/>
            <w:rPrChange w:id="1997" w:author="Happy" w:date="2018-08-20T18:40:00Z">
              <w:rPr>
                <w:rStyle w:val="a9"/>
                <w:noProof/>
              </w:rPr>
            </w:rPrChange>
          </w:rPr>
          <w:delText xml:space="preserve">8.13 </w:delText>
        </w:r>
        <w:r w:rsidRPr="009E1FA8" w:rsidDel="009E1FA8">
          <w:rPr>
            <w:rStyle w:val="a9"/>
            <w:rFonts w:hint="eastAsia"/>
            <w:noProof/>
            <w:rPrChange w:id="1998" w:author="Happy" w:date="2018-08-20T18:40:00Z">
              <w:rPr>
                <w:rStyle w:val="a9"/>
                <w:rFonts w:hint="eastAsia"/>
                <w:noProof/>
              </w:rPr>
            </w:rPrChange>
          </w:rPr>
          <w:delText>支付宝</w:delText>
        </w:r>
        <w:r w:rsidDel="009E1FA8">
          <w:rPr>
            <w:webHidden/>
          </w:rPr>
          <w:tab/>
          <w:delText>134</w:delText>
        </w:r>
      </w:del>
    </w:p>
    <w:p w14:paraId="18CDDE83" w14:textId="77777777" w:rsidR="007E7FAB" w:rsidDel="009E1FA8" w:rsidRDefault="007E7FAB">
      <w:pPr>
        <w:pStyle w:val="TOC1"/>
        <w:tabs>
          <w:tab w:val="left" w:pos="800"/>
          <w:tab w:val="right" w:leader="dot" w:pos="9350"/>
        </w:tabs>
        <w:spacing w:before="156" w:after="156"/>
        <w:rPr>
          <w:del w:id="1999" w:author="Happy" w:date="2018-08-20T18:40:00Z"/>
          <w:rFonts w:eastAsiaTheme="minorEastAsia" w:cstheme="minorBidi"/>
        </w:rPr>
        <w:pPrChange w:id="2000" w:author="Happy" w:date="2018-08-20T18:43:00Z">
          <w:pPr>
            <w:pStyle w:val="TOC4"/>
            <w:tabs>
              <w:tab w:val="right" w:leader="dot" w:pos="9350"/>
            </w:tabs>
            <w:ind w:left="1260"/>
          </w:pPr>
        </w:pPrChange>
      </w:pPr>
      <w:del w:id="2001" w:author="Happy" w:date="2018-08-20T18:40:00Z">
        <w:r w:rsidRPr="009E1FA8" w:rsidDel="009E1FA8">
          <w:rPr>
            <w:rStyle w:val="a9"/>
            <w:iCs/>
            <w:noProof/>
            <w:rPrChange w:id="2002" w:author="Happy" w:date="2018-08-20T18:40:00Z">
              <w:rPr>
                <w:rStyle w:val="a9"/>
                <w:iCs/>
                <w:noProof/>
              </w:rPr>
            </w:rPrChange>
          </w:rPr>
          <w:delText xml:space="preserve">8.13.1 </w:delText>
        </w:r>
        <w:r w:rsidRPr="009E1FA8" w:rsidDel="009E1FA8">
          <w:rPr>
            <w:rStyle w:val="a9"/>
            <w:rFonts w:hint="eastAsia"/>
            <w:iCs/>
            <w:noProof/>
            <w:rPrChange w:id="2003" w:author="Happy" w:date="2018-08-20T18:40:00Z">
              <w:rPr>
                <w:rStyle w:val="a9"/>
                <w:rFonts w:hint="eastAsia"/>
                <w:iCs/>
                <w:noProof/>
              </w:rPr>
            </w:rPrChange>
          </w:rPr>
          <w:delText>显示内容</w:delText>
        </w:r>
        <w:r w:rsidDel="009E1FA8">
          <w:rPr>
            <w:webHidden/>
          </w:rPr>
          <w:tab/>
          <w:delText>134</w:delText>
        </w:r>
      </w:del>
    </w:p>
    <w:p w14:paraId="2CDE113F" w14:textId="77777777" w:rsidR="007E7FAB" w:rsidDel="009E1FA8" w:rsidRDefault="007E7FAB">
      <w:pPr>
        <w:pStyle w:val="TOC1"/>
        <w:tabs>
          <w:tab w:val="left" w:pos="800"/>
          <w:tab w:val="right" w:leader="dot" w:pos="9350"/>
        </w:tabs>
        <w:spacing w:before="156" w:after="156"/>
        <w:rPr>
          <w:del w:id="2004" w:author="Happy" w:date="2018-08-20T18:40:00Z"/>
          <w:rFonts w:eastAsiaTheme="minorEastAsia" w:cstheme="minorBidi"/>
        </w:rPr>
        <w:pPrChange w:id="2005" w:author="Happy" w:date="2018-08-20T18:43:00Z">
          <w:pPr>
            <w:pStyle w:val="TOC4"/>
            <w:tabs>
              <w:tab w:val="right" w:leader="dot" w:pos="9350"/>
            </w:tabs>
            <w:ind w:left="1260"/>
          </w:pPr>
        </w:pPrChange>
      </w:pPr>
      <w:del w:id="2006" w:author="Happy" w:date="2018-08-20T18:40:00Z">
        <w:r w:rsidRPr="009E1FA8" w:rsidDel="009E1FA8">
          <w:rPr>
            <w:rStyle w:val="a9"/>
            <w:iCs/>
            <w:noProof/>
            <w:rPrChange w:id="2007" w:author="Happy" w:date="2018-08-20T18:40:00Z">
              <w:rPr>
                <w:rStyle w:val="a9"/>
                <w:iCs/>
                <w:noProof/>
              </w:rPr>
            </w:rPrChange>
          </w:rPr>
          <w:delText xml:space="preserve">8.13.2 </w:delText>
        </w:r>
        <w:r w:rsidRPr="009E1FA8" w:rsidDel="009E1FA8">
          <w:rPr>
            <w:rStyle w:val="a9"/>
            <w:rFonts w:hint="eastAsia"/>
            <w:iCs/>
            <w:noProof/>
            <w:rPrChange w:id="2008" w:author="Happy" w:date="2018-08-20T18:40:00Z">
              <w:rPr>
                <w:rStyle w:val="a9"/>
                <w:rFonts w:hint="eastAsia"/>
                <w:iCs/>
                <w:noProof/>
              </w:rPr>
            </w:rPrChange>
          </w:rPr>
          <w:delText>出入口</w:delText>
        </w:r>
        <w:r w:rsidDel="009E1FA8">
          <w:rPr>
            <w:webHidden/>
          </w:rPr>
          <w:tab/>
          <w:delText>134</w:delText>
        </w:r>
      </w:del>
    </w:p>
    <w:p w14:paraId="5E486691" w14:textId="77777777" w:rsidR="007E7FAB" w:rsidDel="009E1FA8" w:rsidRDefault="007E7FAB">
      <w:pPr>
        <w:pStyle w:val="TOC1"/>
        <w:tabs>
          <w:tab w:val="left" w:pos="800"/>
          <w:tab w:val="right" w:leader="dot" w:pos="9350"/>
        </w:tabs>
        <w:spacing w:before="156" w:after="156"/>
        <w:rPr>
          <w:del w:id="2009" w:author="Happy" w:date="2018-08-20T18:40:00Z"/>
          <w:rFonts w:eastAsiaTheme="minorEastAsia" w:cstheme="minorBidi"/>
        </w:rPr>
        <w:pPrChange w:id="2010" w:author="Happy" w:date="2018-08-20T18:43:00Z">
          <w:pPr>
            <w:pStyle w:val="TOC4"/>
            <w:tabs>
              <w:tab w:val="right" w:leader="dot" w:pos="9350"/>
            </w:tabs>
            <w:ind w:left="1260"/>
          </w:pPr>
        </w:pPrChange>
      </w:pPr>
      <w:del w:id="2011" w:author="Happy" w:date="2018-08-20T18:40:00Z">
        <w:r w:rsidRPr="009E1FA8" w:rsidDel="009E1FA8">
          <w:rPr>
            <w:rStyle w:val="a9"/>
            <w:iCs/>
            <w:noProof/>
            <w:rPrChange w:id="2012" w:author="Happy" w:date="2018-08-20T18:40:00Z">
              <w:rPr>
                <w:rStyle w:val="a9"/>
                <w:iCs/>
                <w:noProof/>
              </w:rPr>
            </w:rPrChange>
          </w:rPr>
          <w:delText xml:space="preserve">8.13.3 </w:delText>
        </w:r>
        <w:r w:rsidRPr="009E1FA8" w:rsidDel="009E1FA8">
          <w:rPr>
            <w:rStyle w:val="a9"/>
            <w:rFonts w:hint="eastAsia"/>
            <w:iCs/>
            <w:noProof/>
            <w:rPrChange w:id="2013" w:author="Happy" w:date="2018-08-20T18:40:00Z">
              <w:rPr>
                <w:rStyle w:val="a9"/>
                <w:rFonts w:hint="eastAsia"/>
                <w:iCs/>
                <w:noProof/>
              </w:rPr>
            </w:rPrChange>
          </w:rPr>
          <w:delText>数据来源</w:delText>
        </w:r>
        <w:r w:rsidDel="009E1FA8">
          <w:rPr>
            <w:webHidden/>
          </w:rPr>
          <w:tab/>
          <w:delText>134</w:delText>
        </w:r>
      </w:del>
    </w:p>
    <w:p w14:paraId="1A93A9DC" w14:textId="77777777" w:rsidR="007E7FAB" w:rsidDel="009E1FA8" w:rsidRDefault="007E7FAB">
      <w:pPr>
        <w:pStyle w:val="TOC1"/>
        <w:tabs>
          <w:tab w:val="left" w:pos="800"/>
          <w:tab w:val="right" w:leader="dot" w:pos="9350"/>
        </w:tabs>
        <w:spacing w:before="156" w:after="156"/>
        <w:rPr>
          <w:del w:id="2014" w:author="Happy" w:date="2018-08-20T18:40:00Z"/>
          <w:rFonts w:eastAsiaTheme="minorEastAsia" w:cstheme="minorBidi"/>
        </w:rPr>
        <w:pPrChange w:id="2015" w:author="Happy" w:date="2018-08-20T18:43:00Z">
          <w:pPr>
            <w:pStyle w:val="TOC4"/>
            <w:tabs>
              <w:tab w:val="right" w:leader="dot" w:pos="9350"/>
            </w:tabs>
            <w:ind w:left="1260"/>
          </w:pPr>
        </w:pPrChange>
      </w:pPr>
      <w:del w:id="2016" w:author="Happy" w:date="2018-08-20T18:40:00Z">
        <w:r w:rsidRPr="009E1FA8" w:rsidDel="009E1FA8">
          <w:rPr>
            <w:rStyle w:val="a9"/>
            <w:iCs/>
            <w:noProof/>
            <w:rPrChange w:id="2017" w:author="Happy" w:date="2018-08-20T18:40:00Z">
              <w:rPr>
                <w:rStyle w:val="a9"/>
                <w:iCs/>
                <w:noProof/>
              </w:rPr>
            </w:rPrChange>
          </w:rPr>
          <w:delText xml:space="preserve">8.13.4 </w:delText>
        </w:r>
        <w:r w:rsidRPr="009E1FA8" w:rsidDel="009E1FA8">
          <w:rPr>
            <w:rStyle w:val="a9"/>
            <w:rFonts w:hint="eastAsia"/>
            <w:iCs/>
            <w:noProof/>
            <w:rPrChange w:id="2018" w:author="Happy" w:date="2018-08-20T18:40:00Z">
              <w:rPr>
                <w:rStyle w:val="a9"/>
                <w:rFonts w:hint="eastAsia"/>
                <w:iCs/>
                <w:noProof/>
              </w:rPr>
            </w:rPrChange>
          </w:rPr>
          <w:delText>输入项</w:delText>
        </w:r>
        <w:r w:rsidDel="009E1FA8">
          <w:rPr>
            <w:webHidden/>
          </w:rPr>
          <w:tab/>
          <w:delText>135</w:delText>
        </w:r>
      </w:del>
    </w:p>
    <w:p w14:paraId="2DE826F4" w14:textId="77777777" w:rsidR="007E7FAB" w:rsidDel="009E1FA8" w:rsidRDefault="007E7FAB">
      <w:pPr>
        <w:pStyle w:val="TOC1"/>
        <w:tabs>
          <w:tab w:val="left" w:pos="800"/>
          <w:tab w:val="right" w:leader="dot" w:pos="9350"/>
        </w:tabs>
        <w:spacing w:before="156" w:after="156"/>
        <w:rPr>
          <w:del w:id="2019" w:author="Happy" w:date="2018-08-20T18:40:00Z"/>
          <w:rFonts w:eastAsiaTheme="minorEastAsia" w:cstheme="minorBidi"/>
        </w:rPr>
        <w:pPrChange w:id="2020" w:author="Happy" w:date="2018-08-20T18:43:00Z">
          <w:pPr>
            <w:pStyle w:val="TOC4"/>
            <w:tabs>
              <w:tab w:val="right" w:leader="dot" w:pos="9350"/>
            </w:tabs>
            <w:ind w:left="1260"/>
          </w:pPr>
        </w:pPrChange>
      </w:pPr>
      <w:del w:id="2021" w:author="Happy" w:date="2018-08-20T18:40:00Z">
        <w:r w:rsidRPr="009E1FA8" w:rsidDel="009E1FA8">
          <w:rPr>
            <w:rStyle w:val="a9"/>
            <w:iCs/>
            <w:noProof/>
            <w:rPrChange w:id="2022" w:author="Happy" w:date="2018-08-20T18:40:00Z">
              <w:rPr>
                <w:rStyle w:val="a9"/>
                <w:iCs/>
                <w:noProof/>
              </w:rPr>
            </w:rPrChange>
          </w:rPr>
          <w:delText xml:space="preserve">8.13.5 </w:delText>
        </w:r>
        <w:r w:rsidRPr="009E1FA8" w:rsidDel="009E1FA8">
          <w:rPr>
            <w:rStyle w:val="a9"/>
            <w:rFonts w:hint="eastAsia"/>
            <w:iCs/>
            <w:noProof/>
            <w:rPrChange w:id="2023" w:author="Happy" w:date="2018-08-20T18:40:00Z">
              <w:rPr>
                <w:rStyle w:val="a9"/>
                <w:rFonts w:hint="eastAsia"/>
                <w:iCs/>
                <w:noProof/>
              </w:rPr>
            </w:rPrChange>
          </w:rPr>
          <w:delText>操作规则</w:delText>
        </w:r>
        <w:r w:rsidDel="009E1FA8">
          <w:rPr>
            <w:webHidden/>
          </w:rPr>
          <w:tab/>
          <w:delText>135</w:delText>
        </w:r>
      </w:del>
    </w:p>
    <w:p w14:paraId="3E2B23CD" w14:textId="77777777" w:rsidR="007E7FAB" w:rsidDel="009E1FA8" w:rsidRDefault="007E7FAB">
      <w:pPr>
        <w:pStyle w:val="TOC1"/>
        <w:tabs>
          <w:tab w:val="left" w:pos="800"/>
          <w:tab w:val="right" w:leader="dot" w:pos="9350"/>
        </w:tabs>
        <w:spacing w:before="156" w:after="156"/>
        <w:rPr>
          <w:del w:id="2024" w:author="Happy" w:date="2018-08-20T18:40:00Z"/>
          <w:rFonts w:eastAsiaTheme="minorEastAsia" w:cstheme="minorBidi"/>
        </w:rPr>
        <w:pPrChange w:id="2025" w:author="Happy" w:date="2018-08-20T18:43:00Z">
          <w:pPr>
            <w:pStyle w:val="TOC4"/>
            <w:tabs>
              <w:tab w:val="right" w:leader="dot" w:pos="9350"/>
            </w:tabs>
            <w:ind w:left="1260"/>
          </w:pPr>
        </w:pPrChange>
      </w:pPr>
      <w:del w:id="2026" w:author="Happy" w:date="2018-08-20T18:40:00Z">
        <w:r w:rsidRPr="009E1FA8" w:rsidDel="009E1FA8">
          <w:rPr>
            <w:rStyle w:val="a9"/>
            <w:iCs/>
            <w:noProof/>
            <w:rPrChange w:id="2027" w:author="Happy" w:date="2018-08-20T18:40:00Z">
              <w:rPr>
                <w:rStyle w:val="a9"/>
                <w:iCs/>
                <w:noProof/>
              </w:rPr>
            </w:rPrChange>
          </w:rPr>
          <w:delText xml:space="preserve">8.13.6 </w:delText>
        </w:r>
        <w:r w:rsidRPr="009E1FA8" w:rsidDel="009E1FA8">
          <w:rPr>
            <w:rStyle w:val="a9"/>
            <w:rFonts w:hint="eastAsia"/>
            <w:iCs/>
            <w:noProof/>
            <w:rPrChange w:id="2028" w:author="Happy" w:date="2018-08-20T18:40:00Z">
              <w:rPr>
                <w:rStyle w:val="a9"/>
                <w:rFonts w:hint="eastAsia"/>
                <w:iCs/>
                <w:noProof/>
              </w:rPr>
            </w:rPrChange>
          </w:rPr>
          <w:delText>提示信息</w:delText>
        </w:r>
        <w:r w:rsidDel="009E1FA8">
          <w:rPr>
            <w:webHidden/>
          </w:rPr>
          <w:tab/>
          <w:delText>135</w:delText>
        </w:r>
      </w:del>
    </w:p>
    <w:p w14:paraId="18093C0D" w14:textId="77777777" w:rsidR="007E7FAB" w:rsidDel="009E1FA8" w:rsidRDefault="007E7FAB">
      <w:pPr>
        <w:pStyle w:val="TOC1"/>
        <w:tabs>
          <w:tab w:val="left" w:pos="800"/>
          <w:tab w:val="right" w:leader="dot" w:pos="9350"/>
        </w:tabs>
        <w:spacing w:before="156" w:after="156"/>
        <w:rPr>
          <w:del w:id="2029" w:author="Happy" w:date="2018-08-20T18:40:00Z"/>
          <w:rFonts w:eastAsiaTheme="minorEastAsia" w:cstheme="minorBidi"/>
        </w:rPr>
        <w:pPrChange w:id="2030" w:author="Happy" w:date="2018-08-20T18:43:00Z">
          <w:pPr>
            <w:pStyle w:val="TOC2"/>
            <w:tabs>
              <w:tab w:val="left" w:pos="800"/>
              <w:tab w:val="right" w:leader="dot" w:pos="9350"/>
            </w:tabs>
            <w:ind w:left="420"/>
          </w:pPr>
        </w:pPrChange>
      </w:pPr>
      <w:del w:id="2031" w:author="Happy" w:date="2018-08-20T18:40:00Z">
        <w:r w:rsidRPr="009E1FA8" w:rsidDel="009E1FA8">
          <w:rPr>
            <w:rStyle w:val="a9"/>
            <w:noProof/>
            <w:snapToGrid w:val="0"/>
            <w:w w:val="0"/>
            <w:kern w:val="0"/>
            <w:rPrChange w:id="2032" w:author="Happy" w:date="2018-08-20T18:40:00Z">
              <w:rPr>
                <w:rStyle w:val="a9"/>
                <w:noProof/>
                <w:snapToGrid w:val="0"/>
                <w:w w:val="0"/>
                <w:kern w:val="0"/>
              </w:rPr>
            </w:rPrChange>
          </w:rPr>
          <w:delText>9.</w:delText>
        </w:r>
        <w:r w:rsidDel="009E1FA8">
          <w:rPr>
            <w:rFonts w:eastAsiaTheme="minorEastAsia" w:cstheme="minorBidi"/>
          </w:rPr>
          <w:tab/>
        </w:r>
        <w:r w:rsidRPr="009E1FA8" w:rsidDel="009E1FA8">
          <w:rPr>
            <w:rStyle w:val="a9"/>
            <w:noProof/>
            <w:rPrChange w:id="2033" w:author="Happy" w:date="2018-08-20T18:40:00Z">
              <w:rPr>
                <w:rStyle w:val="a9"/>
                <w:noProof/>
              </w:rPr>
            </w:rPrChange>
          </w:rPr>
          <w:delText>C</w:delText>
        </w:r>
        <w:r w:rsidRPr="009E1FA8" w:rsidDel="009E1FA8">
          <w:rPr>
            <w:rStyle w:val="a9"/>
            <w:rFonts w:hint="eastAsia"/>
            <w:noProof/>
            <w:rPrChange w:id="2034" w:author="Happy" w:date="2018-08-20T18:40:00Z">
              <w:rPr>
                <w:rStyle w:val="a9"/>
                <w:rFonts w:hint="eastAsia"/>
                <w:noProof/>
              </w:rPr>
            </w:rPrChange>
          </w:rPr>
          <w:delText>端订单处理</w:delText>
        </w:r>
        <w:r w:rsidDel="009E1FA8">
          <w:rPr>
            <w:webHidden/>
          </w:rPr>
          <w:tab/>
          <w:delText>135</w:delText>
        </w:r>
      </w:del>
    </w:p>
    <w:p w14:paraId="35518AA0" w14:textId="77777777" w:rsidR="007E7FAB" w:rsidDel="009E1FA8" w:rsidRDefault="007E7FAB">
      <w:pPr>
        <w:pStyle w:val="TOC1"/>
        <w:tabs>
          <w:tab w:val="left" w:pos="800"/>
          <w:tab w:val="right" w:leader="dot" w:pos="9350"/>
        </w:tabs>
        <w:spacing w:before="156" w:after="156"/>
        <w:rPr>
          <w:del w:id="2035" w:author="Happy" w:date="2018-08-20T18:40:00Z"/>
          <w:rFonts w:eastAsiaTheme="minorEastAsia" w:cstheme="minorBidi"/>
        </w:rPr>
        <w:pPrChange w:id="2036" w:author="Happy" w:date="2018-08-20T18:43:00Z">
          <w:pPr>
            <w:pStyle w:val="TOC3"/>
            <w:tabs>
              <w:tab w:val="right" w:leader="dot" w:pos="9350"/>
            </w:tabs>
            <w:ind w:left="840"/>
          </w:pPr>
        </w:pPrChange>
      </w:pPr>
      <w:del w:id="2037" w:author="Happy" w:date="2018-08-20T18:40:00Z">
        <w:r w:rsidRPr="009E1FA8" w:rsidDel="009E1FA8">
          <w:rPr>
            <w:rStyle w:val="a9"/>
            <w:noProof/>
            <w:rPrChange w:id="2038" w:author="Happy" w:date="2018-08-20T18:40:00Z">
              <w:rPr>
                <w:rStyle w:val="a9"/>
                <w:noProof/>
              </w:rPr>
            </w:rPrChange>
          </w:rPr>
          <w:delText>9.1 C</w:delText>
        </w:r>
        <w:r w:rsidRPr="009E1FA8" w:rsidDel="009E1FA8">
          <w:rPr>
            <w:rStyle w:val="a9"/>
            <w:rFonts w:hint="eastAsia"/>
            <w:noProof/>
            <w:rPrChange w:id="2039" w:author="Happy" w:date="2018-08-20T18:40:00Z">
              <w:rPr>
                <w:rStyle w:val="a9"/>
                <w:rFonts w:hint="eastAsia"/>
                <w:noProof/>
              </w:rPr>
            </w:rPrChange>
          </w:rPr>
          <w:delText>端扫码提交订单</w:delText>
        </w:r>
        <w:r w:rsidDel="009E1FA8">
          <w:rPr>
            <w:webHidden/>
          </w:rPr>
          <w:tab/>
          <w:delText>136</w:delText>
        </w:r>
      </w:del>
    </w:p>
    <w:p w14:paraId="143FF60B" w14:textId="77777777" w:rsidR="007E7FAB" w:rsidDel="009E1FA8" w:rsidRDefault="007E7FAB">
      <w:pPr>
        <w:pStyle w:val="TOC1"/>
        <w:tabs>
          <w:tab w:val="left" w:pos="800"/>
          <w:tab w:val="right" w:leader="dot" w:pos="9350"/>
        </w:tabs>
        <w:spacing w:before="156" w:after="156"/>
        <w:rPr>
          <w:del w:id="2040" w:author="Happy" w:date="2018-08-20T18:40:00Z"/>
          <w:rFonts w:eastAsiaTheme="minorEastAsia" w:cstheme="minorBidi"/>
        </w:rPr>
        <w:pPrChange w:id="2041" w:author="Happy" w:date="2018-08-20T18:43:00Z">
          <w:pPr>
            <w:pStyle w:val="TOC4"/>
            <w:tabs>
              <w:tab w:val="right" w:leader="dot" w:pos="9350"/>
            </w:tabs>
            <w:ind w:left="1260"/>
          </w:pPr>
        </w:pPrChange>
      </w:pPr>
      <w:del w:id="2042" w:author="Happy" w:date="2018-08-20T18:40:00Z">
        <w:r w:rsidRPr="009E1FA8" w:rsidDel="009E1FA8">
          <w:rPr>
            <w:rStyle w:val="a9"/>
            <w:noProof/>
            <w:rPrChange w:id="2043" w:author="Happy" w:date="2018-08-20T18:40:00Z">
              <w:rPr>
                <w:rStyle w:val="a9"/>
                <w:noProof/>
              </w:rPr>
            </w:rPrChange>
          </w:rPr>
          <w:delText xml:space="preserve">9.1.1 </w:delText>
        </w:r>
        <w:r w:rsidRPr="009E1FA8" w:rsidDel="009E1FA8">
          <w:rPr>
            <w:rStyle w:val="a9"/>
            <w:rFonts w:hint="eastAsia"/>
            <w:noProof/>
            <w:rPrChange w:id="2044" w:author="Happy" w:date="2018-08-20T18:40:00Z">
              <w:rPr>
                <w:rStyle w:val="a9"/>
                <w:rFonts w:hint="eastAsia"/>
                <w:noProof/>
              </w:rPr>
            </w:rPrChange>
          </w:rPr>
          <w:delText>显示内容</w:delText>
        </w:r>
        <w:r w:rsidDel="009E1FA8">
          <w:rPr>
            <w:webHidden/>
          </w:rPr>
          <w:tab/>
          <w:delText>136</w:delText>
        </w:r>
      </w:del>
    </w:p>
    <w:p w14:paraId="74CEB645" w14:textId="77777777" w:rsidR="007E7FAB" w:rsidDel="009E1FA8" w:rsidRDefault="007E7FAB">
      <w:pPr>
        <w:pStyle w:val="TOC1"/>
        <w:tabs>
          <w:tab w:val="left" w:pos="800"/>
          <w:tab w:val="right" w:leader="dot" w:pos="9350"/>
        </w:tabs>
        <w:spacing w:before="156" w:after="156"/>
        <w:rPr>
          <w:del w:id="2045" w:author="Happy" w:date="2018-08-20T18:40:00Z"/>
          <w:rFonts w:eastAsiaTheme="minorEastAsia" w:cstheme="minorBidi"/>
        </w:rPr>
        <w:pPrChange w:id="2046" w:author="Happy" w:date="2018-08-20T18:43:00Z">
          <w:pPr>
            <w:pStyle w:val="TOC4"/>
            <w:tabs>
              <w:tab w:val="right" w:leader="dot" w:pos="9350"/>
            </w:tabs>
            <w:ind w:left="1260"/>
          </w:pPr>
        </w:pPrChange>
      </w:pPr>
      <w:del w:id="2047" w:author="Happy" w:date="2018-08-20T18:40:00Z">
        <w:r w:rsidRPr="009E1FA8" w:rsidDel="009E1FA8">
          <w:rPr>
            <w:rStyle w:val="a9"/>
            <w:noProof/>
            <w:rPrChange w:id="2048" w:author="Happy" w:date="2018-08-20T18:40:00Z">
              <w:rPr>
                <w:rStyle w:val="a9"/>
                <w:noProof/>
              </w:rPr>
            </w:rPrChange>
          </w:rPr>
          <w:delText xml:space="preserve">9.1.2 </w:delText>
        </w:r>
        <w:r w:rsidRPr="009E1FA8" w:rsidDel="009E1FA8">
          <w:rPr>
            <w:rStyle w:val="a9"/>
            <w:rFonts w:hint="eastAsia"/>
            <w:noProof/>
            <w:rPrChange w:id="2049" w:author="Happy" w:date="2018-08-20T18:40:00Z">
              <w:rPr>
                <w:rStyle w:val="a9"/>
                <w:rFonts w:hint="eastAsia"/>
                <w:noProof/>
              </w:rPr>
            </w:rPrChange>
          </w:rPr>
          <w:delText>出入口</w:delText>
        </w:r>
        <w:r w:rsidDel="009E1FA8">
          <w:rPr>
            <w:webHidden/>
          </w:rPr>
          <w:tab/>
          <w:delText>137</w:delText>
        </w:r>
      </w:del>
    </w:p>
    <w:p w14:paraId="393370B3" w14:textId="77777777" w:rsidR="007E7FAB" w:rsidDel="009E1FA8" w:rsidRDefault="007E7FAB">
      <w:pPr>
        <w:pStyle w:val="TOC1"/>
        <w:tabs>
          <w:tab w:val="left" w:pos="800"/>
          <w:tab w:val="right" w:leader="dot" w:pos="9350"/>
        </w:tabs>
        <w:spacing w:before="156" w:after="156"/>
        <w:rPr>
          <w:del w:id="2050" w:author="Happy" w:date="2018-08-20T18:40:00Z"/>
          <w:rFonts w:eastAsiaTheme="minorEastAsia" w:cstheme="minorBidi"/>
        </w:rPr>
        <w:pPrChange w:id="2051" w:author="Happy" w:date="2018-08-20T18:43:00Z">
          <w:pPr>
            <w:pStyle w:val="TOC4"/>
            <w:tabs>
              <w:tab w:val="right" w:leader="dot" w:pos="9350"/>
            </w:tabs>
            <w:ind w:left="1260"/>
          </w:pPr>
        </w:pPrChange>
      </w:pPr>
      <w:del w:id="2052" w:author="Happy" w:date="2018-08-20T18:40:00Z">
        <w:r w:rsidRPr="009E1FA8" w:rsidDel="009E1FA8">
          <w:rPr>
            <w:rStyle w:val="a9"/>
            <w:noProof/>
            <w:rPrChange w:id="2053" w:author="Happy" w:date="2018-08-20T18:40:00Z">
              <w:rPr>
                <w:rStyle w:val="a9"/>
                <w:noProof/>
              </w:rPr>
            </w:rPrChange>
          </w:rPr>
          <w:delText xml:space="preserve">9.1.3 </w:delText>
        </w:r>
        <w:r w:rsidRPr="009E1FA8" w:rsidDel="009E1FA8">
          <w:rPr>
            <w:rStyle w:val="a9"/>
            <w:rFonts w:hint="eastAsia"/>
            <w:noProof/>
            <w:rPrChange w:id="2054" w:author="Happy" w:date="2018-08-20T18:40:00Z">
              <w:rPr>
                <w:rStyle w:val="a9"/>
                <w:rFonts w:hint="eastAsia"/>
                <w:noProof/>
              </w:rPr>
            </w:rPrChange>
          </w:rPr>
          <w:delText>数据来源</w:delText>
        </w:r>
        <w:r w:rsidDel="009E1FA8">
          <w:rPr>
            <w:webHidden/>
          </w:rPr>
          <w:tab/>
          <w:delText>137</w:delText>
        </w:r>
      </w:del>
    </w:p>
    <w:p w14:paraId="057751C8" w14:textId="77777777" w:rsidR="007E7FAB" w:rsidDel="009E1FA8" w:rsidRDefault="007E7FAB">
      <w:pPr>
        <w:pStyle w:val="TOC1"/>
        <w:tabs>
          <w:tab w:val="left" w:pos="800"/>
          <w:tab w:val="right" w:leader="dot" w:pos="9350"/>
        </w:tabs>
        <w:spacing w:before="156" w:after="156"/>
        <w:rPr>
          <w:del w:id="2055" w:author="Happy" w:date="2018-08-20T18:40:00Z"/>
          <w:rFonts w:eastAsiaTheme="minorEastAsia" w:cstheme="minorBidi"/>
        </w:rPr>
        <w:pPrChange w:id="2056" w:author="Happy" w:date="2018-08-20T18:43:00Z">
          <w:pPr>
            <w:pStyle w:val="TOC4"/>
            <w:tabs>
              <w:tab w:val="right" w:leader="dot" w:pos="9350"/>
            </w:tabs>
            <w:ind w:left="1260"/>
          </w:pPr>
        </w:pPrChange>
      </w:pPr>
      <w:del w:id="2057" w:author="Happy" w:date="2018-08-20T18:40:00Z">
        <w:r w:rsidRPr="009E1FA8" w:rsidDel="009E1FA8">
          <w:rPr>
            <w:rStyle w:val="a9"/>
            <w:noProof/>
            <w:rPrChange w:id="2058" w:author="Happy" w:date="2018-08-20T18:40:00Z">
              <w:rPr>
                <w:rStyle w:val="a9"/>
                <w:noProof/>
              </w:rPr>
            </w:rPrChange>
          </w:rPr>
          <w:delText xml:space="preserve">9.1.4 </w:delText>
        </w:r>
        <w:r w:rsidRPr="009E1FA8" w:rsidDel="009E1FA8">
          <w:rPr>
            <w:rStyle w:val="a9"/>
            <w:rFonts w:hint="eastAsia"/>
            <w:noProof/>
            <w:rPrChange w:id="2059" w:author="Happy" w:date="2018-08-20T18:40:00Z">
              <w:rPr>
                <w:rStyle w:val="a9"/>
                <w:rFonts w:hint="eastAsia"/>
                <w:noProof/>
              </w:rPr>
            </w:rPrChange>
          </w:rPr>
          <w:delText>输入项</w:delText>
        </w:r>
        <w:r w:rsidDel="009E1FA8">
          <w:rPr>
            <w:webHidden/>
          </w:rPr>
          <w:tab/>
          <w:delText>137</w:delText>
        </w:r>
      </w:del>
    </w:p>
    <w:p w14:paraId="4D891576" w14:textId="77777777" w:rsidR="007E7FAB" w:rsidDel="009E1FA8" w:rsidRDefault="007E7FAB">
      <w:pPr>
        <w:pStyle w:val="TOC1"/>
        <w:tabs>
          <w:tab w:val="left" w:pos="800"/>
          <w:tab w:val="right" w:leader="dot" w:pos="9350"/>
        </w:tabs>
        <w:spacing w:before="156" w:after="156"/>
        <w:rPr>
          <w:del w:id="2060" w:author="Happy" w:date="2018-08-20T18:40:00Z"/>
          <w:rFonts w:eastAsiaTheme="minorEastAsia" w:cstheme="minorBidi"/>
        </w:rPr>
        <w:pPrChange w:id="2061" w:author="Happy" w:date="2018-08-20T18:43:00Z">
          <w:pPr>
            <w:pStyle w:val="TOC4"/>
            <w:tabs>
              <w:tab w:val="right" w:leader="dot" w:pos="9350"/>
            </w:tabs>
            <w:ind w:left="1260"/>
          </w:pPr>
        </w:pPrChange>
      </w:pPr>
      <w:del w:id="2062" w:author="Happy" w:date="2018-08-20T18:40:00Z">
        <w:r w:rsidRPr="009E1FA8" w:rsidDel="009E1FA8">
          <w:rPr>
            <w:rStyle w:val="a9"/>
            <w:noProof/>
            <w:rPrChange w:id="2063" w:author="Happy" w:date="2018-08-20T18:40:00Z">
              <w:rPr>
                <w:rStyle w:val="a9"/>
                <w:noProof/>
              </w:rPr>
            </w:rPrChange>
          </w:rPr>
          <w:delText xml:space="preserve">9.1.5 </w:delText>
        </w:r>
        <w:r w:rsidRPr="009E1FA8" w:rsidDel="009E1FA8">
          <w:rPr>
            <w:rStyle w:val="a9"/>
            <w:rFonts w:hint="eastAsia"/>
            <w:noProof/>
            <w:rPrChange w:id="2064" w:author="Happy" w:date="2018-08-20T18:40:00Z">
              <w:rPr>
                <w:rStyle w:val="a9"/>
                <w:rFonts w:hint="eastAsia"/>
                <w:noProof/>
              </w:rPr>
            </w:rPrChange>
          </w:rPr>
          <w:delText>操作规则</w:delText>
        </w:r>
        <w:r w:rsidDel="009E1FA8">
          <w:rPr>
            <w:webHidden/>
          </w:rPr>
          <w:tab/>
          <w:delText>137</w:delText>
        </w:r>
      </w:del>
    </w:p>
    <w:p w14:paraId="1F09255D" w14:textId="77777777" w:rsidR="007E7FAB" w:rsidDel="009E1FA8" w:rsidRDefault="007E7FAB">
      <w:pPr>
        <w:pStyle w:val="TOC1"/>
        <w:tabs>
          <w:tab w:val="left" w:pos="800"/>
          <w:tab w:val="right" w:leader="dot" w:pos="9350"/>
        </w:tabs>
        <w:spacing w:before="156" w:after="156"/>
        <w:rPr>
          <w:del w:id="2065" w:author="Happy" w:date="2018-08-20T18:40:00Z"/>
          <w:rFonts w:eastAsiaTheme="minorEastAsia" w:cstheme="minorBidi"/>
        </w:rPr>
        <w:pPrChange w:id="2066" w:author="Happy" w:date="2018-08-20T18:43:00Z">
          <w:pPr>
            <w:pStyle w:val="TOC4"/>
            <w:tabs>
              <w:tab w:val="right" w:leader="dot" w:pos="9350"/>
            </w:tabs>
            <w:ind w:left="1260"/>
          </w:pPr>
        </w:pPrChange>
      </w:pPr>
      <w:del w:id="2067" w:author="Happy" w:date="2018-08-20T18:40:00Z">
        <w:r w:rsidRPr="009E1FA8" w:rsidDel="009E1FA8">
          <w:rPr>
            <w:rStyle w:val="a9"/>
            <w:noProof/>
            <w:rPrChange w:id="2068" w:author="Happy" w:date="2018-08-20T18:40:00Z">
              <w:rPr>
                <w:rStyle w:val="a9"/>
                <w:noProof/>
              </w:rPr>
            </w:rPrChange>
          </w:rPr>
          <w:delText xml:space="preserve">9.1.6 </w:delText>
        </w:r>
        <w:r w:rsidRPr="009E1FA8" w:rsidDel="009E1FA8">
          <w:rPr>
            <w:rStyle w:val="a9"/>
            <w:rFonts w:hint="eastAsia"/>
            <w:noProof/>
            <w:rPrChange w:id="2069" w:author="Happy" w:date="2018-08-20T18:40:00Z">
              <w:rPr>
                <w:rStyle w:val="a9"/>
                <w:rFonts w:hint="eastAsia"/>
                <w:noProof/>
              </w:rPr>
            </w:rPrChange>
          </w:rPr>
          <w:delText>拒绝理由</w:delText>
        </w:r>
        <w:r w:rsidDel="009E1FA8">
          <w:rPr>
            <w:webHidden/>
          </w:rPr>
          <w:tab/>
          <w:delText>138</w:delText>
        </w:r>
      </w:del>
    </w:p>
    <w:p w14:paraId="3CEB1DED" w14:textId="77777777" w:rsidR="007E7FAB" w:rsidDel="009E1FA8" w:rsidRDefault="007E7FAB">
      <w:pPr>
        <w:pStyle w:val="TOC1"/>
        <w:tabs>
          <w:tab w:val="left" w:pos="800"/>
          <w:tab w:val="right" w:leader="dot" w:pos="9350"/>
        </w:tabs>
        <w:spacing w:before="156" w:after="156"/>
        <w:rPr>
          <w:del w:id="2070" w:author="Happy" w:date="2018-08-20T18:40:00Z"/>
          <w:rFonts w:eastAsiaTheme="minorEastAsia" w:cstheme="minorBidi"/>
        </w:rPr>
        <w:pPrChange w:id="2071" w:author="Happy" w:date="2018-08-20T18:43:00Z">
          <w:pPr>
            <w:pStyle w:val="TOC4"/>
            <w:tabs>
              <w:tab w:val="right" w:leader="dot" w:pos="9350"/>
            </w:tabs>
            <w:ind w:left="1260"/>
          </w:pPr>
        </w:pPrChange>
      </w:pPr>
      <w:del w:id="2072" w:author="Happy" w:date="2018-08-20T18:40:00Z">
        <w:r w:rsidRPr="009E1FA8" w:rsidDel="009E1FA8">
          <w:rPr>
            <w:rStyle w:val="a9"/>
            <w:noProof/>
            <w:rPrChange w:id="2073" w:author="Happy" w:date="2018-08-20T18:40:00Z">
              <w:rPr>
                <w:rStyle w:val="a9"/>
                <w:noProof/>
              </w:rPr>
            </w:rPrChange>
          </w:rPr>
          <w:delText xml:space="preserve">9.1.7 </w:delText>
        </w:r>
        <w:r w:rsidRPr="009E1FA8" w:rsidDel="009E1FA8">
          <w:rPr>
            <w:rStyle w:val="a9"/>
            <w:rFonts w:hint="eastAsia"/>
            <w:noProof/>
            <w:rPrChange w:id="2074" w:author="Happy" w:date="2018-08-20T18:40:00Z">
              <w:rPr>
                <w:rStyle w:val="a9"/>
                <w:rFonts w:hint="eastAsia"/>
                <w:noProof/>
              </w:rPr>
            </w:rPrChange>
          </w:rPr>
          <w:delText>接受确认</w:delText>
        </w:r>
        <w:r w:rsidDel="009E1FA8">
          <w:rPr>
            <w:webHidden/>
          </w:rPr>
          <w:tab/>
          <w:delText>139</w:delText>
        </w:r>
      </w:del>
    </w:p>
    <w:p w14:paraId="22E7EF55" w14:textId="77777777" w:rsidR="007E7FAB" w:rsidDel="009E1FA8" w:rsidRDefault="007E7FAB">
      <w:pPr>
        <w:pStyle w:val="TOC1"/>
        <w:tabs>
          <w:tab w:val="left" w:pos="800"/>
          <w:tab w:val="right" w:leader="dot" w:pos="9350"/>
        </w:tabs>
        <w:spacing w:before="156" w:after="156"/>
        <w:rPr>
          <w:del w:id="2075" w:author="Happy" w:date="2018-08-20T18:40:00Z"/>
          <w:rFonts w:eastAsiaTheme="minorEastAsia" w:cstheme="minorBidi"/>
        </w:rPr>
        <w:pPrChange w:id="2076" w:author="Happy" w:date="2018-08-20T18:43:00Z">
          <w:pPr>
            <w:pStyle w:val="TOC3"/>
            <w:tabs>
              <w:tab w:val="right" w:leader="dot" w:pos="9350"/>
            </w:tabs>
            <w:ind w:left="840"/>
          </w:pPr>
        </w:pPrChange>
      </w:pPr>
      <w:del w:id="2077" w:author="Happy" w:date="2018-08-20T18:40:00Z">
        <w:r w:rsidRPr="009E1FA8" w:rsidDel="009E1FA8">
          <w:rPr>
            <w:rStyle w:val="a9"/>
            <w:noProof/>
            <w:rPrChange w:id="2078" w:author="Happy" w:date="2018-08-20T18:40:00Z">
              <w:rPr>
                <w:rStyle w:val="a9"/>
                <w:noProof/>
              </w:rPr>
            </w:rPrChange>
          </w:rPr>
          <w:delText>9.2 C</w:delText>
        </w:r>
        <w:r w:rsidRPr="009E1FA8" w:rsidDel="009E1FA8">
          <w:rPr>
            <w:rStyle w:val="a9"/>
            <w:rFonts w:hint="eastAsia"/>
            <w:noProof/>
            <w:rPrChange w:id="2079" w:author="Happy" w:date="2018-08-20T18:40:00Z">
              <w:rPr>
                <w:rStyle w:val="a9"/>
                <w:rFonts w:hint="eastAsia"/>
                <w:noProof/>
              </w:rPr>
            </w:rPrChange>
          </w:rPr>
          <w:delText>端提交加菜订单</w:delText>
        </w:r>
        <w:r w:rsidDel="009E1FA8">
          <w:rPr>
            <w:webHidden/>
          </w:rPr>
          <w:tab/>
          <w:delText>139</w:delText>
        </w:r>
      </w:del>
    </w:p>
    <w:p w14:paraId="36D54860" w14:textId="77777777" w:rsidR="007E7FAB" w:rsidDel="009E1FA8" w:rsidRDefault="007E7FAB">
      <w:pPr>
        <w:pStyle w:val="TOC1"/>
        <w:tabs>
          <w:tab w:val="left" w:pos="800"/>
          <w:tab w:val="right" w:leader="dot" w:pos="9350"/>
        </w:tabs>
        <w:spacing w:before="156" w:after="156"/>
        <w:rPr>
          <w:del w:id="2080" w:author="Happy" w:date="2018-08-20T18:40:00Z"/>
          <w:rFonts w:eastAsiaTheme="minorEastAsia" w:cstheme="minorBidi"/>
        </w:rPr>
        <w:pPrChange w:id="2081" w:author="Happy" w:date="2018-08-20T18:43:00Z">
          <w:pPr>
            <w:pStyle w:val="TOC4"/>
            <w:tabs>
              <w:tab w:val="right" w:leader="dot" w:pos="9350"/>
            </w:tabs>
            <w:ind w:left="1260"/>
          </w:pPr>
        </w:pPrChange>
      </w:pPr>
      <w:del w:id="2082" w:author="Happy" w:date="2018-08-20T18:40:00Z">
        <w:r w:rsidRPr="009E1FA8" w:rsidDel="009E1FA8">
          <w:rPr>
            <w:rStyle w:val="a9"/>
            <w:noProof/>
            <w:rPrChange w:id="2083" w:author="Happy" w:date="2018-08-20T18:40:00Z">
              <w:rPr>
                <w:rStyle w:val="a9"/>
                <w:noProof/>
              </w:rPr>
            </w:rPrChange>
          </w:rPr>
          <w:delText xml:space="preserve">9.2.1 </w:delText>
        </w:r>
        <w:r w:rsidRPr="009E1FA8" w:rsidDel="009E1FA8">
          <w:rPr>
            <w:rStyle w:val="a9"/>
            <w:rFonts w:hint="eastAsia"/>
            <w:noProof/>
            <w:rPrChange w:id="2084" w:author="Happy" w:date="2018-08-20T18:40:00Z">
              <w:rPr>
                <w:rStyle w:val="a9"/>
                <w:rFonts w:hint="eastAsia"/>
                <w:noProof/>
              </w:rPr>
            </w:rPrChange>
          </w:rPr>
          <w:delText>显示内容</w:delText>
        </w:r>
        <w:r w:rsidDel="009E1FA8">
          <w:rPr>
            <w:webHidden/>
          </w:rPr>
          <w:tab/>
          <w:delText>140</w:delText>
        </w:r>
      </w:del>
    </w:p>
    <w:p w14:paraId="2F466311" w14:textId="77777777" w:rsidR="007E7FAB" w:rsidDel="009E1FA8" w:rsidRDefault="007E7FAB">
      <w:pPr>
        <w:pStyle w:val="TOC1"/>
        <w:tabs>
          <w:tab w:val="left" w:pos="800"/>
          <w:tab w:val="right" w:leader="dot" w:pos="9350"/>
        </w:tabs>
        <w:spacing w:before="156" w:after="156"/>
        <w:rPr>
          <w:del w:id="2085" w:author="Happy" w:date="2018-08-20T18:40:00Z"/>
          <w:rFonts w:eastAsiaTheme="minorEastAsia" w:cstheme="minorBidi"/>
        </w:rPr>
        <w:pPrChange w:id="2086" w:author="Happy" w:date="2018-08-20T18:43:00Z">
          <w:pPr>
            <w:pStyle w:val="TOC4"/>
            <w:tabs>
              <w:tab w:val="right" w:leader="dot" w:pos="9350"/>
            </w:tabs>
            <w:ind w:left="1260"/>
          </w:pPr>
        </w:pPrChange>
      </w:pPr>
      <w:del w:id="2087" w:author="Happy" w:date="2018-08-20T18:40:00Z">
        <w:r w:rsidRPr="009E1FA8" w:rsidDel="009E1FA8">
          <w:rPr>
            <w:rStyle w:val="a9"/>
            <w:noProof/>
            <w:rPrChange w:id="2088" w:author="Happy" w:date="2018-08-20T18:40:00Z">
              <w:rPr>
                <w:rStyle w:val="a9"/>
                <w:noProof/>
              </w:rPr>
            </w:rPrChange>
          </w:rPr>
          <w:delText xml:space="preserve">9.2.2 </w:delText>
        </w:r>
        <w:r w:rsidRPr="009E1FA8" w:rsidDel="009E1FA8">
          <w:rPr>
            <w:rStyle w:val="a9"/>
            <w:rFonts w:hint="eastAsia"/>
            <w:noProof/>
            <w:rPrChange w:id="2089" w:author="Happy" w:date="2018-08-20T18:40:00Z">
              <w:rPr>
                <w:rStyle w:val="a9"/>
                <w:rFonts w:hint="eastAsia"/>
                <w:noProof/>
              </w:rPr>
            </w:rPrChange>
          </w:rPr>
          <w:delText>出入口</w:delText>
        </w:r>
        <w:r w:rsidDel="009E1FA8">
          <w:rPr>
            <w:webHidden/>
          </w:rPr>
          <w:tab/>
          <w:delText>141</w:delText>
        </w:r>
      </w:del>
    </w:p>
    <w:p w14:paraId="3A535500" w14:textId="77777777" w:rsidR="007E7FAB" w:rsidDel="009E1FA8" w:rsidRDefault="007E7FAB">
      <w:pPr>
        <w:pStyle w:val="TOC1"/>
        <w:tabs>
          <w:tab w:val="left" w:pos="800"/>
          <w:tab w:val="right" w:leader="dot" w:pos="9350"/>
        </w:tabs>
        <w:spacing w:before="156" w:after="156"/>
        <w:rPr>
          <w:del w:id="2090" w:author="Happy" w:date="2018-08-20T18:40:00Z"/>
          <w:rFonts w:eastAsiaTheme="minorEastAsia" w:cstheme="minorBidi"/>
        </w:rPr>
        <w:pPrChange w:id="2091" w:author="Happy" w:date="2018-08-20T18:43:00Z">
          <w:pPr>
            <w:pStyle w:val="TOC4"/>
            <w:tabs>
              <w:tab w:val="right" w:leader="dot" w:pos="9350"/>
            </w:tabs>
            <w:ind w:left="1260"/>
          </w:pPr>
        </w:pPrChange>
      </w:pPr>
      <w:del w:id="2092" w:author="Happy" w:date="2018-08-20T18:40:00Z">
        <w:r w:rsidRPr="009E1FA8" w:rsidDel="009E1FA8">
          <w:rPr>
            <w:rStyle w:val="a9"/>
            <w:noProof/>
            <w:rPrChange w:id="2093" w:author="Happy" w:date="2018-08-20T18:40:00Z">
              <w:rPr>
                <w:rStyle w:val="a9"/>
                <w:noProof/>
              </w:rPr>
            </w:rPrChange>
          </w:rPr>
          <w:delText xml:space="preserve">9.2.3 </w:delText>
        </w:r>
        <w:r w:rsidRPr="009E1FA8" w:rsidDel="009E1FA8">
          <w:rPr>
            <w:rStyle w:val="a9"/>
            <w:rFonts w:hint="eastAsia"/>
            <w:noProof/>
            <w:rPrChange w:id="2094" w:author="Happy" w:date="2018-08-20T18:40:00Z">
              <w:rPr>
                <w:rStyle w:val="a9"/>
                <w:rFonts w:hint="eastAsia"/>
                <w:noProof/>
              </w:rPr>
            </w:rPrChange>
          </w:rPr>
          <w:delText>数据来源</w:delText>
        </w:r>
        <w:r w:rsidDel="009E1FA8">
          <w:rPr>
            <w:webHidden/>
          </w:rPr>
          <w:tab/>
          <w:delText>141</w:delText>
        </w:r>
      </w:del>
    </w:p>
    <w:p w14:paraId="29F0A1F7" w14:textId="77777777" w:rsidR="007E7FAB" w:rsidDel="009E1FA8" w:rsidRDefault="007E7FAB">
      <w:pPr>
        <w:pStyle w:val="TOC1"/>
        <w:tabs>
          <w:tab w:val="left" w:pos="800"/>
          <w:tab w:val="right" w:leader="dot" w:pos="9350"/>
        </w:tabs>
        <w:spacing w:before="156" w:after="156"/>
        <w:rPr>
          <w:del w:id="2095" w:author="Happy" w:date="2018-08-20T18:40:00Z"/>
          <w:rFonts w:eastAsiaTheme="minorEastAsia" w:cstheme="minorBidi"/>
        </w:rPr>
        <w:pPrChange w:id="2096" w:author="Happy" w:date="2018-08-20T18:43:00Z">
          <w:pPr>
            <w:pStyle w:val="TOC4"/>
            <w:tabs>
              <w:tab w:val="right" w:leader="dot" w:pos="9350"/>
            </w:tabs>
            <w:ind w:left="1260"/>
          </w:pPr>
        </w:pPrChange>
      </w:pPr>
      <w:del w:id="2097" w:author="Happy" w:date="2018-08-20T18:40:00Z">
        <w:r w:rsidRPr="009E1FA8" w:rsidDel="009E1FA8">
          <w:rPr>
            <w:rStyle w:val="a9"/>
            <w:noProof/>
            <w:rPrChange w:id="2098" w:author="Happy" w:date="2018-08-20T18:40:00Z">
              <w:rPr>
                <w:rStyle w:val="a9"/>
                <w:noProof/>
              </w:rPr>
            </w:rPrChange>
          </w:rPr>
          <w:delText xml:space="preserve">9.2.4 </w:delText>
        </w:r>
        <w:r w:rsidRPr="009E1FA8" w:rsidDel="009E1FA8">
          <w:rPr>
            <w:rStyle w:val="a9"/>
            <w:rFonts w:hint="eastAsia"/>
            <w:noProof/>
            <w:rPrChange w:id="2099" w:author="Happy" w:date="2018-08-20T18:40:00Z">
              <w:rPr>
                <w:rStyle w:val="a9"/>
                <w:rFonts w:hint="eastAsia"/>
                <w:noProof/>
              </w:rPr>
            </w:rPrChange>
          </w:rPr>
          <w:delText>操作规则</w:delText>
        </w:r>
        <w:r w:rsidDel="009E1FA8">
          <w:rPr>
            <w:webHidden/>
          </w:rPr>
          <w:tab/>
          <w:delText>141</w:delText>
        </w:r>
      </w:del>
    </w:p>
    <w:p w14:paraId="0F8246B7" w14:textId="77777777" w:rsidR="007E7FAB" w:rsidDel="009E1FA8" w:rsidRDefault="007E7FAB">
      <w:pPr>
        <w:pStyle w:val="TOC1"/>
        <w:tabs>
          <w:tab w:val="left" w:pos="800"/>
          <w:tab w:val="right" w:leader="dot" w:pos="9350"/>
        </w:tabs>
        <w:spacing w:before="156" w:after="156"/>
        <w:rPr>
          <w:del w:id="2100" w:author="Happy" w:date="2018-08-20T18:40:00Z"/>
          <w:rFonts w:eastAsiaTheme="minorEastAsia" w:cstheme="minorBidi"/>
        </w:rPr>
        <w:pPrChange w:id="2101" w:author="Happy" w:date="2018-08-20T18:43:00Z">
          <w:pPr>
            <w:pStyle w:val="TOC4"/>
            <w:tabs>
              <w:tab w:val="right" w:leader="dot" w:pos="9350"/>
            </w:tabs>
            <w:ind w:left="1260"/>
          </w:pPr>
        </w:pPrChange>
      </w:pPr>
      <w:del w:id="2102" w:author="Happy" w:date="2018-08-20T18:40:00Z">
        <w:r w:rsidRPr="009E1FA8" w:rsidDel="009E1FA8">
          <w:rPr>
            <w:rStyle w:val="a9"/>
            <w:noProof/>
            <w:rPrChange w:id="2103" w:author="Happy" w:date="2018-08-20T18:40:00Z">
              <w:rPr>
                <w:rStyle w:val="a9"/>
                <w:noProof/>
              </w:rPr>
            </w:rPrChange>
          </w:rPr>
          <w:delText xml:space="preserve">9.2.5 </w:delText>
        </w:r>
        <w:r w:rsidRPr="009E1FA8" w:rsidDel="009E1FA8">
          <w:rPr>
            <w:rStyle w:val="a9"/>
            <w:rFonts w:hint="eastAsia"/>
            <w:noProof/>
            <w:rPrChange w:id="2104" w:author="Happy" w:date="2018-08-20T18:40:00Z">
              <w:rPr>
                <w:rStyle w:val="a9"/>
                <w:rFonts w:hint="eastAsia"/>
                <w:noProof/>
              </w:rPr>
            </w:rPrChange>
          </w:rPr>
          <w:delText>拒绝理由</w:delText>
        </w:r>
        <w:r w:rsidDel="009E1FA8">
          <w:rPr>
            <w:webHidden/>
          </w:rPr>
          <w:tab/>
          <w:delText>142</w:delText>
        </w:r>
      </w:del>
    </w:p>
    <w:p w14:paraId="13DFA6FC" w14:textId="77777777" w:rsidR="007E7FAB" w:rsidDel="009E1FA8" w:rsidRDefault="007E7FAB">
      <w:pPr>
        <w:pStyle w:val="TOC1"/>
        <w:tabs>
          <w:tab w:val="left" w:pos="800"/>
          <w:tab w:val="right" w:leader="dot" w:pos="9350"/>
        </w:tabs>
        <w:spacing w:before="156" w:after="156"/>
        <w:rPr>
          <w:del w:id="2105" w:author="Happy" w:date="2018-08-20T18:40:00Z"/>
          <w:rFonts w:eastAsiaTheme="minorEastAsia" w:cstheme="minorBidi"/>
          <w:b w:val="0"/>
          <w:sz w:val="21"/>
        </w:rPr>
      </w:pPr>
      <w:del w:id="2106" w:author="Happy" w:date="2018-08-20T18:40:00Z">
        <w:r w:rsidRPr="009E1FA8" w:rsidDel="009E1FA8">
          <w:rPr>
            <w:rStyle w:val="a9"/>
            <w:rFonts w:hint="eastAsia"/>
            <w:b w:val="0"/>
          </w:rPr>
          <w:delText>七、</w:delText>
        </w:r>
        <w:r w:rsidDel="009E1FA8">
          <w:rPr>
            <w:rFonts w:eastAsiaTheme="minorEastAsia" w:cstheme="minorBidi"/>
            <w:b w:val="0"/>
            <w:sz w:val="21"/>
          </w:rPr>
          <w:tab/>
        </w:r>
        <w:r w:rsidRPr="009E1FA8" w:rsidDel="009E1FA8">
          <w:rPr>
            <w:rStyle w:val="a9"/>
            <w:rFonts w:hint="eastAsia"/>
            <w:b w:val="0"/>
          </w:rPr>
          <w:delText>前结</w:delText>
        </w:r>
        <w:r w:rsidDel="009E1FA8">
          <w:rPr>
            <w:webHidden/>
          </w:rPr>
          <w:tab/>
          <w:delText>142</w:delText>
        </w:r>
      </w:del>
    </w:p>
    <w:p w14:paraId="0615D67C" w14:textId="77777777" w:rsidR="007E7FAB" w:rsidDel="009E1FA8" w:rsidRDefault="007E7FAB">
      <w:pPr>
        <w:pStyle w:val="TOC1"/>
        <w:tabs>
          <w:tab w:val="left" w:pos="800"/>
          <w:tab w:val="right" w:leader="dot" w:pos="9350"/>
        </w:tabs>
        <w:spacing w:before="156" w:after="156"/>
        <w:rPr>
          <w:del w:id="2107" w:author="Happy" w:date="2018-08-20T18:40:00Z"/>
          <w:rFonts w:eastAsiaTheme="minorEastAsia" w:cstheme="minorBidi"/>
        </w:rPr>
        <w:pPrChange w:id="2108" w:author="Happy" w:date="2018-08-20T18:43:00Z">
          <w:pPr>
            <w:pStyle w:val="TOC2"/>
            <w:tabs>
              <w:tab w:val="left" w:pos="800"/>
              <w:tab w:val="right" w:leader="dot" w:pos="9350"/>
            </w:tabs>
            <w:ind w:left="420"/>
          </w:pPr>
        </w:pPrChange>
      </w:pPr>
      <w:del w:id="2109" w:author="Happy" w:date="2018-08-20T18:40:00Z">
        <w:r w:rsidRPr="009E1FA8" w:rsidDel="009E1FA8">
          <w:rPr>
            <w:rStyle w:val="a9"/>
            <w:noProof/>
            <w:snapToGrid w:val="0"/>
            <w:w w:val="0"/>
            <w:kern w:val="0"/>
            <w:rPrChange w:id="2110" w:author="Happy" w:date="2018-08-20T18:40:00Z">
              <w:rPr>
                <w:rStyle w:val="a9"/>
                <w:noProof/>
                <w:snapToGrid w:val="0"/>
                <w:w w:val="0"/>
                <w:kern w:val="0"/>
              </w:rPr>
            </w:rPrChange>
          </w:rPr>
          <w:delText>1.</w:delText>
        </w:r>
        <w:r w:rsidDel="009E1FA8">
          <w:rPr>
            <w:rFonts w:eastAsiaTheme="minorEastAsia" w:cstheme="minorBidi"/>
          </w:rPr>
          <w:tab/>
        </w:r>
        <w:r w:rsidRPr="009E1FA8" w:rsidDel="009E1FA8">
          <w:rPr>
            <w:rStyle w:val="a9"/>
            <w:rFonts w:hint="eastAsia"/>
            <w:noProof/>
            <w:rPrChange w:id="2111" w:author="Happy" w:date="2018-08-20T18:40:00Z">
              <w:rPr>
                <w:rStyle w:val="a9"/>
                <w:rFonts w:hint="eastAsia"/>
                <w:noProof/>
              </w:rPr>
            </w:rPrChange>
          </w:rPr>
          <w:delText>前结</w:delText>
        </w:r>
        <w:r w:rsidDel="009E1FA8">
          <w:rPr>
            <w:webHidden/>
          </w:rPr>
          <w:tab/>
          <w:delText>142</w:delText>
        </w:r>
      </w:del>
    </w:p>
    <w:p w14:paraId="0ED20AB9" w14:textId="77777777" w:rsidR="007E7FAB" w:rsidDel="009E1FA8" w:rsidRDefault="007E7FAB">
      <w:pPr>
        <w:pStyle w:val="TOC1"/>
        <w:tabs>
          <w:tab w:val="left" w:pos="800"/>
          <w:tab w:val="right" w:leader="dot" w:pos="9350"/>
        </w:tabs>
        <w:spacing w:before="156" w:after="156"/>
        <w:rPr>
          <w:del w:id="2112" w:author="Happy" w:date="2018-08-20T18:40:00Z"/>
          <w:rFonts w:eastAsiaTheme="minorEastAsia" w:cstheme="minorBidi"/>
        </w:rPr>
        <w:pPrChange w:id="2113" w:author="Happy" w:date="2018-08-20T18:43:00Z">
          <w:pPr>
            <w:pStyle w:val="TOC3"/>
            <w:tabs>
              <w:tab w:val="right" w:leader="dot" w:pos="9350"/>
            </w:tabs>
            <w:ind w:left="840"/>
          </w:pPr>
        </w:pPrChange>
      </w:pPr>
      <w:del w:id="2114" w:author="Happy" w:date="2018-08-20T18:40:00Z">
        <w:r w:rsidRPr="009E1FA8" w:rsidDel="009E1FA8">
          <w:rPr>
            <w:rStyle w:val="a9"/>
            <w:noProof/>
            <w:rPrChange w:id="2115" w:author="Happy" w:date="2018-08-20T18:40:00Z">
              <w:rPr>
                <w:rStyle w:val="a9"/>
                <w:noProof/>
              </w:rPr>
            </w:rPrChange>
          </w:rPr>
          <w:delText xml:space="preserve">1.1 </w:delText>
        </w:r>
        <w:r w:rsidRPr="009E1FA8" w:rsidDel="009E1FA8">
          <w:rPr>
            <w:rStyle w:val="a9"/>
            <w:rFonts w:hint="eastAsia"/>
            <w:noProof/>
            <w:rPrChange w:id="2116" w:author="Happy" w:date="2018-08-20T18:40:00Z">
              <w:rPr>
                <w:rStyle w:val="a9"/>
                <w:rFonts w:hint="eastAsia"/>
                <w:noProof/>
              </w:rPr>
            </w:rPrChange>
          </w:rPr>
          <w:delText>前结主页</w:delText>
        </w:r>
        <w:r w:rsidDel="009E1FA8">
          <w:rPr>
            <w:webHidden/>
          </w:rPr>
          <w:tab/>
          <w:delText>143</w:delText>
        </w:r>
      </w:del>
    </w:p>
    <w:p w14:paraId="2AF20D1C" w14:textId="77777777" w:rsidR="007E7FAB" w:rsidDel="009E1FA8" w:rsidRDefault="007E7FAB">
      <w:pPr>
        <w:pStyle w:val="TOC1"/>
        <w:tabs>
          <w:tab w:val="left" w:pos="800"/>
          <w:tab w:val="right" w:leader="dot" w:pos="9350"/>
        </w:tabs>
        <w:spacing w:before="156" w:after="156"/>
        <w:rPr>
          <w:del w:id="2117" w:author="Happy" w:date="2018-08-20T18:40:00Z"/>
          <w:rFonts w:eastAsiaTheme="minorEastAsia" w:cstheme="minorBidi"/>
        </w:rPr>
        <w:pPrChange w:id="2118" w:author="Happy" w:date="2018-08-20T18:43:00Z">
          <w:pPr>
            <w:pStyle w:val="TOC4"/>
            <w:tabs>
              <w:tab w:val="right" w:leader="dot" w:pos="9350"/>
            </w:tabs>
            <w:ind w:left="1260"/>
          </w:pPr>
        </w:pPrChange>
      </w:pPr>
      <w:del w:id="2119" w:author="Happy" w:date="2018-08-20T18:40:00Z">
        <w:r w:rsidRPr="009E1FA8" w:rsidDel="009E1FA8">
          <w:rPr>
            <w:rStyle w:val="a9"/>
            <w:iCs/>
            <w:noProof/>
            <w:rPrChange w:id="2120" w:author="Happy" w:date="2018-08-20T18:40:00Z">
              <w:rPr>
                <w:rStyle w:val="a9"/>
                <w:iCs/>
                <w:noProof/>
              </w:rPr>
            </w:rPrChange>
          </w:rPr>
          <w:delText xml:space="preserve">1.1.1 </w:delText>
        </w:r>
        <w:r w:rsidRPr="009E1FA8" w:rsidDel="009E1FA8">
          <w:rPr>
            <w:rStyle w:val="a9"/>
            <w:rFonts w:hint="eastAsia"/>
            <w:iCs/>
            <w:noProof/>
            <w:rPrChange w:id="2121" w:author="Happy" w:date="2018-08-20T18:40:00Z">
              <w:rPr>
                <w:rStyle w:val="a9"/>
                <w:rFonts w:hint="eastAsia"/>
                <w:iCs/>
                <w:noProof/>
              </w:rPr>
            </w:rPrChange>
          </w:rPr>
          <w:delText>显示内容</w:delText>
        </w:r>
        <w:r w:rsidDel="009E1FA8">
          <w:rPr>
            <w:webHidden/>
          </w:rPr>
          <w:tab/>
          <w:delText>143</w:delText>
        </w:r>
      </w:del>
    </w:p>
    <w:p w14:paraId="22EDC3F7" w14:textId="77777777" w:rsidR="007E7FAB" w:rsidDel="009E1FA8" w:rsidRDefault="007E7FAB">
      <w:pPr>
        <w:pStyle w:val="TOC1"/>
        <w:tabs>
          <w:tab w:val="left" w:pos="800"/>
          <w:tab w:val="right" w:leader="dot" w:pos="9350"/>
        </w:tabs>
        <w:spacing w:before="156" w:after="156"/>
        <w:rPr>
          <w:del w:id="2122" w:author="Happy" w:date="2018-08-20T18:40:00Z"/>
          <w:rFonts w:eastAsiaTheme="minorEastAsia" w:cstheme="minorBidi"/>
        </w:rPr>
        <w:pPrChange w:id="2123" w:author="Happy" w:date="2018-08-20T18:43:00Z">
          <w:pPr>
            <w:pStyle w:val="TOC4"/>
            <w:tabs>
              <w:tab w:val="right" w:leader="dot" w:pos="9350"/>
            </w:tabs>
            <w:ind w:left="1260"/>
          </w:pPr>
        </w:pPrChange>
      </w:pPr>
      <w:del w:id="2124" w:author="Happy" w:date="2018-08-20T18:40:00Z">
        <w:r w:rsidRPr="009E1FA8" w:rsidDel="009E1FA8">
          <w:rPr>
            <w:rStyle w:val="a9"/>
            <w:iCs/>
            <w:noProof/>
            <w:rPrChange w:id="2125" w:author="Happy" w:date="2018-08-20T18:40:00Z">
              <w:rPr>
                <w:rStyle w:val="a9"/>
                <w:iCs/>
                <w:noProof/>
              </w:rPr>
            </w:rPrChange>
          </w:rPr>
          <w:delText xml:space="preserve">1.1.2 </w:delText>
        </w:r>
        <w:r w:rsidRPr="009E1FA8" w:rsidDel="009E1FA8">
          <w:rPr>
            <w:rStyle w:val="a9"/>
            <w:rFonts w:hint="eastAsia"/>
            <w:iCs/>
            <w:noProof/>
            <w:rPrChange w:id="2126" w:author="Happy" w:date="2018-08-20T18:40:00Z">
              <w:rPr>
                <w:rStyle w:val="a9"/>
                <w:rFonts w:hint="eastAsia"/>
                <w:iCs/>
                <w:noProof/>
              </w:rPr>
            </w:rPrChange>
          </w:rPr>
          <w:delText>出入口</w:delText>
        </w:r>
        <w:r w:rsidDel="009E1FA8">
          <w:rPr>
            <w:webHidden/>
          </w:rPr>
          <w:tab/>
          <w:delText>144</w:delText>
        </w:r>
      </w:del>
    </w:p>
    <w:p w14:paraId="16839793" w14:textId="77777777" w:rsidR="007E7FAB" w:rsidDel="009E1FA8" w:rsidRDefault="007E7FAB">
      <w:pPr>
        <w:pStyle w:val="TOC1"/>
        <w:tabs>
          <w:tab w:val="left" w:pos="800"/>
          <w:tab w:val="right" w:leader="dot" w:pos="9350"/>
        </w:tabs>
        <w:spacing w:before="156" w:after="156"/>
        <w:rPr>
          <w:del w:id="2127" w:author="Happy" w:date="2018-08-20T18:40:00Z"/>
          <w:rFonts w:eastAsiaTheme="minorEastAsia" w:cstheme="minorBidi"/>
        </w:rPr>
        <w:pPrChange w:id="2128" w:author="Happy" w:date="2018-08-20T18:43:00Z">
          <w:pPr>
            <w:pStyle w:val="TOC4"/>
            <w:tabs>
              <w:tab w:val="right" w:leader="dot" w:pos="9350"/>
            </w:tabs>
            <w:ind w:left="1260"/>
          </w:pPr>
        </w:pPrChange>
      </w:pPr>
      <w:del w:id="2129" w:author="Happy" w:date="2018-08-20T18:40:00Z">
        <w:r w:rsidRPr="009E1FA8" w:rsidDel="009E1FA8">
          <w:rPr>
            <w:rStyle w:val="a9"/>
            <w:iCs/>
            <w:noProof/>
            <w:rPrChange w:id="2130" w:author="Happy" w:date="2018-08-20T18:40:00Z">
              <w:rPr>
                <w:rStyle w:val="a9"/>
                <w:iCs/>
                <w:noProof/>
              </w:rPr>
            </w:rPrChange>
          </w:rPr>
          <w:delText xml:space="preserve">1.1.3 </w:delText>
        </w:r>
        <w:r w:rsidRPr="009E1FA8" w:rsidDel="009E1FA8">
          <w:rPr>
            <w:rStyle w:val="a9"/>
            <w:rFonts w:hint="eastAsia"/>
            <w:iCs/>
            <w:noProof/>
            <w:rPrChange w:id="2131" w:author="Happy" w:date="2018-08-20T18:40:00Z">
              <w:rPr>
                <w:rStyle w:val="a9"/>
                <w:rFonts w:hint="eastAsia"/>
                <w:iCs/>
                <w:noProof/>
              </w:rPr>
            </w:rPrChange>
          </w:rPr>
          <w:delText>数据来源</w:delText>
        </w:r>
        <w:r w:rsidDel="009E1FA8">
          <w:rPr>
            <w:webHidden/>
          </w:rPr>
          <w:tab/>
          <w:delText>144</w:delText>
        </w:r>
      </w:del>
    </w:p>
    <w:p w14:paraId="515AA8C2" w14:textId="77777777" w:rsidR="007E7FAB" w:rsidDel="009E1FA8" w:rsidRDefault="007E7FAB">
      <w:pPr>
        <w:pStyle w:val="TOC1"/>
        <w:tabs>
          <w:tab w:val="left" w:pos="800"/>
          <w:tab w:val="right" w:leader="dot" w:pos="9350"/>
        </w:tabs>
        <w:spacing w:before="156" w:after="156"/>
        <w:rPr>
          <w:del w:id="2132" w:author="Happy" w:date="2018-08-20T18:40:00Z"/>
          <w:rFonts w:eastAsiaTheme="minorEastAsia" w:cstheme="minorBidi"/>
        </w:rPr>
        <w:pPrChange w:id="2133" w:author="Happy" w:date="2018-08-20T18:43:00Z">
          <w:pPr>
            <w:pStyle w:val="TOC4"/>
            <w:tabs>
              <w:tab w:val="right" w:leader="dot" w:pos="9350"/>
            </w:tabs>
            <w:ind w:left="1260"/>
          </w:pPr>
        </w:pPrChange>
      </w:pPr>
      <w:del w:id="2134" w:author="Happy" w:date="2018-08-20T18:40:00Z">
        <w:r w:rsidRPr="009E1FA8" w:rsidDel="009E1FA8">
          <w:rPr>
            <w:rStyle w:val="a9"/>
            <w:iCs/>
            <w:noProof/>
            <w:rPrChange w:id="2135" w:author="Happy" w:date="2018-08-20T18:40:00Z">
              <w:rPr>
                <w:rStyle w:val="a9"/>
                <w:iCs/>
                <w:noProof/>
              </w:rPr>
            </w:rPrChange>
          </w:rPr>
          <w:delText xml:space="preserve">1.1.4 </w:delText>
        </w:r>
        <w:r w:rsidRPr="009E1FA8" w:rsidDel="009E1FA8">
          <w:rPr>
            <w:rStyle w:val="a9"/>
            <w:rFonts w:hint="eastAsia"/>
            <w:iCs/>
            <w:noProof/>
            <w:rPrChange w:id="2136" w:author="Happy" w:date="2018-08-20T18:40:00Z">
              <w:rPr>
                <w:rStyle w:val="a9"/>
                <w:rFonts w:hint="eastAsia"/>
                <w:iCs/>
                <w:noProof/>
              </w:rPr>
            </w:rPrChange>
          </w:rPr>
          <w:delText>输入项</w:delText>
        </w:r>
        <w:r w:rsidDel="009E1FA8">
          <w:rPr>
            <w:webHidden/>
          </w:rPr>
          <w:tab/>
          <w:delText>144</w:delText>
        </w:r>
      </w:del>
    </w:p>
    <w:p w14:paraId="1E0909D3" w14:textId="77777777" w:rsidR="007E7FAB" w:rsidDel="009E1FA8" w:rsidRDefault="007E7FAB">
      <w:pPr>
        <w:pStyle w:val="TOC1"/>
        <w:tabs>
          <w:tab w:val="left" w:pos="800"/>
          <w:tab w:val="right" w:leader="dot" w:pos="9350"/>
        </w:tabs>
        <w:spacing w:before="156" w:after="156"/>
        <w:rPr>
          <w:del w:id="2137" w:author="Happy" w:date="2018-08-20T18:40:00Z"/>
          <w:rFonts w:eastAsiaTheme="minorEastAsia" w:cstheme="minorBidi"/>
        </w:rPr>
        <w:pPrChange w:id="2138" w:author="Happy" w:date="2018-08-20T18:43:00Z">
          <w:pPr>
            <w:pStyle w:val="TOC4"/>
            <w:tabs>
              <w:tab w:val="right" w:leader="dot" w:pos="9350"/>
            </w:tabs>
            <w:ind w:left="1260"/>
          </w:pPr>
        </w:pPrChange>
      </w:pPr>
      <w:del w:id="2139" w:author="Happy" w:date="2018-08-20T18:40:00Z">
        <w:r w:rsidRPr="009E1FA8" w:rsidDel="009E1FA8">
          <w:rPr>
            <w:rStyle w:val="a9"/>
            <w:iCs/>
            <w:noProof/>
            <w:rPrChange w:id="2140" w:author="Happy" w:date="2018-08-20T18:40:00Z">
              <w:rPr>
                <w:rStyle w:val="a9"/>
                <w:iCs/>
                <w:noProof/>
              </w:rPr>
            </w:rPrChange>
          </w:rPr>
          <w:delText xml:space="preserve">1.1.5 </w:delText>
        </w:r>
        <w:r w:rsidRPr="009E1FA8" w:rsidDel="009E1FA8">
          <w:rPr>
            <w:rStyle w:val="a9"/>
            <w:rFonts w:hint="eastAsia"/>
            <w:iCs/>
            <w:noProof/>
            <w:rPrChange w:id="2141" w:author="Happy" w:date="2018-08-20T18:40:00Z">
              <w:rPr>
                <w:rStyle w:val="a9"/>
                <w:rFonts w:hint="eastAsia"/>
                <w:iCs/>
                <w:noProof/>
              </w:rPr>
            </w:rPrChange>
          </w:rPr>
          <w:delText>操作规则</w:delText>
        </w:r>
        <w:r w:rsidDel="009E1FA8">
          <w:rPr>
            <w:webHidden/>
          </w:rPr>
          <w:tab/>
          <w:delText>144</w:delText>
        </w:r>
      </w:del>
    </w:p>
    <w:p w14:paraId="5BCA93FB" w14:textId="77777777" w:rsidR="007E7FAB" w:rsidDel="009E1FA8" w:rsidRDefault="007E7FAB">
      <w:pPr>
        <w:pStyle w:val="TOC1"/>
        <w:tabs>
          <w:tab w:val="left" w:pos="800"/>
          <w:tab w:val="right" w:leader="dot" w:pos="9350"/>
        </w:tabs>
        <w:spacing w:before="156" w:after="156"/>
        <w:rPr>
          <w:del w:id="2142" w:author="Happy" w:date="2018-08-20T18:40:00Z"/>
          <w:rFonts w:eastAsiaTheme="minorEastAsia" w:cstheme="minorBidi"/>
        </w:rPr>
        <w:pPrChange w:id="2143" w:author="Happy" w:date="2018-08-20T18:43:00Z">
          <w:pPr>
            <w:pStyle w:val="TOC4"/>
            <w:tabs>
              <w:tab w:val="right" w:leader="dot" w:pos="9350"/>
            </w:tabs>
            <w:ind w:left="1260"/>
          </w:pPr>
        </w:pPrChange>
      </w:pPr>
      <w:del w:id="2144" w:author="Happy" w:date="2018-08-20T18:40:00Z">
        <w:r w:rsidRPr="009E1FA8" w:rsidDel="009E1FA8">
          <w:rPr>
            <w:rStyle w:val="a9"/>
            <w:noProof/>
            <w:rPrChange w:id="2145" w:author="Happy" w:date="2018-08-20T18:40:00Z">
              <w:rPr>
                <w:rStyle w:val="a9"/>
                <w:noProof/>
              </w:rPr>
            </w:rPrChange>
          </w:rPr>
          <w:delText xml:space="preserve">1.1.6 </w:delText>
        </w:r>
        <w:r w:rsidRPr="009E1FA8" w:rsidDel="009E1FA8">
          <w:rPr>
            <w:rStyle w:val="a9"/>
            <w:rFonts w:hint="eastAsia"/>
            <w:noProof/>
            <w:rPrChange w:id="2146" w:author="Happy" w:date="2018-08-20T18:40:00Z">
              <w:rPr>
                <w:rStyle w:val="a9"/>
                <w:rFonts w:hint="eastAsia"/>
                <w:noProof/>
              </w:rPr>
            </w:rPrChange>
          </w:rPr>
          <w:delText>点击“移动支付”</w:delText>
        </w:r>
        <w:r w:rsidDel="009E1FA8">
          <w:rPr>
            <w:webHidden/>
          </w:rPr>
          <w:tab/>
          <w:delText>145</w:delText>
        </w:r>
      </w:del>
    </w:p>
    <w:p w14:paraId="059BE418" w14:textId="77777777" w:rsidR="007E7FAB" w:rsidDel="009E1FA8" w:rsidRDefault="007E7FAB">
      <w:pPr>
        <w:pStyle w:val="TOC1"/>
        <w:tabs>
          <w:tab w:val="left" w:pos="800"/>
          <w:tab w:val="right" w:leader="dot" w:pos="9350"/>
        </w:tabs>
        <w:spacing w:before="156" w:after="156"/>
        <w:rPr>
          <w:del w:id="2147" w:author="Happy" w:date="2018-08-20T18:40:00Z"/>
          <w:rFonts w:eastAsiaTheme="minorEastAsia" w:cstheme="minorBidi"/>
        </w:rPr>
        <w:pPrChange w:id="2148" w:author="Happy" w:date="2018-08-20T18:43:00Z">
          <w:pPr>
            <w:pStyle w:val="TOC4"/>
            <w:tabs>
              <w:tab w:val="right" w:leader="dot" w:pos="9350"/>
            </w:tabs>
            <w:ind w:left="1260"/>
          </w:pPr>
        </w:pPrChange>
      </w:pPr>
      <w:del w:id="2149" w:author="Happy" w:date="2018-08-20T18:40:00Z">
        <w:r w:rsidRPr="009E1FA8" w:rsidDel="009E1FA8">
          <w:rPr>
            <w:rStyle w:val="a9"/>
            <w:noProof/>
            <w:rPrChange w:id="2150" w:author="Happy" w:date="2018-08-20T18:40:00Z">
              <w:rPr>
                <w:rStyle w:val="a9"/>
                <w:noProof/>
              </w:rPr>
            </w:rPrChange>
          </w:rPr>
          <w:delText xml:space="preserve">1.1.7 </w:delText>
        </w:r>
        <w:r w:rsidRPr="009E1FA8" w:rsidDel="009E1FA8">
          <w:rPr>
            <w:rStyle w:val="a9"/>
            <w:rFonts w:hint="eastAsia"/>
            <w:noProof/>
            <w:rPrChange w:id="2151" w:author="Happy" w:date="2018-08-20T18:40:00Z">
              <w:rPr>
                <w:rStyle w:val="a9"/>
                <w:rFonts w:hint="eastAsia"/>
                <w:noProof/>
              </w:rPr>
            </w:rPrChange>
          </w:rPr>
          <w:delText>点击“更多”</w:delText>
        </w:r>
        <w:r w:rsidDel="009E1FA8">
          <w:rPr>
            <w:webHidden/>
          </w:rPr>
          <w:tab/>
          <w:delText>146</w:delText>
        </w:r>
      </w:del>
    </w:p>
    <w:p w14:paraId="488A3360" w14:textId="77777777" w:rsidR="007E7FAB" w:rsidDel="009E1FA8" w:rsidRDefault="007E7FAB">
      <w:pPr>
        <w:pStyle w:val="TOC1"/>
        <w:tabs>
          <w:tab w:val="left" w:pos="800"/>
          <w:tab w:val="right" w:leader="dot" w:pos="9350"/>
        </w:tabs>
        <w:spacing w:before="156" w:after="156"/>
        <w:rPr>
          <w:del w:id="2152" w:author="Happy" w:date="2018-08-20T18:40:00Z"/>
          <w:rFonts w:eastAsiaTheme="minorEastAsia" w:cstheme="minorBidi"/>
        </w:rPr>
        <w:pPrChange w:id="2153" w:author="Happy" w:date="2018-08-20T18:43:00Z">
          <w:pPr>
            <w:pStyle w:val="TOC4"/>
            <w:tabs>
              <w:tab w:val="right" w:leader="dot" w:pos="9350"/>
            </w:tabs>
            <w:ind w:left="1260"/>
          </w:pPr>
        </w:pPrChange>
      </w:pPr>
      <w:del w:id="2154" w:author="Happy" w:date="2018-08-20T18:40:00Z">
        <w:r w:rsidRPr="009E1FA8" w:rsidDel="009E1FA8">
          <w:rPr>
            <w:rStyle w:val="a9"/>
            <w:noProof/>
            <w:rPrChange w:id="2155" w:author="Happy" w:date="2018-08-20T18:40:00Z">
              <w:rPr>
                <w:rStyle w:val="a9"/>
                <w:noProof/>
              </w:rPr>
            </w:rPrChange>
          </w:rPr>
          <w:delText xml:space="preserve">1.1.8 </w:delText>
        </w:r>
        <w:r w:rsidRPr="009E1FA8" w:rsidDel="009E1FA8">
          <w:rPr>
            <w:rStyle w:val="a9"/>
            <w:rFonts w:hint="eastAsia"/>
            <w:noProof/>
            <w:rPrChange w:id="2156" w:author="Happy" w:date="2018-08-20T18:40:00Z">
              <w:rPr>
                <w:rStyle w:val="a9"/>
                <w:rFonts w:hint="eastAsia"/>
                <w:noProof/>
              </w:rPr>
            </w:rPrChange>
          </w:rPr>
          <w:delText>输桌卡页面</w:delText>
        </w:r>
        <w:r w:rsidDel="009E1FA8">
          <w:rPr>
            <w:webHidden/>
          </w:rPr>
          <w:tab/>
          <w:delText>146</w:delText>
        </w:r>
      </w:del>
    </w:p>
    <w:p w14:paraId="78E1CEBA" w14:textId="77777777" w:rsidR="007E7FAB" w:rsidDel="009E1FA8" w:rsidRDefault="007E7FAB">
      <w:pPr>
        <w:pStyle w:val="TOC1"/>
        <w:tabs>
          <w:tab w:val="left" w:pos="800"/>
          <w:tab w:val="right" w:leader="dot" w:pos="9350"/>
        </w:tabs>
        <w:spacing w:before="156" w:after="156"/>
        <w:rPr>
          <w:del w:id="2157" w:author="Happy" w:date="2018-08-20T18:40:00Z"/>
          <w:rFonts w:eastAsiaTheme="minorEastAsia" w:cstheme="minorBidi"/>
        </w:rPr>
        <w:pPrChange w:id="2158" w:author="Happy" w:date="2018-08-20T18:43:00Z">
          <w:pPr>
            <w:pStyle w:val="TOC4"/>
            <w:tabs>
              <w:tab w:val="right" w:leader="dot" w:pos="9350"/>
            </w:tabs>
            <w:ind w:left="1260"/>
          </w:pPr>
        </w:pPrChange>
      </w:pPr>
      <w:del w:id="2159" w:author="Happy" w:date="2018-08-20T18:40:00Z">
        <w:r w:rsidRPr="009E1FA8" w:rsidDel="009E1FA8">
          <w:rPr>
            <w:rStyle w:val="a9"/>
            <w:noProof/>
            <w:rPrChange w:id="2160" w:author="Happy" w:date="2018-08-20T18:40:00Z">
              <w:rPr>
                <w:rStyle w:val="a9"/>
                <w:noProof/>
              </w:rPr>
            </w:rPrChange>
          </w:rPr>
          <w:delText xml:space="preserve">1.1.9 </w:delText>
        </w:r>
        <w:r w:rsidRPr="009E1FA8" w:rsidDel="009E1FA8">
          <w:rPr>
            <w:rStyle w:val="a9"/>
            <w:rFonts w:hint="eastAsia"/>
            <w:noProof/>
            <w:rPrChange w:id="2161" w:author="Happy" w:date="2018-08-20T18:40:00Z">
              <w:rPr>
                <w:rStyle w:val="a9"/>
                <w:rFonts w:hint="eastAsia"/>
                <w:noProof/>
              </w:rPr>
            </w:rPrChange>
          </w:rPr>
          <w:delText>扫桌卡</w:delText>
        </w:r>
        <w:r w:rsidDel="009E1FA8">
          <w:rPr>
            <w:webHidden/>
          </w:rPr>
          <w:tab/>
          <w:delText>148</w:delText>
        </w:r>
      </w:del>
    </w:p>
    <w:p w14:paraId="09C4A225" w14:textId="77777777" w:rsidR="007E7FAB" w:rsidDel="009E1FA8" w:rsidRDefault="007E7FAB">
      <w:pPr>
        <w:pStyle w:val="TOC1"/>
        <w:tabs>
          <w:tab w:val="left" w:pos="800"/>
          <w:tab w:val="right" w:leader="dot" w:pos="9350"/>
        </w:tabs>
        <w:spacing w:before="156" w:after="156"/>
        <w:rPr>
          <w:del w:id="2162" w:author="Happy" w:date="2018-08-20T18:40:00Z"/>
          <w:rFonts w:eastAsiaTheme="minorEastAsia" w:cstheme="minorBidi"/>
        </w:rPr>
        <w:pPrChange w:id="2163" w:author="Happy" w:date="2018-08-20T18:43:00Z">
          <w:pPr>
            <w:pStyle w:val="TOC3"/>
            <w:tabs>
              <w:tab w:val="right" w:leader="dot" w:pos="9350"/>
            </w:tabs>
            <w:ind w:left="840"/>
          </w:pPr>
        </w:pPrChange>
      </w:pPr>
      <w:del w:id="2164" w:author="Happy" w:date="2018-08-20T18:40:00Z">
        <w:r w:rsidRPr="009E1FA8" w:rsidDel="009E1FA8">
          <w:rPr>
            <w:rStyle w:val="a9"/>
            <w:noProof/>
            <w:rPrChange w:id="2165" w:author="Happy" w:date="2018-08-20T18:40:00Z">
              <w:rPr>
                <w:rStyle w:val="a9"/>
                <w:noProof/>
              </w:rPr>
            </w:rPrChange>
          </w:rPr>
          <w:delText xml:space="preserve">1.2 </w:delText>
        </w:r>
        <w:r w:rsidRPr="009E1FA8" w:rsidDel="009E1FA8">
          <w:rPr>
            <w:rStyle w:val="a9"/>
            <w:rFonts w:hint="eastAsia"/>
            <w:noProof/>
            <w:rPrChange w:id="2166" w:author="Happy" w:date="2018-08-20T18:40:00Z">
              <w:rPr>
                <w:rStyle w:val="a9"/>
                <w:rFonts w:hint="eastAsia"/>
                <w:noProof/>
              </w:rPr>
            </w:rPrChange>
          </w:rPr>
          <w:delText>混合支付页面</w:delText>
        </w:r>
        <w:r w:rsidDel="009E1FA8">
          <w:rPr>
            <w:webHidden/>
          </w:rPr>
          <w:tab/>
          <w:delText>149</w:delText>
        </w:r>
      </w:del>
    </w:p>
    <w:p w14:paraId="578D208F" w14:textId="77777777" w:rsidR="007E7FAB" w:rsidDel="009E1FA8" w:rsidRDefault="007E7FAB">
      <w:pPr>
        <w:pStyle w:val="TOC1"/>
        <w:tabs>
          <w:tab w:val="left" w:pos="800"/>
          <w:tab w:val="right" w:leader="dot" w:pos="9350"/>
        </w:tabs>
        <w:spacing w:before="156" w:after="156"/>
        <w:rPr>
          <w:del w:id="2167" w:author="Happy" w:date="2018-08-20T18:40:00Z"/>
          <w:rFonts w:eastAsiaTheme="minorEastAsia" w:cstheme="minorBidi"/>
        </w:rPr>
        <w:pPrChange w:id="2168" w:author="Happy" w:date="2018-08-20T18:43:00Z">
          <w:pPr>
            <w:pStyle w:val="TOC3"/>
            <w:tabs>
              <w:tab w:val="right" w:leader="dot" w:pos="9350"/>
            </w:tabs>
            <w:ind w:left="840"/>
          </w:pPr>
        </w:pPrChange>
      </w:pPr>
      <w:del w:id="2169" w:author="Happy" w:date="2018-08-20T18:40:00Z">
        <w:r w:rsidRPr="009E1FA8" w:rsidDel="009E1FA8">
          <w:rPr>
            <w:rStyle w:val="a9"/>
            <w:noProof/>
            <w:rPrChange w:id="2170" w:author="Happy" w:date="2018-08-20T18:40:00Z">
              <w:rPr>
                <w:rStyle w:val="a9"/>
                <w:noProof/>
              </w:rPr>
            </w:rPrChange>
          </w:rPr>
          <w:delText xml:space="preserve">1.3 </w:delText>
        </w:r>
        <w:r w:rsidRPr="009E1FA8" w:rsidDel="009E1FA8">
          <w:rPr>
            <w:rStyle w:val="a9"/>
            <w:rFonts w:hint="eastAsia"/>
            <w:noProof/>
            <w:rPrChange w:id="2171" w:author="Happy" w:date="2018-08-20T18:40:00Z">
              <w:rPr>
                <w:rStyle w:val="a9"/>
                <w:rFonts w:hint="eastAsia"/>
                <w:noProof/>
              </w:rPr>
            </w:rPrChange>
          </w:rPr>
          <w:delText>美食城卡</w:delText>
        </w:r>
        <w:r w:rsidDel="009E1FA8">
          <w:rPr>
            <w:webHidden/>
          </w:rPr>
          <w:tab/>
          <w:delText>149</w:delText>
        </w:r>
      </w:del>
    </w:p>
    <w:p w14:paraId="5C26F3DA" w14:textId="77777777" w:rsidR="007E7FAB" w:rsidDel="009E1FA8" w:rsidRDefault="007E7FAB">
      <w:pPr>
        <w:pStyle w:val="TOC1"/>
        <w:tabs>
          <w:tab w:val="left" w:pos="800"/>
          <w:tab w:val="right" w:leader="dot" w:pos="9350"/>
        </w:tabs>
        <w:spacing w:before="156" w:after="156"/>
        <w:rPr>
          <w:del w:id="2172" w:author="Happy" w:date="2018-08-20T18:40:00Z"/>
          <w:rFonts w:eastAsiaTheme="minorEastAsia" w:cstheme="minorBidi"/>
        </w:rPr>
        <w:pPrChange w:id="2173" w:author="Happy" w:date="2018-08-20T18:43:00Z">
          <w:pPr>
            <w:pStyle w:val="TOC4"/>
            <w:tabs>
              <w:tab w:val="right" w:leader="dot" w:pos="9350"/>
            </w:tabs>
            <w:ind w:left="1260"/>
          </w:pPr>
        </w:pPrChange>
      </w:pPr>
      <w:del w:id="2174" w:author="Happy" w:date="2018-08-20T18:40:00Z">
        <w:r w:rsidRPr="009E1FA8" w:rsidDel="009E1FA8">
          <w:rPr>
            <w:rStyle w:val="a9"/>
            <w:noProof/>
            <w:rPrChange w:id="2175" w:author="Happy" w:date="2018-08-20T18:40:00Z">
              <w:rPr>
                <w:rStyle w:val="a9"/>
                <w:noProof/>
              </w:rPr>
            </w:rPrChange>
          </w:rPr>
          <w:delText xml:space="preserve">1.3.1 </w:delText>
        </w:r>
        <w:r w:rsidRPr="009E1FA8" w:rsidDel="009E1FA8">
          <w:rPr>
            <w:rStyle w:val="a9"/>
            <w:rFonts w:hint="eastAsia"/>
            <w:noProof/>
            <w:rPrChange w:id="2176" w:author="Happy" w:date="2018-08-20T18:40:00Z">
              <w:rPr>
                <w:rStyle w:val="a9"/>
                <w:rFonts w:hint="eastAsia"/>
                <w:noProof/>
              </w:rPr>
            </w:rPrChange>
          </w:rPr>
          <w:delText>显示内容</w:delText>
        </w:r>
        <w:r w:rsidDel="009E1FA8">
          <w:rPr>
            <w:webHidden/>
          </w:rPr>
          <w:tab/>
          <w:delText>150</w:delText>
        </w:r>
      </w:del>
    </w:p>
    <w:p w14:paraId="5D65CD3B" w14:textId="77777777" w:rsidR="007E7FAB" w:rsidDel="009E1FA8" w:rsidRDefault="007E7FAB">
      <w:pPr>
        <w:pStyle w:val="TOC1"/>
        <w:tabs>
          <w:tab w:val="left" w:pos="800"/>
          <w:tab w:val="right" w:leader="dot" w:pos="9350"/>
        </w:tabs>
        <w:spacing w:before="156" w:after="156"/>
        <w:rPr>
          <w:del w:id="2177" w:author="Happy" w:date="2018-08-20T18:40:00Z"/>
          <w:rFonts w:eastAsiaTheme="minorEastAsia" w:cstheme="minorBidi"/>
        </w:rPr>
        <w:pPrChange w:id="2178" w:author="Happy" w:date="2018-08-20T18:43:00Z">
          <w:pPr>
            <w:pStyle w:val="TOC4"/>
            <w:tabs>
              <w:tab w:val="right" w:leader="dot" w:pos="9350"/>
            </w:tabs>
            <w:ind w:left="1260"/>
          </w:pPr>
        </w:pPrChange>
      </w:pPr>
      <w:del w:id="2179" w:author="Happy" w:date="2018-08-20T18:40:00Z">
        <w:r w:rsidRPr="009E1FA8" w:rsidDel="009E1FA8">
          <w:rPr>
            <w:rStyle w:val="a9"/>
            <w:noProof/>
            <w:rPrChange w:id="2180" w:author="Happy" w:date="2018-08-20T18:40:00Z">
              <w:rPr>
                <w:rStyle w:val="a9"/>
                <w:noProof/>
              </w:rPr>
            </w:rPrChange>
          </w:rPr>
          <w:delText xml:space="preserve">1.3.2 </w:delText>
        </w:r>
        <w:r w:rsidRPr="009E1FA8" w:rsidDel="009E1FA8">
          <w:rPr>
            <w:rStyle w:val="a9"/>
            <w:rFonts w:hint="eastAsia"/>
            <w:noProof/>
            <w:rPrChange w:id="2181" w:author="Happy" w:date="2018-08-20T18:40:00Z">
              <w:rPr>
                <w:rStyle w:val="a9"/>
                <w:rFonts w:hint="eastAsia"/>
                <w:noProof/>
              </w:rPr>
            </w:rPrChange>
          </w:rPr>
          <w:delText>出入口</w:delText>
        </w:r>
        <w:r w:rsidDel="009E1FA8">
          <w:rPr>
            <w:webHidden/>
          </w:rPr>
          <w:tab/>
          <w:delText>150</w:delText>
        </w:r>
      </w:del>
    </w:p>
    <w:p w14:paraId="257F44E0" w14:textId="77777777" w:rsidR="007E7FAB" w:rsidDel="009E1FA8" w:rsidRDefault="007E7FAB">
      <w:pPr>
        <w:pStyle w:val="TOC1"/>
        <w:tabs>
          <w:tab w:val="left" w:pos="800"/>
          <w:tab w:val="right" w:leader="dot" w:pos="9350"/>
        </w:tabs>
        <w:spacing w:before="156" w:after="156"/>
        <w:rPr>
          <w:del w:id="2182" w:author="Happy" w:date="2018-08-20T18:40:00Z"/>
          <w:rFonts w:eastAsiaTheme="minorEastAsia" w:cstheme="minorBidi"/>
        </w:rPr>
        <w:pPrChange w:id="2183" w:author="Happy" w:date="2018-08-20T18:43:00Z">
          <w:pPr>
            <w:pStyle w:val="TOC4"/>
            <w:tabs>
              <w:tab w:val="right" w:leader="dot" w:pos="9350"/>
            </w:tabs>
            <w:ind w:left="1260"/>
          </w:pPr>
        </w:pPrChange>
      </w:pPr>
      <w:del w:id="2184" w:author="Happy" w:date="2018-08-20T18:40:00Z">
        <w:r w:rsidRPr="009E1FA8" w:rsidDel="009E1FA8">
          <w:rPr>
            <w:rStyle w:val="a9"/>
            <w:noProof/>
            <w:rPrChange w:id="2185" w:author="Happy" w:date="2018-08-20T18:40:00Z">
              <w:rPr>
                <w:rStyle w:val="a9"/>
                <w:noProof/>
              </w:rPr>
            </w:rPrChange>
          </w:rPr>
          <w:delText xml:space="preserve">1.3.3 </w:delText>
        </w:r>
        <w:r w:rsidRPr="009E1FA8" w:rsidDel="009E1FA8">
          <w:rPr>
            <w:rStyle w:val="a9"/>
            <w:rFonts w:hint="eastAsia"/>
            <w:noProof/>
            <w:rPrChange w:id="2186" w:author="Happy" w:date="2018-08-20T18:40:00Z">
              <w:rPr>
                <w:rStyle w:val="a9"/>
                <w:rFonts w:hint="eastAsia"/>
                <w:noProof/>
              </w:rPr>
            </w:rPrChange>
          </w:rPr>
          <w:delText>输入项</w:delText>
        </w:r>
        <w:r w:rsidDel="009E1FA8">
          <w:rPr>
            <w:webHidden/>
          </w:rPr>
          <w:tab/>
          <w:delText>150</w:delText>
        </w:r>
      </w:del>
    </w:p>
    <w:p w14:paraId="1E820331" w14:textId="77777777" w:rsidR="007E7FAB" w:rsidDel="009E1FA8" w:rsidRDefault="007E7FAB">
      <w:pPr>
        <w:pStyle w:val="TOC1"/>
        <w:tabs>
          <w:tab w:val="left" w:pos="800"/>
          <w:tab w:val="right" w:leader="dot" w:pos="9350"/>
        </w:tabs>
        <w:spacing w:before="156" w:after="156"/>
        <w:rPr>
          <w:del w:id="2187" w:author="Happy" w:date="2018-08-20T18:40:00Z"/>
          <w:rFonts w:eastAsiaTheme="minorEastAsia" w:cstheme="minorBidi"/>
        </w:rPr>
        <w:pPrChange w:id="2188" w:author="Happy" w:date="2018-08-20T18:43:00Z">
          <w:pPr>
            <w:pStyle w:val="TOC4"/>
            <w:tabs>
              <w:tab w:val="right" w:leader="dot" w:pos="9350"/>
            </w:tabs>
            <w:ind w:left="1260"/>
          </w:pPr>
        </w:pPrChange>
      </w:pPr>
      <w:del w:id="2189" w:author="Happy" w:date="2018-08-20T18:40:00Z">
        <w:r w:rsidRPr="009E1FA8" w:rsidDel="009E1FA8">
          <w:rPr>
            <w:rStyle w:val="a9"/>
            <w:noProof/>
            <w:rPrChange w:id="2190" w:author="Happy" w:date="2018-08-20T18:40:00Z">
              <w:rPr>
                <w:rStyle w:val="a9"/>
                <w:noProof/>
              </w:rPr>
            </w:rPrChange>
          </w:rPr>
          <w:delText xml:space="preserve">1.3.4 </w:delText>
        </w:r>
        <w:r w:rsidRPr="009E1FA8" w:rsidDel="009E1FA8">
          <w:rPr>
            <w:rStyle w:val="a9"/>
            <w:rFonts w:hint="eastAsia"/>
            <w:noProof/>
            <w:rPrChange w:id="2191" w:author="Happy" w:date="2018-08-20T18:40:00Z">
              <w:rPr>
                <w:rStyle w:val="a9"/>
                <w:rFonts w:hint="eastAsia"/>
                <w:noProof/>
              </w:rPr>
            </w:rPrChange>
          </w:rPr>
          <w:delText>操作规则</w:delText>
        </w:r>
        <w:r w:rsidDel="009E1FA8">
          <w:rPr>
            <w:webHidden/>
          </w:rPr>
          <w:tab/>
          <w:delText>151</w:delText>
        </w:r>
      </w:del>
    </w:p>
    <w:p w14:paraId="7CC14304" w14:textId="77777777" w:rsidR="007E7FAB" w:rsidDel="009E1FA8" w:rsidRDefault="007E7FAB">
      <w:pPr>
        <w:pStyle w:val="TOC1"/>
        <w:tabs>
          <w:tab w:val="left" w:pos="800"/>
          <w:tab w:val="right" w:leader="dot" w:pos="9350"/>
        </w:tabs>
        <w:spacing w:before="156" w:after="156"/>
        <w:rPr>
          <w:del w:id="2192" w:author="Happy" w:date="2018-08-20T18:40:00Z"/>
          <w:rFonts w:eastAsiaTheme="minorEastAsia" w:cstheme="minorBidi"/>
        </w:rPr>
        <w:pPrChange w:id="2193" w:author="Happy" w:date="2018-08-20T18:43:00Z">
          <w:pPr>
            <w:pStyle w:val="TOC4"/>
            <w:tabs>
              <w:tab w:val="right" w:leader="dot" w:pos="9350"/>
            </w:tabs>
            <w:ind w:left="1260"/>
          </w:pPr>
        </w:pPrChange>
      </w:pPr>
      <w:del w:id="2194" w:author="Happy" w:date="2018-08-20T18:40:00Z">
        <w:r w:rsidRPr="009E1FA8" w:rsidDel="009E1FA8">
          <w:rPr>
            <w:rStyle w:val="a9"/>
            <w:noProof/>
            <w:rPrChange w:id="2195" w:author="Happy" w:date="2018-08-20T18:40:00Z">
              <w:rPr>
                <w:rStyle w:val="a9"/>
                <w:noProof/>
              </w:rPr>
            </w:rPrChange>
          </w:rPr>
          <w:delText xml:space="preserve">1.3.5 </w:delText>
        </w:r>
        <w:r w:rsidRPr="009E1FA8" w:rsidDel="009E1FA8">
          <w:rPr>
            <w:rStyle w:val="a9"/>
            <w:rFonts w:hint="eastAsia"/>
            <w:noProof/>
            <w:rPrChange w:id="2196" w:author="Happy" w:date="2018-08-20T18:40:00Z">
              <w:rPr>
                <w:rStyle w:val="a9"/>
                <w:rFonts w:hint="eastAsia"/>
                <w:noProof/>
              </w:rPr>
            </w:rPrChange>
          </w:rPr>
          <w:delText>提示信息</w:delText>
        </w:r>
        <w:r w:rsidDel="009E1FA8">
          <w:rPr>
            <w:webHidden/>
          </w:rPr>
          <w:tab/>
          <w:delText>151</w:delText>
        </w:r>
      </w:del>
    </w:p>
    <w:p w14:paraId="1D34F6F4" w14:textId="77777777" w:rsidR="007E7FAB" w:rsidDel="009E1FA8" w:rsidRDefault="007E7FAB">
      <w:pPr>
        <w:pStyle w:val="TOC1"/>
        <w:tabs>
          <w:tab w:val="left" w:pos="800"/>
          <w:tab w:val="right" w:leader="dot" w:pos="9350"/>
        </w:tabs>
        <w:spacing w:before="156" w:after="156"/>
        <w:rPr>
          <w:del w:id="2197" w:author="Happy" w:date="2018-08-20T18:40:00Z"/>
          <w:rFonts w:eastAsiaTheme="minorEastAsia" w:cstheme="minorBidi"/>
        </w:rPr>
        <w:pPrChange w:id="2198" w:author="Happy" w:date="2018-08-20T18:43:00Z">
          <w:pPr>
            <w:pStyle w:val="TOC3"/>
            <w:tabs>
              <w:tab w:val="right" w:leader="dot" w:pos="9350"/>
            </w:tabs>
            <w:ind w:left="840"/>
          </w:pPr>
        </w:pPrChange>
      </w:pPr>
      <w:del w:id="2199" w:author="Happy" w:date="2018-08-20T18:40:00Z">
        <w:r w:rsidRPr="009E1FA8" w:rsidDel="009E1FA8">
          <w:rPr>
            <w:rStyle w:val="a9"/>
            <w:noProof/>
            <w:rPrChange w:id="2200" w:author="Happy" w:date="2018-08-20T18:40:00Z">
              <w:rPr>
                <w:rStyle w:val="a9"/>
                <w:noProof/>
              </w:rPr>
            </w:rPrChange>
          </w:rPr>
          <w:delText xml:space="preserve">1.4 </w:delText>
        </w:r>
        <w:r w:rsidRPr="009E1FA8" w:rsidDel="009E1FA8">
          <w:rPr>
            <w:rStyle w:val="a9"/>
            <w:rFonts w:hint="eastAsia"/>
            <w:noProof/>
            <w:rPrChange w:id="2201" w:author="Happy" w:date="2018-08-20T18:40:00Z">
              <w:rPr>
                <w:rStyle w:val="a9"/>
                <w:rFonts w:hint="eastAsia"/>
                <w:noProof/>
              </w:rPr>
            </w:rPrChange>
          </w:rPr>
          <w:delText>查单</w:delText>
        </w:r>
        <w:r w:rsidDel="009E1FA8">
          <w:rPr>
            <w:webHidden/>
          </w:rPr>
          <w:tab/>
          <w:delText>152</w:delText>
        </w:r>
      </w:del>
    </w:p>
    <w:p w14:paraId="13F2A3EB" w14:textId="77777777" w:rsidR="007E7FAB" w:rsidDel="009E1FA8" w:rsidRDefault="007E7FAB">
      <w:pPr>
        <w:pStyle w:val="TOC1"/>
        <w:tabs>
          <w:tab w:val="left" w:pos="800"/>
          <w:tab w:val="right" w:leader="dot" w:pos="9350"/>
        </w:tabs>
        <w:spacing w:before="156" w:after="156"/>
        <w:rPr>
          <w:del w:id="2202" w:author="Happy" w:date="2018-08-20T18:40:00Z"/>
          <w:rFonts w:eastAsiaTheme="minorEastAsia" w:cstheme="minorBidi"/>
        </w:rPr>
        <w:pPrChange w:id="2203" w:author="Happy" w:date="2018-08-20T18:43:00Z">
          <w:pPr>
            <w:pStyle w:val="TOC4"/>
            <w:tabs>
              <w:tab w:val="right" w:leader="dot" w:pos="9350"/>
            </w:tabs>
            <w:ind w:left="1260"/>
          </w:pPr>
        </w:pPrChange>
      </w:pPr>
      <w:del w:id="2204" w:author="Happy" w:date="2018-08-20T18:40:00Z">
        <w:r w:rsidRPr="009E1FA8" w:rsidDel="009E1FA8">
          <w:rPr>
            <w:rStyle w:val="a9"/>
            <w:iCs/>
            <w:noProof/>
            <w:rPrChange w:id="2205" w:author="Happy" w:date="2018-08-20T18:40:00Z">
              <w:rPr>
                <w:rStyle w:val="a9"/>
                <w:iCs/>
                <w:noProof/>
              </w:rPr>
            </w:rPrChange>
          </w:rPr>
          <w:delText xml:space="preserve">1.4.1 </w:delText>
        </w:r>
        <w:r w:rsidRPr="009E1FA8" w:rsidDel="009E1FA8">
          <w:rPr>
            <w:rStyle w:val="a9"/>
            <w:rFonts w:hint="eastAsia"/>
            <w:iCs/>
            <w:noProof/>
            <w:rPrChange w:id="2206" w:author="Happy" w:date="2018-08-20T18:40:00Z">
              <w:rPr>
                <w:rStyle w:val="a9"/>
                <w:rFonts w:hint="eastAsia"/>
                <w:iCs/>
                <w:noProof/>
              </w:rPr>
            </w:rPrChange>
          </w:rPr>
          <w:delText>显示内容</w:delText>
        </w:r>
        <w:r w:rsidDel="009E1FA8">
          <w:rPr>
            <w:webHidden/>
          </w:rPr>
          <w:tab/>
          <w:delText>152</w:delText>
        </w:r>
      </w:del>
    </w:p>
    <w:p w14:paraId="5E872777" w14:textId="77777777" w:rsidR="007E7FAB" w:rsidDel="009E1FA8" w:rsidRDefault="007E7FAB">
      <w:pPr>
        <w:pStyle w:val="TOC1"/>
        <w:tabs>
          <w:tab w:val="left" w:pos="800"/>
          <w:tab w:val="right" w:leader="dot" w:pos="9350"/>
        </w:tabs>
        <w:spacing w:before="156" w:after="156"/>
        <w:rPr>
          <w:del w:id="2207" w:author="Happy" w:date="2018-08-20T18:40:00Z"/>
          <w:rFonts w:eastAsiaTheme="minorEastAsia" w:cstheme="minorBidi"/>
        </w:rPr>
        <w:pPrChange w:id="2208" w:author="Happy" w:date="2018-08-20T18:43:00Z">
          <w:pPr>
            <w:pStyle w:val="TOC4"/>
            <w:tabs>
              <w:tab w:val="right" w:leader="dot" w:pos="9350"/>
            </w:tabs>
            <w:ind w:left="1260"/>
          </w:pPr>
        </w:pPrChange>
      </w:pPr>
      <w:del w:id="2209" w:author="Happy" w:date="2018-08-20T18:40:00Z">
        <w:r w:rsidRPr="009E1FA8" w:rsidDel="009E1FA8">
          <w:rPr>
            <w:rStyle w:val="a9"/>
            <w:iCs/>
            <w:noProof/>
            <w:rPrChange w:id="2210" w:author="Happy" w:date="2018-08-20T18:40:00Z">
              <w:rPr>
                <w:rStyle w:val="a9"/>
                <w:iCs/>
                <w:noProof/>
              </w:rPr>
            </w:rPrChange>
          </w:rPr>
          <w:delText xml:space="preserve">1.4.2 </w:delText>
        </w:r>
        <w:r w:rsidRPr="009E1FA8" w:rsidDel="009E1FA8">
          <w:rPr>
            <w:rStyle w:val="a9"/>
            <w:rFonts w:hint="eastAsia"/>
            <w:iCs/>
            <w:noProof/>
            <w:rPrChange w:id="2211" w:author="Happy" w:date="2018-08-20T18:40:00Z">
              <w:rPr>
                <w:rStyle w:val="a9"/>
                <w:rFonts w:hint="eastAsia"/>
                <w:iCs/>
                <w:noProof/>
              </w:rPr>
            </w:rPrChange>
          </w:rPr>
          <w:delText>出入口</w:delText>
        </w:r>
        <w:r w:rsidDel="009E1FA8">
          <w:rPr>
            <w:webHidden/>
          </w:rPr>
          <w:tab/>
          <w:delText>152</w:delText>
        </w:r>
      </w:del>
    </w:p>
    <w:p w14:paraId="0201E9CF" w14:textId="77777777" w:rsidR="007E7FAB" w:rsidDel="009E1FA8" w:rsidRDefault="007E7FAB">
      <w:pPr>
        <w:pStyle w:val="TOC1"/>
        <w:tabs>
          <w:tab w:val="left" w:pos="800"/>
          <w:tab w:val="right" w:leader="dot" w:pos="9350"/>
        </w:tabs>
        <w:spacing w:before="156" w:after="156"/>
        <w:rPr>
          <w:del w:id="2212" w:author="Happy" w:date="2018-08-20T18:40:00Z"/>
          <w:rFonts w:eastAsiaTheme="minorEastAsia" w:cstheme="minorBidi"/>
        </w:rPr>
        <w:pPrChange w:id="2213" w:author="Happy" w:date="2018-08-20T18:43:00Z">
          <w:pPr>
            <w:pStyle w:val="TOC4"/>
            <w:tabs>
              <w:tab w:val="right" w:leader="dot" w:pos="9350"/>
            </w:tabs>
            <w:ind w:left="1260"/>
          </w:pPr>
        </w:pPrChange>
      </w:pPr>
      <w:del w:id="2214" w:author="Happy" w:date="2018-08-20T18:40:00Z">
        <w:r w:rsidRPr="009E1FA8" w:rsidDel="009E1FA8">
          <w:rPr>
            <w:rStyle w:val="a9"/>
            <w:iCs/>
            <w:noProof/>
            <w:rPrChange w:id="2215" w:author="Happy" w:date="2018-08-20T18:40:00Z">
              <w:rPr>
                <w:rStyle w:val="a9"/>
                <w:iCs/>
                <w:noProof/>
              </w:rPr>
            </w:rPrChange>
          </w:rPr>
          <w:delText xml:space="preserve">1.4.3 </w:delText>
        </w:r>
        <w:r w:rsidRPr="009E1FA8" w:rsidDel="009E1FA8">
          <w:rPr>
            <w:rStyle w:val="a9"/>
            <w:rFonts w:hint="eastAsia"/>
            <w:iCs/>
            <w:noProof/>
            <w:rPrChange w:id="2216" w:author="Happy" w:date="2018-08-20T18:40:00Z">
              <w:rPr>
                <w:rStyle w:val="a9"/>
                <w:rFonts w:hint="eastAsia"/>
                <w:iCs/>
                <w:noProof/>
              </w:rPr>
            </w:rPrChange>
          </w:rPr>
          <w:delText>数据来源</w:delText>
        </w:r>
        <w:r w:rsidDel="009E1FA8">
          <w:rPr>
            <w:webHidden/>
          </w:rPr>
          <w:tab/>
          <w:delText>153</w:delText>
        </w:r>
      </w:del>
    </w:p>
    <w:p w14:paraId="1E735B0E" w14:textId="77777777" w:rsidR="007E7FAB" w:rsidDel="009E1FA8" w:rsidRDefault="007E7FAB">
      <w:pPr>
        <w:pStyle w:val="TOC1"/>
        <w:tabs>
          <w:tab w:val="left" w:pos="800"/>
          <w:tab w:val="right" w:leader="dot" w:pos="9350"/>
        </w:tabs>
        <w:spacing w:before="156" w:after="156"/>
        <w:rPr>
          <w:del w:id="2217" w:author="Happy" w:date="2018-08-20T18:40:00Z"/>
          <w:rFonts w:eastAsiaTheme="minorEastAsia" w:cstheme="minorBidi"/>
        </w:rPr>
        <w:pPrChange w:id="2218" w:author="Happy" w:date="2018-08-20T18:43:00Z">
          <w:pPr>
            <w:pStyle w:val="TOC4"/>
            <w:tabs>
              <w:tab w:val="right" w:leader="dot" w:pos="9350"/>
            </w:tabs>
            <w:ind w:left="1260"/>
          </w:pPr>
        </w:pPrChange>
      </w:pPr>
      <w:del w:id="2219" w:author="Happy" w:date="2018-08-20T18:40:00Z">
        <w:r w:rsidRPr="009E1FA8" w:rsidDel="009E1FA8">
          <w:rPr>
            <w:rStyle w:val="a9"/>
            <w:iCs/>
            <w:noProof/>
            <w:rPrChange w:id="2220" w:author="Happy" w:date="2018-08-20T18:40:00Z">
              <w:rPr>
                <w:rStyle w:val="a9"/>
                <w:iCs/>
                <w:noProof/>
              </w:rPr>
            </w:rPrChange>
          </w:rPr>
          <w:delText xml:space="preserve">1.4.4 </w:delText>
        </w:r>
        <w:r w:rsidRPr="009E1FA8" w:rsidDel="009E1FA8">
          <w:rPr>
            <w:rStyle w:val="a9"/>
            <w:rFonts w:hint="eastAsia"/>
            <w:iCs/>
            <w:noProof/>
            <w:rPrChange w:id="2221" w:author="Happy" w:date="2018-08-20T18:40:00Z">
              <w:rPr>
                <w:rStyle w:val="a9"/>
                <w:rFonts w:hint="eastAsia"/>
                <w:iCs/>
                <w:noProof/>
              </w:rPr>
            </w:rPrChange>
          </w:rPr>
          <w:delText>输入项</w:delText>
        </w:r>
        <w:r w:rsidDel="009E1FA8">
          <w:rPr>
            <w:webHidden/>
          </w:rPr>
          <w:tab/>
          <w:delText>153</w:delText>
        </w:r>
      </w:del>
    </w:p>
    <w:p w14:paraId="4A78EC0C" w14:textId="77777777" w:rsidR="007E7FAB" w:rsidDel="009E1FA8" w:rsidRDefault="007E7FAB">
      <w:pPr>
        <w:pStyle w:val="TOC1"/>
        <w:tabs>
          <w:tab w:val="left" w:pos="800"/>
          <w:tab w:val="right" w:leader="dot" w:pos="9350"/>
        </w:tabs>
        <w:spacing w:before="156" w:after="156"/>
        <w:rPr>
          <w:del w:id="2222" w:author="Happy" w:date="2018-08-20T18:40:00Z"/>
          <w:rFonts w:eastAsiaTheme="minorEastAsia" w:cstheme="minorBidi"/>
        </w:rPr>
        <w:pPrChange w:id="2223" w:author="Happy" w:date="2018-08-20T18:43:00Z">
          <w:pPr>
            <w:pStyle w:val="TOC4"/>
            <w:tabs>
              <w:tab w:val="right" w:leader="dot" w:pos="9350"/>
            </w:tabs>
            <w:ind w:left="1260"/>
          </w:pPr>
        </w:pPrChange>
      </w:pPr>
      <w:del w:id="2224" w:author="Happy" w:date="2018-08-20T18:40:00Z">
        <w:r w:rsidRPr="009E1FA8" w:rsidDel="009E1FA8">
          <w:rPr>
            <w:rStyle w:val="a9"/>
            <w:iCs/>
            <w:noProof/>
            <w:rPrChange w:id="2225" w:author="Happy" w:date="2018-08-20T18:40:00Z">
              <w:rPr>
                <w:rStyle w:val="a9"/>
                <w:iCs/>
                <w:noProof/>
              </w:rPr>
            </w:rPrChange>
          </w:rPr>
          <w:delText xml:space="preserve">1.4.5 </w:delText>
        </w:r>
        <w:r w:rsidRPr="009E1FA8" w:rsidDel="009E1FA8">
          <w:rPr>
            <w:rStyle w:val="a9"/>
            <w:rFonts w:hint="eastAsia"/>
            <w:iCs/>
            <w:noProof/>
            <w:rPrChange w:id="2226" w:author="Happy" w:date="2018-08-20T18:40:00Z">
              <w:rPr>
                <w:rStyle w:val="a9"/>
                <w:rFonts w:hint="eastAsia"/>
                <w:iCs/>
                <w:noProof/>
              </w:rPr>
            </w:rPrChange>
          </w:rPr>
          <w:delText>操作规则</w:delText>
        </w:r>
        <w:r w:rsidDel="009E1FA8">
          <w:rPr>
            <w:webHidden/>
          </w:rPr>
          <w:tab/>
          <w:delText>153</w:delText>
        </w:r>
      </w:del>
    </w:p>
    <w:p w14:paraId="1C046F8A" w14:textId="77777777" w:rsidR="007E7FAB" w:rsidDel="009E1FA8" w:rsidRDefault="007E7FAB">
      <w:pPr>
        <w:pStyle w:val="TOC1"/>
        <w:tabs>
          <w:tab w:val="left" w:pos="800"/>
          <w:tab w:val="right" w:leader="dot" w:pos="9350"/>
        </w:tabs>
        <w:spacing w:before="156" w:after="156"/>
        <w:rPr>
          <w:del w:id="2227" w:author="Happy" w:date="2018-08-20T18:40:00Z"/>
          <w:rFonts w:eastAsiaTheme="minorEastAsia" w:cstheme="minorBidi"/>
        </w:rPr>
        <w:pPrChange w:id="2228" w:author="Happy" w:date="2018-08-20T18:43:00Z">
          <w:pPr>
            <w:pStyle w:val="TOC4"/>
            <w:tabs>
              <w:tab w:val="right" w:leader="dot" w:pos="9350"/>
            </w:tabs>
            <w:ind w:left="1260"/>
          </w:pPr>
        </w:pPrChange>
      </w:pPr>
      <w:del w:id="2229" w:author="Happy" w:date="2018-08-20T18:40:00Z">
        <w:r w:rsidRPr="009E1FA8" w:rsidDel="009E1FA8">
          <w:rPr>
            <w:rStyle w:val="a9"/>
            <w:iCs/>
            <w:noProof/>
            <w:rPrChange w:id="2230" w:author="Happy" w:date="2018-08-20T18:40:00Z">
              <w:rPr>
                <w:rStyle w:val="a9"/>
                <w:iCs/>
                <w:noProof/>
              </w:rPr>
            </w:rPrChange>
          </w:rPr>
          <w:delText xml:space="preserve">1.4.6 </w:delText>
        </w:r>
        <w:r w:rsidRPr="009E1FA8" w:rsidDel="009E1FA8">
          <w:rPr>
            <w:rStyle w:val="a9"/>
            <w:rFonts w:hint="eastAsia"/>
            <w:iCs/>
            <w:noProof/>
            <w:rPrChange w:id="2231" w:author="Happy" w:date="2018-08-20T18:40:00Z">
              <w:rPr>
                <w:rStyle w:val="a9"/>
                <w:rFonts w:hint="eastAsia"/>
                <w:iCs/>
                <w:noProof/>
              </w:rPr>
            </w:rPrChange>
          </w:rPr>
          <w:delText>提示信息</w:delText>
        </w:r>
        <w:r w:rsidDel="009E1FA8">
          <w:rPr>
            <w:webHidden/>
          </w:rPr>
          <w:tab/>
          <w:delText>153</w:delText>
        </w:r>
      </w:del>
    </w:p>
    <w:p w14:paraId="7137B92D" w14:textId="77777777" w:rsidR="007E7FAB" w:rsidDel="009E1FA8" w:rsidRDefault="007E7FAB">
      <w:pPr>
        <w:pStyle w:val="TOC1"/>
        <w:tabs>
          <w:tab w:val="left" w:pos="800"/>
          <w:tab w:val="right" w:leader="dot" w:pos="9350"/>
        </w:tabs>
        <w:spacing w:before="156" w:after="156"/>
        <w:rPr>
          <w:del w:id="2232" w:author="Happy" w:date="2018-08-20T18:40:00Z"/>
          <w:rFonts w:eastAsiaTheme="minorEastAsia" w:cstheme="minorBidi"/>
        </w:rPr>
        <w:pPrChange w:id="2233" w:author="Happy" w:date="2018-08-20T18:43:00Z">
          <w:pPr>
            <w:pStyle w:val="TOC4"/>
            <w:tabs>
              <w:tab w:val="right" w:leader="dot" w:pos="9350"/>
            </w:tabs>
            <w:ind w:left="1260"/>
          </w:pPr>
        </w:pPrChange>
      </w:pPr>
      <w:del w:id="2234" w:author="Happy" w:date="2018-08-20T18:40:00Z">
        <w:r w:rsidRPr="009E1FA8" w:rsidDel="009E1FA8">
          <w:rPr>
            <w:rStyle w:val="a9"/>
            <w:noProof/>
            <w:rPrChange w:id="2235" w:author="Happy" w:date="2018-08-20T18:40:00Z">
              <w:rPr>
                <w:rStyle w:val="a9"/>
                <w:noProof/>
              </w:rPr>
            </w:rPrChange>
          </w:rPr>
          <w:delText xml:space="preserve">1.4.7 </w:delText>
        </w:r>
        <w:r w:rsidRPr="009E1FA8" w:rsidDel="009E1FA8">
          <w:rPr>
            <w:rStyle w:val="a9"/>
            <w:rFonts w:hint="eastAsia"/>
            <w:noProof/>
            <w:rPrChange w:id="2236" w:author="Happy" w:date="2018-08-20T18:40:00Z">
              <w:rPr>
                <w:rStyle w:val="a9"/>
                <w:rFonts w:hint="eastAsia"/>
                <w:noProof/>
              </w:rPr>
            </w:rPrChange>
          </w:rPr>
          <w:delText>搜索无结果</w:delText>
        </w:r>
        <w:r w:rsidDel="009E1FA8">
          <w:rPr>
            <w:webHidden/>
          </w:rPr>
          <w:tab/>
          <w:delText>153</w:delText>
        </w:r>
      </w:del>
    </w:p>
    <w:p w14:paraId="01C7EE75" w14:textId="77777777" w:rsidR="007E7FAB" w:rsidDel="009E1FA8" w:rsidRDefault="007E7FAB">
      <w:pPr>
        <w:pStyle w:val="TOC1"/>
        <w:tabs>
          <w:tab w:val="left" w:pos="800"/>
          <w:tab w:val="right" w:leader="dot" w:pos="9350"/>
        </w:tabs>
        <w:spacing w:before="156" w:after="156"/>
        <w:rPr>
          <w:del w:id="2237" w:author="Happy" w:date="2018-08-20T18:40:00Z"/>
          <w:rFonts w:eastAsiaTheme="minorEastAsia" w:cstheme="minorBidi"/>
        </w:rPr>
        <w:pPrChange w:id="2238" w:author="Happy" w:date="2018-08-20T18:43:00Z">
          <w:pPr>
            <w:pStyle w:val="TOC3"/>
            <w:tabs>
              <w:tab w:val="right" w:leader="dot" w:pos="9350"/>
            </w:tabs>
            <w:ind w:left="840"/>
          </w:pPr>
        </w:pPrChange>
      </w:pPr>
      <w:del w:id="2239" w:author="Happy" w:date="2018-08-20T18:40:00Z">
        <w:r w:rsidRPr="009E1FA8" w:rsidDel="009E1FA8">
          <w:rPr>
            <w:rStyle w:val="a9"/>
            <w:noProof/>
            <w:rPrChange w:id="2240" w:author="Happy" w:date="2018-08-20T18:40:00Z">
              <w:rPr>
                <w:rStyle w:val="a9"/>
                <w:noProof/>
              </w:rPr>
            </w:rPrChange>
          </w:rPr>
          <w:delText xml:space="preserve">1.5 </w:delText>
        </w:r>
        <w:r w:rsidRPr="009E1FA8" w:rsidDel="009E1FA8">
          <w:rPr>
            <w:rStyle w:val="a9"/>
            <w:rFonts w:hint="eastAsia"/>
            <w:noProof/>
            <w:rPrChange w:id="2241" w:author="Happy" w:date="2018-08-20T18:40:00Z">
              <w:rPr>
                <w:rStyle w:val="a9"/>
                <w:rFonts w:hint="eastAsia"/>
                <w:noProof/>
              </w:rPr>
            </w:rPrChange>
          </w:rPr>
          <w:delText>订单详情（已买单）</w:delText>
        </w:r>
        <w:r w:rsidDel="009E1FA8">
          <w:rPr>
            <w:webHidden/>
          </w:rPr>
          <w:tab/>
          <w:delText>154</w:delText>
        </w:r>
      </w:del>
    </w:p>
    <w:p w14:paraId="6E13C2C3" w14:textId="77777777" w:rsidR="007E7FAB" w:rsidDel="009E1FA8" w:rsidRDefault="007E7FAB">
      <w:pPr>
        <w:pStyle w:val="TOC1"/>
        <w:tabs>
          <w:tab w:val="left" w:pos="800"/>
          <w:tab w:val="right" w:leader="dot" w:pos="9350"/>
        </w:tabs>
        <w:spacing w:before="156" w:after="156"/>
        <w:rPr>
          <w:del w:id="2242" w:author="Happy" w:date="2018-08-20T18:40:00Z"/>
          <w:rFonts w:eastAsiaTheme="minorEastAsia" w:cstheme="minorBidi"/>
        </w:rPr>
        <w:pPrChange w:id="2243" w:author="Happy" w:date="2018-08-20T18:43:00Z">
          <w:pPr>
            <w:pStyle w:val="TOC4"/>
            <w:tabs>
              <w:tab w:val="right" w:leader="dot" w:pos="9350"/>
            </w:tabs>
            <w:ind w:left="1260"/>
          </w:pPr>
        </w:pPrChange>
      </w:pPr>
      <w:del w:id="2244" w:author="Happy" w:date="2018-08-20T18:40:00Z">
        <w:r w:rsidRPr="009E1FA8" w:rsidDel="009E1FA8">
          <w:rPr>
            <w:rStyle w:val="a9"/>
            <w:noProof/>
            <w:rPrChange w:id="2245" w:author="Happy" w:date="2018-08-20T18:40:00Z">
              <w:rPr>
                <w:rStyle w:val="a9"/>
                <w:noProof/>
              </w:rPr>
            </w:rPrChange>
          </w:rPr>
          <w:delText xml:space="preserve">1.5.1 </w:delText>
        </w:r>
        <w:r w:rsidRPr="009E1FA8" w:rsidDel="009E1FA8">
          <w:rPr>
            <w:rStyle w:val="a9"/>
            <w:rFonts w:hint="eastAsia"/>
            <w:noProof/>
            <w:rPrChange w:id="2246" w:author="Happy" w:date="2018-08-20T18:40:00Z">
              <w:rPr>
                <w:rStyle w:val="a9"/>
                <w:rFonts w:hint="eastAsia"/>
                <w:noProof/>
              </w:rPr>
            </w:rPrChange>
          </w:rPr>
          <w:delText>显示内容</w:delText>
        </w:r>
        <w:r w:rsidDel="009E1FA8">
          <w:rPr>
            <w:webHidden/>
          </w:rPr>
          <w:tab/>
          <w:delText>154</w:delText>
        </w:r>
      </w:del>
    </w:p>
    <w:p w14:paraId="07239EE5" w14:textId="77777777" w:rsidR="007E7FAB" w:rsidDel="009E1FA8" w:rsidRDefault="007E7FAB">
      <w:pPr>
        <w:pStyle w:val="TOC1"/>
        <w:tabs>
          <w:tab w:val="left" w:pos="800"/>
          <w:tab w:val="right" w:leader="dot" w:pos="9350"/>
        </w:tabs>
        <w:spacing w:before="156" w:after="156"/>
        <w:rPr>
          <w:del w:id="2247" w:author="Happy" w:date="2018-08-20T18:40:00Z"/>
          <w:rFonts w:eastAsiaTheme="minorEastAsia" w:cstheme="minorBidi"/>
        </w:rPr>
        <w:pPrChange w:id="2248" w:author="Happy" w:date="2018-08-20T18:43:00Z">
          <w:pPr>
            <w:pStyle w:val="TOC4"/>
            <w:tabs>
              <w:tab w:val="right" w:leader="dot" w:pos="9350"/>
            </w:tabs>
            <w:ind w:left="1260"/>
          </w:pPr>
        </w:pPrChange>
      </w:pPr>
      <w:del w:id="2249" w:author="Happy" w:date="2018-08-20T18:40:00Z">
        <w:r w:rsidRPr="009E1FA8" w:rsidDel="009E1FA8">
          <w:rPr>
            <w:rStyle w:val="a9"/>
            <w:noProof/>
            <w:rPrChange w:id="2250" w:author="Happy" w:date="2018-08-20T18:40:00Z">
              <w:rPr>
                <w:rStyle w:val="a9"/>
                <w:noProof/>
              </w:rPr>
            </w:rPrChange>
          </w:rPr>
          <w:delText xml:space="preserve">1.5.2 </w:delText>
        </w:r>
        <w:r w:rsidRPr="009E1FA8" w:rsidDel="009E1FA8">
          <w:rPr>
            <w:rStyle w:val="a9"/>
            <w:rFonts w:hint="eastAsia"/>
            <w:noProof/>
            <w:rPrChange w:id="2251" w:author="Happy" w:date="2018-08-20T18:40:00Z">
              <w:rPr>
                <w:rStyle w:val="a9"/>
                <w:rFonts w:hint="eastAsia"/>
                <w:noProof/>
              </w:rPr>
            </w:rPrChange>
          </w:rPr>
          <w:delText>出入口</w:delText>
        </w:r>
        <w:r w:rsidDel="009E1FA8">
          <w:rPr>
            <w:webHidden/>
          </w:rPr>
          <w:tab/>
          <w:delText>154</w:delText>
        </w:r>
      </w:del>
    </w:p>
    <w:p w14:paraId="7C935888" w14:textId="77777777" w:rsidR="007E7FAB" w:rsidDel="009E1FA8" w:rsidRDefault="007E7FAB">
      <w:pPr>
        <w:pStyle w:val="TOC1"/>
        <w:tabs>
          <w:tab w:val="left" w:pos="800"/>
          <w:tab w:val="right" w:leader="dot" w:pos="9350"/>
        </w:tabs>
        <w:spacing w:before="156" w:after="156"/>
        <w:rPr>
          <w:del w:id="2252" w:author="Happy" w:date="2018-08-20T18:40:00Z"/>
          <w:rFonts w:eastAsiaTheme="minorEastAsia" w:cstheme="minorBidi"/>
        </w:rPr>
        <w:pPrChange w:id="2253" w:author="Happy" w:date="2018-08-20T18:43:00Z">
          <w:pPr>
            <w:pStyle w:val="TOC4"/>
            <w:tabs>
              <w:tab w:val="right" w:leader="dot" w:pos="9350"/>
            </w:tabs>
            <w:ind w:left="1260"/>
          </w:pPr>
        </w:pPrChange>
      </w:pPr>
      <w:del w:id="2254" w:author="Happy" w:date="2018-08-20T18:40:00Z">
        <w:r w:rsidRPr="009E1FA8" w:rsidDel="009E1FA8">
          <w:rPr>
            <w:rStyle w:val="a9"/>
            <w:noProof/>
            <w:rPrChange w:id="2255" w:author="Happy" w:date="2018-08-20T18:40:00Z">
              <w:rPr>
                <w:rStyle w:val="a9"/>
                <w:noProof/>
              </w:rPr>
            </w:rPrChange>
          </w:rPr>
          <w:delText xml:space="preserve">1.5.3 </w:delText>
        </w:r>
        <w:r w:rsidRPr="009E1FA8" w:rsidDel="009E1FA8">
          <w:rPr>
            <w:rStyle w:val="a9"/>
            <w:rFonts w:hint="eastAsia"/>
            <w:noProof/>
            <w:rPrChange w:id="2256" w:author="Happy" w:date="2018-08-20T18:40:00Z">
              <w:rPr>
                <w:rStyle w:val="a9"/>
                <w:rFonts w:hint="eastAsia"/>
                <w:noProof/>
              </w:rPr>
            </w:rPrChange>
          </w:rPr>
          <w:delText>数据来源</w:delText>
        </w:r>
        <w:r w:rsidDel="009E1FA8">
          <w:rPr>
            <w:webHidden/>
          </w:rPr>
          <w:tab/>
          <w:delText>155</w:delText>
        </w:r>
      </w:del>
    </w:p>
    <w:p w14:paraId="3BB85317" w14:textId="77777777" w:rsidR="007E7FAB" w:rsidDel="009E1FA8" w:rsidRDefault="007E7FAB">
      <w:pPr>
        <w:pStyle w:val="TOC1"/>
        <w:tabs>
          <w:tab w:val="left" w:pos="800"/>
          <w:tab w:val="right" w:leader="dot" w:pos="9350"/>
        </w:tabs>
        <w:spacing w:before="156" w:after="156"/>
        <w:rPr>
          <w:del w:id="2257" w:author="Happy" w:date="2018-08-20T18:40:00Z"/>
          <w:rFonts w:eastAsiaTheme="minorEastAsia" w:cstheme="minorBidi"/>
        </w:rPr>
        <w:pPrChange w:id="2258" w:author="Happy" w:date="2018-08-20T18:43:00Z">
          <w:pPr>
            <w:pStyle w:val="TOC4"/>
            <w:tabs>
              <w:tab w:val="right" w:leader="dot" w:pos="9350"/>
            </w:tabs>
            <w:ind w:left="1260"/>
          </w:pPr>
        </w:pPrChange>
      </w:pPr>
      <w:del w:id="2259" w:author="Happy" w:date="2018-08-20T18:40:00Z">
        <w:r w:rsidRPr="009E1FA8" w:rsidDel="009E1FA8">
          <w:rPr>
            <w:rStyle w:val="a9"/>
            <w:noProof/>
            <w:rPrChange w:id="2260" w:author="Happy" w:date="2018-08-20T18:40:00Z">
              <w:rPr>
                <w:rStyle w:val="a9"/>
                <w:noProof/>
              </w:rPr>
            </w:rPrChange>
          </w:rPr>
          <w:delText xml:space="preserve">1.5.4 </w:delText>
        </w:r>
        <w:r w:rsidRPr="009E1FA8" w:rsidDel="009E1FA8">
          <w:rPr>
            <w:rStyle w:val="a9"/>
            <w:rFonts w:hint="eastAsia"/>
            <w:noProof/>
            <w:rPrChange w:id="2261" w:author="Happy" w:date="2018-08-20T18:40:00Z">
              <w:rPr>
                <w:rStyle w:val="a9"/>
                <w:rFonts w:hint="eastAsia"/>
                <w:noProof/>
              </w:rPr>
            </w:rPrChange>
          </w:rPr>
          <w:delText>操作规则</w:delText>
        </w:r>
        <w:r w:rsidDel="009E1FA8">
          <w:rPr>
            <w:webHidden/>
          </w:rPr>
          <w:tab/>
          <w:delText>155</w:delText>
        </w:r>
      </w:del>
    </w:p>
    <w:p w14:paraId="29587299" w14:textId="77777777" w:rsidR="007E7FAB" w:rsidDel="009E1FA8" w:rsidRDefault="007E7FAB">
      <w:pPr>
        <w:pStyle w:val="TOC1"/>
        <w:tabs>
          <w:tab w:val="left" w:pos="800"/>
          <w:tab w:val="right" w:leader="dot" w:pos="9350"/>
        </w:tabs>
        <w:spacing w:before="156" w:after="156"/>
        <w:rPr>
          <w:del w:id="2262" w:author="Happy" w:date="2018-08-20T18:40:00Z"/>
          <w:rFonts w:eastAsiaTheme="minorEastAsia" w:cstheme="minorBidi"/>
        </w:rPr>
        <w:pPrChange w:id="2263" w:author="Happy" w:date="2018-08-20T18:43:00Z">
          <w:pPr>
            <w:pStyle w:val="TOC3"/>
            <w:tabs>
              <w:tab w:val="right" w:leader="dot" w:pos="9350"/>
            </w:tabs>
            <w:ind w:left="840"/>
          </w:pPr>
        </w:pPrChange>
      </w:pPr>
      <w:del w:id="2264" w:author="Happy" w:date="2018-08-20T18:40:00Z">
        <w:r w:rsidRPr="009E1FA8" w:rsidDel="009E1FA8">
          <w:rPr>
            <w:rStyle w:val="a9"/>
            <w:noProof/>
            <w:rPrChange w:id="2265" w:author="Happy" w:date="2018-08-20T18:40:00Z">
              <w:rPr>
                <w:rStyle w:val="a9"/>
                <w:noProof/>
              </w:rPr>
            </w:rPrChange>
          </w:rPr>
          <w:delText xml:space="preserve">1.6 </w:delText>
        </w:r>
        <w:r w:rsidRPr="009E1FA8" w:rsidDel="009E1FA8">
          <w:rPr>
            <w:rStyle w:val="a9"/>
            <w:rFonts w:hint="eastAsia"/>
            <w:noProof/>
            <w:rPrChange w:id="2266" w:author="Happy" w:date="2018-08-20T18:40:00Z">
              <w:rPr>
                <w:rStyle w:val="a9"/>
                <w:rFonts w:hint="eastAsia"/>
                <w:noProof/>
              </w:rPr>
            </w:rPrChange>
          </w:rPr>
          <w:delText>退菜</w:delText>
        </w:r>
        <w:r w:rsidDel="009E1FA8">
          <w:rPr>
            <w:webHidden/>
          </w:rPr>
          <w:tab/>
          <w:delText>155</w:delText>
        </w:r>
      </w:del>
    </w:p>
    <w:p w14:paraId="413117DF" w14:textId="77777777" w:rsidR="007E7FAB" w:rsidDel="009E1FA8" w:rsidRDefault="007E7FAB">
      <w:pPr>
        <w:pStyle w:val="TOC1"/>
        <w:tabs>
          <w:tab w:val="left" w:pos="800"/>
          <w:tab w:val="right" w:leader="dot" w:pos="9350"/>
        </w:tabs>
        <w:spacing w:before="156" w:after="156"/>
        <w:rPr>
          <w:del w:id="2267" w:author="Happy" w:date="2018-08-20T18:40:00Z"/>
          <w:rFonts w:eastAsiaTheme="minorEastAsia" w:cstheme="minorBidi"/>
        </w:rPr>
        <w:pPrChange w:id="2268" w:author="Happy" w:date="2018-08-20T18:43:00Z">
          <w:pPr>
            <w:pStyle w:val="TOC4"/>
            <w:tabs>
              <w:tab w:val="right" w:leader="dot" w:pos="9350"/>
            </w:tabs>
            <w:ind w:left="1260"/>
          </w:pPr>
        </w:pPrChange>
      </w:pPr>
      <w:del w:id="2269" w:author="Happy" w:date="2018-08-20T18:40:00Z">
        <w:r w:rsidRPr="009E1FA8" w:rsidDel="009E1FA8">
          <w:rPr>
            <w:rStyle w:val="a9"/>
            <w:noProof/>
            <w:rPrChange w:id="2270" w:author="Happy" w:date="2018-08-20T18:40:00Z">
              <w:rPr>
                <w:rStyle w:val="a9"/>
                <w:noProof/>
              </w:rPr>
            </w:rPrChange>
          </w:rPr>
          <w:delText xml:space="preserve">1.6.1 </w:delText>
        </w:r>
        <w:r w:rsidRPr="009E1FA8" w:rsidDel="009E1FA8">
          <w:rPr>
            <w:rStyle w:val="a9"/>
            <w:rFonts w:hint="eastAsia"/>
            <w:noProof/>
            <w:rPrChange w:id="2271" w:author="Happy" w:date="2018-08-20T18:40:00Z">
              <w:rPr>
                <w:rStyle w:val="a9"/>
                <w:rFonts w:hint="eastAsia"/>
                <w:noProof/>
              </w:rPr>
            </w:rPrChange>
          </w:rPr>
          <w:delText>显示内容</w:delText>
        </w:r>
        <w:r w:rsidDel="009E1FA8">
          <w:rPr>
            <w:webHidden/>
          </w:rPr>
          <w:tab/>
          <w:delText>155</w:delText>
        </w:r>
      </w:del>
    </w:p>
    <w:p w14:paraId="136D9A02" w14:textId="77777777" w:rsidR="007E7FAB" w:rsidDel="009E1FA8" w:rsidRDefault="007E7FAB">
      <w:pPr>
        <w:pStyle w:val="TOC1"/>
        <w:tabs>
          <w:tab w:val="left" w:pos="800"/>
          <w:tab w:val="right" w:leader="dot" w:pos="9350"/>
        </w:tabs>
        <w:spacing w:before="156" w:after="156"/>
        <w:rPr>
          <w:del w:id="2272" w:author="Happy" w:date="2018-08-20T18:40:00Z"/>
          <w:rFonts w:eastAsiaTheme="minorEastAsia" w:cstheme="minorBidi"/>
        </w:rPr>
        <w:pPrChange w:id="2273" w:author="Happy" w:date="2018-08-20T18:43:00Z">
          <w:pPr>
            <w:pStyle w:val="TOC4"/>
            <w:tabs>
              <w:tab w:val="right" w:leader="dot" w:pos="9350"/>
            </w:tabs>
            <w:ind w:left="1260"/>
          </w:pPr>
        </w:pPrChange>
      </w:pPr>
      <w:del w:id="2274" w:author="Happy" w:date="2018-08-20T18:40:00Z">
        <w:r w:rsidRPr="009E1FA8" w:rsidDel="009E1FA8">
          <w:rPr>
            <w:rStyle w:val="a9"/>
            <w:noProof/>
            <w:rPrChange w:id="2275" w:author="Happy" w:date="2018-08-20T18:40:00Z">
              <w:rPr>
                <w:rStyle w:val="a9"/>
                <w:noProof/>
              </w:rPr>
            </w:rPrChange>
          </w:rPr>
          <w:delText xml:space="preserve">1.6.2 </w:delText>
        </w:r>
        <w:r w:rsidRPr="009E1FA8" w:rsidDel="009E1FA8">
          <w:rPr>
            <w:rStyle w:val="a9"/>
            <w:rFonts w:hint="eastAsia"/>
            <w:noProof/>
            <w:rPrChange w:id="2276" w:author="Happy" w:date="2018-08-20T18:40:00Z">
              <w:rPr>
                <w:rStyle w:val="a9"/>
                <w:rFonts w:hint="eastAsia"/>
                <w:noProof/>
              </w:rPr>
            </w:rPrChange>
          </w:rPr>
          <w:delText>出入口</w:delText>
        </w:r>
        <w:r w:rsidDel="009E1FA8">
          <w:rPr>
            <w:webHidden/>
          </w:rPr>
          <w:tab/>
          <w:delText>156</w:delText>
        </w:r>
      </w:del>
    </w:p>
    <w:p w14:paraId="6EBA09F4" w14:textId="77777777" w:rsidR="007E7FAB" w:rsidDel="009E1FA8" w:rsidRDefault="007E7FAB">
      <w:pPr>
        <w:pStyle w:val="TOC1"/>
        <w:tabs>
          <w:tab w:val="left" w:pos="800"/>
          <w:tab w:val="right" w:leader="dot" w:pos="9350"/>
        </w:tabs>
        <w:spacing w:before="156" w:after="156"/>
        <w:rPr>
          <w:del w:id="2277" w:author="Happy" w:date="2018-08-20T18:40:00Z"/>
          <w:rFonts w:eastAsiaTheme="minorEastAsia" w:cstheme="minorBidi"/>
        </w:rPr>
        <w:pPrChange w:id="2278" w:author="Happy" w:date="2018-08-20T18:43:00Z">
          <w:pPr>
            <w:pStyle w:val="TOC4"/>
            <w:tabs>
              <w:tab w:val="right" w:leader="dot" w:pos="9350"/>
            </w:tabs>
            <w:ind w:left="1260"/>
          </w:pPr>
        </w:pPrChange>
      </w:pPr>
      <w:del w:id="2279" w:author="Happy" w:date="2018-08-20T18:40:00Z">
        <w:r w:rsidRPr="009E1FA8" w:rsidDel="009E1FA8">
          <w:rPr>
            <w:rStyle w:val="a9"/>
            <w:noProof/>
            <w:rPrChange w:id="2280" w:author="Happy" w:date="2018-08-20T18:40:00Z">
              <w:rPr>
                <w:rStyle w:val="a9"/>
                <w:noProof/>
              </w:rPr>
            </w:rPrChange>
          </w:rPr>
          <w:delText xml:space="preserve">1.6.3 </w:delText>
        </w:r>
        <w:r w:rsidRPr="009E1FA8" w:rsidDel="009E1FA8">
          <w:rPr>
            <w:rStyle w:val="a9"/>
            <w:rFonts w:hint="eastAsia"/>
            <w:noProof/>
            <w:rPrChange w:id="2281" w:author="Happy" w:date="2018-08-20T18:40:00Z">
              <w:rPr>
                <w:rStyle w:val="a9"/>
                <w:rFonts w:hint="eastAsia"/>
                <w:noProof/>
              </w:rPr>
            </w:rPrChange>
          </w:rPr>
          <w:delText>数据来源</w:delText>
        </w:r>
        <w:r w:rsidDel="009E1FA8">
          <w:rPr>
            <w:webHidden/>
          </w:rPr>
          <w:tab/>
          <w:delText>156</w:delText>
        </w:r>
      </w:del>
    </w:p>
    <w:p w14:paraId="721CBD90" w14:textId="77777777" w:rsidR="007E7FAB" w:rsidDel="009E1FA8" w:rsidRDefault="007E7FAB">
      <w:pPr>
        <w:pStyle w:val="TOC1"/>
        <w:tabs>
          <w:tab w:val="left" w:pos="800"/>
          <w:tab w:val="right" w:leader="dot" w:pos="9350"/>
        </w:tabs>
        <w:spacing w:before="156" w:after="156"/>
        <w:rPr>
          <w:del w:id="2282" w:author="Happy" w:date="2018-08-20T18:40:00Z"/>
          <w:rFonts w:eastAsiaTheme="minorEastAsia" w:cstheme="minorBidi"/>
        </w:rPr>
        <w:pPrChange w:id="2283" w:author="Happy" w:date="2018-08-20T18:43:00Z">
          <w:pPr>
            <w:pStyle w:val="TOC4"/>
            <w:tabs>
              <w:tab w:val="right" w:leader="dot" w:pos="9350"/>
            </w:tabs>
            <w:ind w:left="1260"/>
          </w:pPr>
        </w:pPrChange>
      </w:pPr>
      <w:del w:id="2284" w:author="Happy" w:date="2018-08-20T18:40:00Z">
        <w:r w:rsidRPr="009E1FA8" w:rsidDel="009E1FA8">
          <w:rPr>
            <w:rStyle w:val="a9"/>
            <w:noProof/>
            <w:rPrChange w:id="2285" w:author="Happy" w:date="2018-08-20T18:40:00Z">
              <w:rPr>
                <w:rStyle w:val="a9"/>
                <w:noProof/>
              </w:rPr>
            </w:rPrChange>
          </w:rPr>
          <w:delText xml:space="preserve">1.6.4 </w:delText>
        </w:r>
        <w:r w:rsidRPr="009E1FA8" w:rsidDel="009E1FA8">
          <w:rPr>
            <w:rStyle w:val="a9"/>
            <w:rFonts w:hint="eastAsia"/>
            <w:noProof/>
            <w:rPrChange w:id="2286" w:author="Happy" w:date="2018-08-20T18:40:00Z">
              <w:rPr>
                <w:rStyle w:val="a9"/>
                <w:rFonts w:hint="eastAsia"/>
                <w:noProof/>
              </w:rPr>
            </w:rPrChange>
          </w:rPr>
          <w:delText>输入项</w:delText>
        </w:r>
        <w:r w:rsidDel="009E1FA8">
          <w:rPr>
            <w:webHidden/>
          </w:rPr>
          <w:tab/>
          <w:delText>156</w:delText>
        </w:r>
      </w:del>
    </w:p>
    <w:p w14:paraId="53A13B1E" w14:textId="77777777" w:rsidR="007E7FAB" w:rsidDel="009E1FA8" w:rsidRDefault="007E7FAB">
      <w:pPr>
        <w:pStyle w:val="TOC1"/>
        <w:tabs>
          <w:tab w:val="left" w:pos="800"/>
          <w:tab w:val="right" w:leader="dot" w:pos="9350"/>
        </w:tabs>
        <w:spacing w:before="156" w:after="156"/>
        <w:rPr>
          <w:del w:id="2287" w:author="Happy" w:date="2018-08-20T18:40:00Z"/>
          <w:rFonts w:eastAsiaTheme="minorEastAsia" w:cstheme="minorBidi"/>
        </w:rPr>
        <w:pPrChange w:id="2288" w:author="Happy" w:date="2018-08-20T18:43:00Z">
          <w:pPr>
            <w:pStyle w:val="TOC4"/>
            <w:tabs>
              <w:tab w:val="right" w:leader="dot" w:pos="9350"/>
            </w:tabs>
            <w:ind w:left="1260"/>
          </w:pPr>
        </w:pPrChange>
      </w:pPr>
      <w:del w:id="2289" w:author="Happy" w:date="2018-08-20T18:40:00Z">
        <w:r w:rsidRPr="009E1FA8" w:rsidDel="009E1FA8">
          <w:rPr>
            <w:rStyle w:val="a9"/>
            <w:noProof/>
            <w:rPrChange w:id="2290" w:author="Happy" w:date="2018-08-20T18:40:00Z">
              <w:rPr>
                <w:rStyle w:val="a9"/>
                <w:noProof/>
              </w:rPr>
            </w:rPrChange>
          </w:rPr>
          <w:delText xml:space="preserve">1.6.5 </w:delText>
        </w:r>
        <w:r w:rsidRPr="009E1FA8" w:rsidDel="009E1FA8">
          <w:rPr>
            <w:rStyle w:val="a9"/>
            <w:rFonts w:hint="eastAsia"/>
            <w:noProof/>
            <w:rPrChange w:id="2291" w:author="Happy" w:date="2018-08-20T18:40:00Z">
              <w:rPr>
                <w:rStyle w:val="a9"/>
                <w:rFonts w:hint="eastAsia"/>
                <w:noProof/>
              </w:rPr>
            </w:rPrChange>
          </w:rPr>
          <w:delText>操作规则</w:delText>
        </w:r>
        <w:r w:rsidDel="009E1FA8">
          <w:rPr>
            <w:webHidden/>
          </w:rPr>
          <w:tab/>
          <w:delText>156</w:delText>
        </w:r>
      </w:del>
    </w:p>
    <w:p w14:paraId="6B65C6D6" w14:textId="77777777" w:rsidR="007E7FAB" w:rsidDel="009E1FA8" w:rsidRDefault="007E7FAB">
      <w:pPr>
        <w:pStyle w:val="TOC1"/>
        <w:tabs>
          <w:tab w:val="left" w:pos="800"/>
          <w:tab w:val="right" w:leader="dot" w:pos="9350"/>
        </w:tabs>
        <w:spacing w:before="156" w:after="156"/>
        <w:rPr>
          <w:del w:id="2292" w:author="Happy" w:date="2018-08-20T18:40:00Z"/>
          <w:rFonts w:eastAsiaTheme="minorEastAsia" w:cstheme="minorBidi"/>
        </w:rPr>
        <w:pPrChange w:id="2293" w:author="Happy" w:date="2018-08-20T18:43:00Z">
          <w:pPr>
            <w:pStyle w:val="TOC4"/>
            <w:tabs>
              <w:tab w:val="right" w:leader="dot" w:pos="9350"/>
            </w:tabs>
            <w:ind w:left="1260"/>
          </w:pPr>
        </w:pPrChange>
      </w:pPr>
      <w:del w:id="2294" w:author="Happy" w:date="2018-08-20T18:40:00Z">
        <w:r w:rsidRPr="009E1FA8" w:rsidDel="009E1FA8">
          <w:rPr>
            <w:rStyle w:val="a9"/>
            <w:noProof/>
            <w:rPrChange w:id="2295" w:author="Happy" w:date="2018-08-20T18:40:00Z">
              <w:rPr>
                <w:rStyle w:val="a9"/>
                <w:noProof/>
              </w:rPr>
            </w:rPrChange>
          </w:rPr>
          <w:delText xml:space="preserve">1.6.6 </w:delText>
        </w:r>
        <w:r w:rsidRPr="009E1FA8" w:rsidDel="009E1FA8">
          <w:rPr>
            <w:rStyle w:val="a9"/>
            <w:rFonts w:hint="eastAsia"/>
            <w:noProof/>
            <w:rPrChange w:id="2296" w:author="Happy" w:date="2018-08-20T18:40:00Z">
              <w:rPr>
                <w:rStyle w:val="a9"/>
                <w:rFonts w:hint="eastAsia"/>
                <w:noProof/>
              </w:rPr>
            </w:rPrChange>
          </w:rPr>
          <w:delText>提示语</w:delText>
        </w:r>
        <w:r w:rsidDel="009E1FA8">
          <w:rPr>
            <w:webHidden/>
          </w:rPr>
          <w:tab/>
          <w:delText>156</w:delText>
        </w:r>
      </w:del>
    </w:p>
    <w:p w14:paraId="3A89F0E2" w14:textId="77777777" w:rsidR="00600B9A" w:rsidDel="009E1FA8" w:rsidRDefault="00EF2892">
      <w:pPr>
        <w:pStyle w:val="TOC1"/>
        <w:tabs>
          <w:tab w:val="left" w:pos="800"/>
          <w:tab w:val="right" w:leader="dot" w:pos="9350"/>
        </w:tabs>
        <w:spacing w:before="156" w:after="156"/>
        <w:rPr>
          <w:del w:id="2297" w:author="Happy" w:date="2018-08-20T18:43:00Z"/>
          <w:rFonts w:ascii="Arial" w:hAnsi="Arial" w:cs="Arial"/>
        </w:rPr>
        <w:pPrChange w:id="2298" w:author="Happy" w:date="2018-08-20T18:43:00Z">
          <w:pPr>
            <w:spacing w:line="360" w:lineRule="auto"/>
            <w:jc w:val="center"/>
          </w:pPr>
        </w:pPrChange>
      </w:pPr>
      <w:del w:id="2299" w:author="Happy" w:date="2018-08-20T18:43:00Z">
        <w:r w:rsidRPr="00692FD6" w:rsidDel="009E1FA8">
          <w:rPr>
            <w:rFonts w:ascii="Arial" w:hAnsi="Arial" w:cs="Arial"/>
          </w:rPr>
          <w:fldChar w:fldCharType="end"/>
        </w:r>
      </w:del>
    </w:p>
    <w:p w14:paraId="58EAF2BB" w14:textId="77777777" w:rsidR="00DD2E35" w:rsidDel="009E1FA8" w:rsidRDefault="00DD2E35">
      <w:pPr>
        <w:pStyle w:val="TOC1"/>
        <w:tabs>
          <w:tab w:val="left" w:pos="800"/>
          <w:tab w:val="right" w:leader="dot" w:pos="9350"/>
        </w:tabs>
        <w:spacing w:before="156" w:after="156"/>
        <w:rPr>
          <w:del w:id="2300" w:author="Happy" w:date="2018-08-20T18:43:00Z"/>
          <w:rFonts w:ascii="Arial" w:hAnsi="Arial" w:cs="Arial"/>
        </w:rPr>
        <w:pPrChange w:id="2301" w:author="Happy" w:date="2018-08-20T18:43:00Z">
          <w:pPr>
            <w:spacing w:line="360" w:lineRule="auto"/>
            <w:jc w:val="center"/>
          </w:pPr>
        </w:pPrChange>
      </w:pPr>
    </w:p>
    <w:p w14:paraId="486EC799" w14:textId="77777777" w:rsidR="00DD2E35" w:rsidDel="009E1FA8" w:rsidRDefault="00DD2E35">
      <w:pPr>
        <w:pStyle w:val="TOC1"/>
        <w:tabs>
          <w:tab w:val="left" w:pos="800"/>
          <w:tab w:val="right" w:leader="dot" w:pos="9350"/>
        </w:tabs>
        <w:spacing w:before="156" w:after="156"/>
        <w:rPr>
          <w:del w:id="2302" w:author="Happy" w:date="2018-08-20T18:43:00Z"/>
          <w:rFonts w:ascii="Arial" w:hAnsi="Arial" w:cs="Arial"/>
        </w:rPr>
        <w:pPrChange w:id="2303" w:author="Happy" w:date="2018-08-20T18:43:00Z">
          <w:pPr>
            <w:spacing w:line="360" w:lineRule="auto"/>
            <w:jc w:val="center"/>
          </w:pPr>
        </w:pPrChange>
      </w:pPr>
    </w:p>
    <w:p w14:paraId="5CEC265A" w14:textId="77777777" w:rsidR="00727D10" w:rsidDel="009E1FA8" w:rsidRDefault="00727D10">
      <w:pPr>
        <w:pStyle w:val="TOC1"/>
        <w:tabs>
          <w:tab w:val="left" w:pos="800"/>
          <w:tab w:val="right" w:leader="dot" w:pos="9350"/>
        </w:tabs>
        <w:spacing w:before="156" w:after="156"/>
        <w:rPr>
          <w:del w:id="2304" w:author="Happy" w:date="2018-08-20T18:43:00Z"/>
          <w:rFonts w:ascii="Arial" w:hAnsi="Arial" w:cs="Arial"/>
        </w:rPr>
        <w:pPrChange w:id="2305" w:author="Happy" w:date="2018-08-20T18:43:00Z">
          <w:pPr>
            <w:spacing w:line="360" w:lineRule="auto"/>
            <w:jc w:val="center"/>
          </w:pPr>
        </w:pPrChange>
      </w:pPr>
    </w:p>
    <w:p w14:paraId="6A882881" w14:textId="77777777" w:rsidR="00727D10" w:rsidDel="009E1FA8" w:rsidRDefault="00727D10">
      <w:pPr>
        <w:pStyle w:val="TOC1"/>
        <w:tabs>
          <w:tab w:val="left" w:pos="800"/>
          <w:tab w:val="right" w:leader="dot" w:pos="9350"/>
        </w:tabs>
        <w:spacing w:before="156" w:after="156"/>
        <w:rPr>
          <w:del w:id="2306" w:author="Happy" w:date="2018-08-20T18:43:00Z"/>
          <w:rFonts w:ascii="Arial" w:hAnsi="Arial" w:cs="Arial"/>
        </w:rPr>
        <w:pPrChange w:id="2307" w:author="Happy" w:date="2018-08-20T18:43:00Z">
          <w:pPr>
            <w:spacing w:line="360" w:lineRule="auto"/>
            <w:jc w:val="center"/>
          </w:pPr>
        </w:pPrChange>
      </w:pPr>
    </w:p>
    <w:p w14:paraId="0486C697" w14:textId="77777777" w:rsidR="00727D10" w:rsidDel="009E1FA8" w:rsidRDefault="00727D10">
      <w:pPr>
        <w:pStyle w:val="TOC1"/>
        <w:tabs>
          <w:tab w:val="left" w:pos="800"/>
          <w:tab w:val="right" w:leader="dot" w:pos="9350"/>
        </w:tabs>
        <w:spacing w:before="156" w:after="156"/>
        <w:rPr>
          <w:del w:id="2308" w:author="Happy" w:date="2018-08-20T18:43:00Z"/>
          <w:rFonts w:ascii="Arial" w:hAnsi="Arial" w:cs="Arial"/>
        </w:rPr>
        <w:pPrChange w:id="2309" w:author="Happy" w:date="2018-08-20T18:43:00Z">
          <w:pPr>
            <w:spacing w:line="360" w:lineRule="auto"/>
            <w:jc w:val="center"/>
          </w:pPr>
        </w:pPrChange>
      </w:pPr>
    </w:p>
    <w:p w14:paraId="417D4DA5" w14:textId="77777777" w:rsidR="00727D10" w:rsidDel="009E1FA8" w:rsidRDefault="00727D10">
      <w:pPr>
        <w:pStyle w:val="TOC1"/>
        <w:tabs>
          <w:tab w:val="left" w:pos="800"/>
          <w:tab w:val="right" w:leader="dot" w:pos="9350"/>
        </w:tabs>
        <w:spacing w:before="156" w:after="156"/>
        <w:rPr>
          <w:del w:id="2310" w:author="Happy" w:date="2018-08-20T18:43:00Z"/>
          <w:rFonts w:ascii="Arial" w:hAnsi="Arial" w:cs="Arial"/>
        </w:rPr>
        <w:pPrChange w:id="2311" w:author="Happy" w:date="2018-08-20T18:43:00Z">
          <w:pPr>
            <w:spacing w:line="360" w:lineRule="auto"/>
            <w:jc w:val="center"/>
          </w:pPr>
        </w:pPrChange>
      </w:pPr>
    </w:p>
    <w:p w14:paraId="7F189505" w14:textId="77777777" w:rsidR="00727D10" w:rsidDel="009E1FA8" w:rsidRDefault="00727D10">
      <w:pPr>
        <w:pStyle w:val="TOC1"/>
        <w:tabs>
          <w:tab w:val="left" w:pos="800"/>
          <w:tab w:val="right" w:leader="dot" w:pos="9350"/>
        </w:tabs>
        <w:spacing w:before="156" w:after="156"/>
        <w:rPr>
          <w:del w:id="2312" w:author="Happy" w:date="2018-08-20T18:43:00Z"/>
          <w:rFonts w:ascii="Arial" w:hAnsi="Arial" w:cs="Arial"/>
        </w:rPr>
        <w:pPrChange w:id="2313" w:author="Happy" w:date="2018-08-20T18:43:00Z">
          <w:pPr>
            <w:spacing w:line="360" w:lineRule="auto"/>
            <w:jc w:val="center"/>
          </w:pPr>
        </w:pPrChange>
      </w:pPr>
    </w:p>
    <w:p w14:paraId="6D19D81A" w14:textId="77777777" w:rsidR="00727D10" w:rsidDel="009E1FA8" w:rsidRDefault="00727D10">
      <w:pPr>
        <w:pStyle w:val="TOC1"/>
        <w:tabs>
          <w:tab w:val="left" w:pos="800"/>
          <w:tab w:val="right" w:leader="dot" w:pos="9350"/>
        </w:tabs>
        <w:spacing w:before="156" w:after="156"/>
        <w:rPr>
          <w:del w:id="2314" w:author="Happy" w:date="2018-08-20T18:43:00Z"/>
          <w:rFonts w:ascii="Arial" w:hAnsi="Arial" w:cs="Arial"/>
        </w:rPr>
        <w:pPrChange w:id="2315" w:author="Happy" w:date="2018-08-20T18:43:00Z">
          <w:pPr>
            <w:spacing w:line="360" w:lineRule="auto"/>
            <w:jc w:val="center"/>
          </w:pPr>
        </w:pPrChange>
      </w:pPr>
    </w:p>
    <w:p w14:paraId="13843DE2" w14:textId="77777777" w:rsidR="00727D10" w:rsidDel="009E1FA8" w:rsidRDefault="00727D10">
      <w:pPr>
        <w:pStyle w:val="TOC1"/>
        <w:tabs>
          <w:tab w:val="left" w:pos="800"/>
          <w:tab w:val="right" w:leader="dot" w:pos="9350"/>
        </w:tabs>
        <w:spacing w:before="156" w:after="156"/>
        <w:rPr>
          <w:del w:id="2316" w:author="Happy" w:date="2018-08-20T18:43:00Z"/>
          <w:rFonts w:ascii="Arial" w:hAnsi="Arial" w:cs="Arial"/>
        </w:rPr>
        <w:pPrChange w:id="2317" w:author="Happy" w:date="2018-08-20T18:43:00Z">
          <w:pPr>
            <w:spacing w:line="360" w:lineRule="auto"/>
            <w:jc w:val="center"/>
          </w:pPr>
        </w:pPrChange>
      </w:pPr>
    </w:p>
    <w:p w14:paraId="5346B1E3" w14:textId="77777777" w:rsidR="00727D10" w:rsidDel="009E1FA8" w:rsidRDefault="00727D10">
      <w:pPr>
        <w:pStyle w:val="TOC1"/>
        <w:tabs>
          <w:tab w:val="left" w:pos="800"/>
          <w:tab w:val="right" w:leader="dot" w:pos="9350"/>
        </w:tabs>
        <w:spacing w:before="156" w:after="156"/>
        <w:rPr>
          <w:del w:id="2318" w:author="Happy" w:date="2018-08-20T18:43:00Z"/>
          <w:rFonts w:ascii="Arial" w:hAnsi="Arial" w:cs="Arial"/>
        </w:rPr>
        <w:pPrChange w:id="2319" w:author="Happy" w:date="2018-08-20T18:43:00Z">
          <w:pPr>
            <w:spacing w:line="360" w:lineRule="auto"/>
            <w:jc w:val="center"/>
          </w:pPr>
        </w:pPrChange>
      </w:pPr>
    </w:p>
    <w:p w14:paraId="5A232070" w14:textId="77777777" w:rsidR="00727D10" w:rsidDel="009E1FA8" w:rsidRDefault="00727D10">
      <w:pPr>
        <w:pStyle w:val="TOC1"/>
        <w:tabs>
          <w:tab w:val="left" w:pos="800"/>
          <w:tab w:val="right" w:leader="dot" w:pos="9350"/>
        </w:tabs>
        <w:spacing w:before="156" w:after="156"/>
        <w:rPr>
          <w:del w:id="2320" w:author="Happy" w:date="2018-08-20T18:44:00Z"/>
          <w:rFonts w:ascii="Arial" w:hAnsi="Arial" w:cs="Arial"/>
        </w:rPr>
        <w:pPrChange w:id="2321" w:author="Happy" w:date="2018-08-20T18:43:00Z">
          <w:pPr>
            <w:spacing w:line="360" w:lineRule="auto"/>
            <w:jc w:val="center"/>
          </w:pPr>
        </w:pPrChange>
      </w:pPr>
    </w:p>
    <w:p w14:paraId="10A053C3" w14:textId="77777777" w:rsidR="00727D10" w:rsidDel="009E1FA8" w:rsidRDefault="00727D10">
      <w:pPr>
        <w:spacing w:line="360" w:lineRule="auto"/>
        <w:jc w:val="center"/>
        <w:rPr>
          <w:ins w:id="2322" w:author="xiaohou" w:date="2016-08-22T10:48:00Z"/>
          <w:del w:id="2323" w:author="Happy" w:date="2018-08-20T18:44:00Z"/>
          <w:rFonts w:ascii="Arial" w:hAnsi="Arial" w:cs="Arial"/>
          <w:b/>
        </w:rPr>
      </w:pPr>
    </w:p>
    <w:p w14:paraId="71BA28F8" w14:textId="77777777" w:rsidR="005C3A57" w:rsidDel="009E1FA8" w:rsidRDefault="005C3A57">
      <w:pPr>
        <w:spacing w:line="360" w:lineRule="auto"/>
        <w:jc w:val="center"/>
        <w:rPr>
          <w:ins w:id="2324" w:author="xiaohou" w:date="2016-08-22T10:48:00Z"/>
          <w:del w:id="2325" w:author="Happy" w:date="2018-08-20T18:44:00Z"/>
          <w:rFonts w:ascii="Arial" w:hAnsi="Arial" w:cs="Arial"/>
          <w:b/>
        </w:rPr>
      </w:pPr>
    </w:p>
    <w:p w14:paraId="0DC296BA" w14:textId="77777777" w:rsidR="005C3A57" w:rsidDel="009E1FA8" w:rsidRDefault="005C3A57">
      <w:pPr>
        <w:spacing w:line="360" w:lineRule="auto"/>
        <w:jc w:val="center"/>
        <w:rPr>
          <w:ins w:id="2326" w:author="xiaohou" w:date="2016-08-22T10:48:00Z"/>
          <w:del w:id="2327" w:author="Happy" w:date="2018-08-20T18:44:00Z"/>
          <w:rFonts w:ascii="Arial" w:hAnsi="Arial" w:cs="Arial"/>
          <w:b/>
        </w:rPr>
      </w:pPr>
    </w:p>
    <w:p w14:paraId="7D1D0EF2" w14:textId="77777777" w:rsidR="005C3A57" w:rsidDel="009E1FA8" w:rsidRDefault="005C3A57">
      <w:pPr>
        <w:spacing w:line="360" w:lineRule="auto"/>
        <w:jc w:val="center"/>
        <w:rPr>
          <w:ins w:id="2328" w:author="xiaohou" w:date="2016-08-22T10:48:00Z"/>
          <w:del w:id="2329" w:author="Happy" w:date="2018-08-20T18:43:00Z"/>
          <w:rFonts w:ascii="Arial" w:hAnsi="Arial" w:cs="Arial"/>
          <w:b/>
        </w:rPr>
      </w:pPr>
    </w:p>
    <w:p w14:paraId="5ED34EA7" w14:textId="77777777" w:rsidR="005C3A57" w:rsidDel="009E1FA8" w:rsidRDefault="005C3A57">
      <w:pPr>
        <w:spacing w:line="360" w:lineRule="auto"/>
        <w:jc w:val="center"/>
        <w:rPr>
          <w:ins w:id="2330" w:author="xiaohou" w:date="2016-08-22T10:48:00Z"/>
          <w:del w:id="2331" w:author="Happy" w:date="2018-08-20T18:43:00Z"/>
          <w:rFonts w:ascii="Arial" w:hAnsi="Arial" w:cs="Arial"/>
          <w:b/>
        </w:rPr>
      </w:pPr>
    </w:p>
    <w:p w14:paraId="6B7D3681" w14:textId="77777777" w:rsidR="005C3A57" w:rsidDel="009E1FA8" w:rsidRDefault="005C3A57">
      <w:pPr>
        <w:spacing w:line="360" w:lineRule="auto"/>
        <w:jc w:val="center"/>
        <w:rPr>
          <w:ins w:id="2332" w:author="xiaohou" w:date="2016-08-22T10:48:00Z"/>
          <w:del w:id="2333" w:author="Happy" w:date="2018-08-20T18:43:00Z"/>
          <w:rFonts w:ascii="Arial" w:hAnsi="Arial" w:cs="Arial"/>
          <w:b/>
        </w:rPr>
      </w:pPr>
    </w:p>
    <w:p w14:paraId="3DA0EAE6" w14:textId="77777777" w:rsidR="005C3A57" w:rsidRDefault="005C3A57">
      <w:pPr>
        <w:spacing w:line="360" w:lineRule="auto"/>
        <w:rPr>
          <w:rFonts w:ascii="Arial" w:hAnsi="Arial" w:cs="Arial"/>
          <w:b/>
        </w:rPr>
        <w:pPrChange w:id="2334" w:author="Happy" w:date="2018-08-20T18:43:00Z">
          <w:pPr>
            <w:spacing w:line="360" w:lineRule="auto"/>
            <w:jc w:val="center"/>
          </w:pPr>
        </w:pPrChange>
      </w:pPr>
    </w:p>
    <w:p w14:paraId="61605318" w14:textId="33A26E02" w:rsidR="005C3A57" w:rsidRDefault="008F6518" w:rsidP="00416A63">
      <w:pPr>
        <w:pStyle w:val="1"/>
        <w:spacing w:line="360" w:lineRule="auto"/>
      </w:pPr>
      <w:bookmarkStart w:id="2335" w:name="_Toc522553759"/>
      <w:bookmarkStart w:id="2336" w:name="_Toc522570110"/>
      <w:bookmarkEnd w:id="22"/>
      <w:bookmarkEnd w:id="23"/>
      <w:bookmarkEnd w:id="24"/>
      <w:bookmarkEnd w:id="25"/>
      <w:r>
        <w:rPr>
          <w:rFonts w:hint="eastAsia"/>
        </w:rPr>
        <w:t>项目概述</w:t>
      </w:r>
      <w:bookmarkEnd w:id="2335"/>
      <w:bookmarkEnd w:id="2336"/>
    </w:p>
    <w:p w14:paraId="3935DE27" w14:textId="77777777" w:rsidR="00790E38" w:rsidRDefault="00790E38">
      <w:pPr>
        <w:spacing w:line="360" w:lineRule="auto"/>
        <w:ind w:firstLine="420"/>
        <w:rPr>
          <w:ins w:id="2337" w:author="Happy" w:date="2018-08-20T21:38:00Z"/>
        </w:rPr>
        <w:pPrChange w:id="2338" w:author="Happy" w:date="2018-08-20T21:38:00Z">
          <w:pPr>
            <w:spacing w:line="360" w:lineRule="auto"/>
          </w:pPr>
        </w:pPrChange>
      </w:pPr>
      <w:ins w:id="2339" w:author="Happy" w:date="2018-08-20T21:34:00Z">
        <w:r>
          <w:rPr>
            <w:rFonts w:hint="eastAsia"/>
          </w:rPr>
          <w:t>FT</w:t>
        </w:r>
        <w:r>
          <w:rPr>
            <w:rFonts w:hint="eastAsia"/>
          </w:rPr>
          <w:t>线上服务，口袋减脂营产品中，小程序</w:t>
        </w:r>
      </w:ins>
      <w:ins w:id="2340" w:author="Happy" w:date="2018-08-20T21:30:00Z">
        <w:r w:rsidR="00752BC5">
          <w:rPr>
            <w:rFonts w:hint="eastAsia"/>
          </w:rPr>
          <w:t>荣耀之路</w:t>
        </w:r>
      </w:ins>
      <w:ins w:id="2341" w:author="Happy" w:date="2018-08-20T21:35:00Z">
        <w:r>
          <w:rPr>
            <w:rFonts w:hint="eastAsia"/>
          </w:rPr>
          <w:t>及配套的明星学员活动，上线以来对业务增长和用户粘性并无显著促进作用，且由于没有有效的途径</w:t>
        </w:r>
      </w:ins>
      <w:ins w:id="2342" w:author="Happy" w:date="2018-08-20T21:36:00Z">
        <w:r>
          <w:rPr>
            <w:rFonts w:hint="eastAsia"/>
          </w:rPr>
          <w:t>规避</w:t>
        </w:r>
      </w:ins>
      <w:ins w:id="2343" w:author="Happy" w:date="2018-08-20T21:35:00Z">
        <w:r>
          <w:rPr>
            <w:rFonts w:hint="eastAsia"/>
          </w:rPr>
          <w:t>刷票行为</w:t>
        </w:r>
      </w:ins>
      <w:ins w:id="2344" w:author="Happy" w:date="2018-08-20T21:36:00Z">
        <w:r>
          <w:rPr>
            <w:rFonts w:hint="eastAsia"/>
          </w:rPr>
          <w:t>，造成了频率极高的用户投诉</w:t>
        </w:r>
      </w:ins>
      <w:ins w:id="2345" w:author="Happy" w:date="2018-08-20T21:38:00Z">
        <w:r>
          <w:rPr>
            <w:rFonts w:hint="eastAsia"/>
          </w:rPr>
          <w:t>。</w:t>
        </w:r>
      </w:ins>
    </w:p>
    <w:p w14:paraId="482ACA03" w14:textId="77777777" w:rsidR="00790E38" w:rsidRDefault="00790E38">
      <w:pPr>
        <w:spacing w:line="360" w:lineRule="auto"/>
        <w:ind w:firstLine="420"/>
        <w:rPr>
          <w:ins w:id="2346" w:author="Happy" w:date="2018-08-20T21:39:00Z"/>
        </w:rPr>
        <w:pPrChange w:id="2347" w:author="Happy" w:date="2018-08-20T21:38:00Z">
          <w:pPr>
            <w:spacing w:line="360" w:lineRule="auto"/>
          </w:pPr>
        </w:pPrChange>
      </w:pPr>
      <w:ins w:id="2348" w:author="Happy" w:date="2018-08-20T21:36:00Z">
        <w:r>
          <w:rPr>
            <w:rFonts w:hint="eastAsia"/>
          </w:rPr>
          <w:t>本项目旨在调整权益活动的规则和流程，使得在</w:t>
        </w:r>
      </w:ins>
      <w:ins w:id="2349" w:author="Happy" w:date="2018-08-20T21:37:00Z">
        <w:r>
          <w:rPr>
            <w:rFonts w:hint="eastAsia"/>
          </w:rPr>
          <w:t>尽可能</w:t>
        </w:r>
      </w:ins>
      <w:ins w:id="2350" w:author="Happy" w:date="2018-08-20T21:36:00Z">
        <w:r>
          <w:rPr>
            <w:rFonts w:hint="eastAsia"/>
          </w:rPr>
          <w:t>保存</w:t>
        </w:r>
      </w:ins>
      <w:ins w:id="2351" w:author="Happy" w:date="2018-08-20T21:37:00Z">
        <w:r>
          <w:rPr>
            <w:rFonts w:hint="eastAsia"/>
          </w:rPr>
          <w:t>现有用户积分的价值感地前提下，降低常态化活动成本、降低用户关于此活动的投诉率。</w:t>
        </w:r>
      </w:ins>
    </w:p>
    <w:p w14:paraId="47609BE1" w14:textId="1EFF7DE4" w:rsidR="005C3A57" w:rsidRDefault="00242288">
      <w:pPr>
        <w:spacing w:line="360" w:lineRule="auto"/>
      </w:pPr>
      <w:del w:id="2352" w:author="Happy" w:date="2018-08-20T21:30:00Z">
        <w:r w:rsidDel="00752BC5">
          <w:rPr>
            <w:rFonts w:hint="eastAsia"/>
          </w:rPr>
          <w:delText>P</w:delText>
        </w:r>
        <w:r w:rsidDel="00752BC5">
          <w:delText>OS</w:delText>
        </w:r>
      </w:del>
      <w:del w:id="2353" w:author="Happy" w:date="2018-08-20T18:47:00Z">
        <w:r w:rsidDel="00AF231A">
          <w:delText>系统主要是供商家使用的收银系统</w:delText>
        </w:r>
        <w:r w:rsidDel="00AF231A">
          <w:rPr>
            <w:rFonts w:hint="eastAsia"/>
          </w:rPr>
          <w:delText>，</w:delText>
        </w:r>
        <w:r w:rsidDel="00AF231A">
          <w:delText>但是商家也可以在</w:delText>
        </w:r>
        <w:r w:rsidDel="00AF231A">
          <w:delText>POS</w:delText>
        </w:r>
        <w:r w:rsidDel="00AF231A">
          <w:delText>机上进行开桌</w:delText>
        </w:r>
        <w:r w:rsidDel="00AF231A">
          <w:rPr>
            <w:rFonts w:hint="eastAsia"/>
          </w:rPr>
          <w:delText>、</w:delText>
        </w:r>
        <w:r w:rsidDel="00AF231A">
          <w:delText>点菜</w:delText>
        </w:r>
        <w:r w:rsidDel="00AF231A">
          <w:rPr>
            <w:rFonts w:hint="eastAsia"/>
          </w:rPr>
          <w:delText>、</w:delText>
        </w:r>
        <w:r w:rsidDel="00AF231A">
          <w:delText>加菜</w:delText>
        </w:r>
        <w:r w:rsidDel="00AF231A">
          <w:rPr>
            <w:rFonts w:hint="eastAsia"/>
          </w:rPr>
          <w:delText>、</w:delText>
        </w:r>
        <w:r w:rsidDel="00AF231A">
          <w:delText>退菜</w:delText>
        </w:r>
        <w:r w:rsidDel="00AF231A">
          <w:rPr>
            <w:rFonts w:hint="eastAsia"/>
          </w:rPr>
          <w:delText>、</w:delText>
        </w:r>
        <w:r w:rsidDel="00AF231A">
          <w:delText>查单</w:delText>
        </w:r>
        <w:r w:rsidDel="00AF231A">
          <w:rPr>
            <w:rFonts w:hint="eastAsia"/>
          </w:rPr>
          <w:delText>、</w:delText>
        </w:r>
        <w:r w:rsidDel="00AF231A">
          <w:delText>换桌</w:delText>
        </w:r>
        <w:r w:rsidDel="00AF231A">
          <w:rPr>
            <w:rFonts w:hint="eastAsia"/>
          </w:rPr>
          <w:delText>、</w:delText>
        </w:r>
        <w:r w:rsidDel="00AF231A">
          <w:delText>并桌等操作</w:delText>
        </w:r>
        <w:r w:rsidDel="00AF231A">
          <w:rPr>
            <w:rFonts w:hint="eastAsia"/>
          </w:rPr>
          <w:delText>。</w:delText>
        </w:r>
      </w:del>
    </w:p>
    <w:p w14:paraId="6048F09C" w14:textId="4ACA7AA9" w:rsidR="005C3A57" w:rsidRDefault="008F6518" w:rsidP="00416A63">
      <w:pPr>
        <w:pStyle w:val="1"/>
        <w:spacing w:line="360" w:lineRule="auto"/>
        <w:rPr>
          <w:ins w:id="2354" w:author="Happy" w:date="2018-08-20T21:38:00Z"/>
        </w:rPr>
      </w:pPr>
      <w:bookmarkStart w:id="2355" w:name="_Toc522553760"/>
      <w:bookmarkStart w:id="2356" w:name="_Toc522570111"/>
      <w:r>
        <w:rPr>
          <w:rFonts w:hint="eastAsia"/>
        </w:rPr>
        <w:t>名词解释</w:t>
      </w:r>
      <w:bookmarkEnd w:id="2355"/>
      <w:bookmarkEnd w:id="2356"/>
    </w:p>
    <w:p w14:paraId="54D08FA4" w14:textId="11EC4058" w:rsidR="00790E38" w:rsidRDefault="00790E38">
      <w:pPr>
        <w:pStyle w:val="af3"/>
        <w:numPr>
          <w:ilvl w:val="0"/>
          <w:numId w:val="185"/>
        </w:numPr>
        <w:ind w:firstLineChars="0"/>
        <w:rPr>
          <w:ins w:id="2357" w:author="Happy" w:date="2018-08-20T21:38:00Z"/>
        </w:rPr>
        <w:pPrChange w:id="2358" w:author="Happy" w:date="2018-08-20T21:38:00Z">
          <w:pPr>
            <w:pStyle w:val="1"/>
            <w:spacing w:line="360" w:lineRule="auto"/>
          </w:pPr>
        </w:pPrChange>
      </w:pPr>
      <w:ins w:id="2359" w:author="Happy" w:date="2018-08-20T21:38:00Z">
        <w:r>
          <w:rPr>
            <w:rFonts w:hint="eastAsia"/>
          </w:rPr>
          <w:t>荣耀之路：口袋减脂营产品中，个人中心的一个功能，展示用户的积分</w:t>
        </w:r>
        <w:r>
          <w:rPr>
            <w:rFonts w:hint="eastAsia"/>
          </w:rPr>
          <w:t>balance</w:t>
        </w:r>
        <w:r>
          <w:rPr>
            <w:rFonts w:hint="eastAsia"/>
          </w:rPr>
          <w:t>与排名情况；</w:t>
        </w:r>
      </w:ins>
    </w:p>
    <w:p w14:paraId="2F6D34FB" w14:textId="5248BBA2" w:rsidR="00790E38" w:rsidRDefault="00790E38">
      <w:pPr>
        <w:pStyle w:val="af3"/>
        <w:numPr>
          <w:ilvl w:val="0"/>
          <w:numId w:val="185"/>
        </w:numPr>
        <w:ind w:firstLineChars="0"/>
        <w:rPr>
          <w:ins w:id="2360" w:author="Happy" w:date="2018-08-20T21:39:00Z"/>
        </w:rPr>
        <w:pPrChange w:id="2361" w:author="Happy" w:date="2018-08-20T21:38:00Z">
          <w:pPr>
            <w:pStyle w:val="1"/>
            <w:spacing w:line="360" w:lineRule="auto"/>
          </w:pPr>
        </w:pPrChange>
      </w:pPr>
      <w:ins w:id="2362" w:author="Happy" w:date="2018-08-20T21:38:00Z">
        <w:r>
          <w:rPr>
            <w:rFonts w:hint="eastAsia"/>
          </w:rPr>
          <w:t>用户积分：口袋减脂营</w:t>
        </w:r>
      </w:ins>
      <w:ins w:id="2363" w:author="Happy" w:date="2018-08-20T21:39:00Z">
        <w:r>
          <w:rPr>
            <w:rFonts w:hint="eastAsia"/>
          </w:rPr>
          <w:t>产品中，付费用户通过日常任务获得的权益值；</w:t>
        </w:r>
      </w:ins>
    </w:p>
    <w:p w14:paraId="4B531383" w14:textId="2C94A69D" w:rsidR="00790E38" w:rsidRDefault="00790E38">
      <w:pPr>
        <w:pStyle w:val="af3"/>
        <w:numPr>
          <w:ilvl w:val="0"/>
          <w:numId w:val="185"/>
        </w:numPr>
        <w:ind w:firstLineChars="0"/>
        <w:rPr>
          <w:ins w:id="2364" w:author="Happy" w:date="2018-08-20T21:40:00Z"/>
        </w:rPr>
        <w:pPrChange w:id="2365" w:author="Happy" w:date="2018-08-20T21:38:00Z">
          <w:pPr>
            <w:pStyle w:val="1"/>
            <w:spacing w:line="360" w:lineRule="auto"/>
          </w:pPr>
        </w:pPrChange>
      </w:pPr>
      <w:ins w:id="2366" w:author="Happy" w:date="2018-08-20T21:39:00Z">
        <w:r>
          <w:rPr>
            <w:rFonts w:hint="eastAsia"/>
          </w:rPr>
          <w:t>FT</w:t>
        </w:r>
        <w:r>
          <w:rPr>
            <w:rFonts w:hint="eastAsia"/>
          </w:rPr>
          <w:t>：</w:t>
        </w:r>
        <w:proofErr w:type="spellStart"/>
        <w:r>
          <w:rPr>
            <w:rFonts w:hint="eastAsia"/>
          </w:rPr>
          <w:t>FitTime</w:t>
        </w:r>
        <w:proofErr w:type="spellEnd"/>
        <w:r>
          <w:rPr>
            <w:rFonts w:hint="eastAsia"/>
          </w:rPr>
          <w:t>睿健时代</w:t>
        </w:r>
      </w:ins>
    </w:p>
    <w:p w14:paraId="5DC8A07D" w14:textId="77777777" w:rsidR="00790E38" w:rsidRPr="00034B2E" w:rsidRDefault="00790E38">
      <w:pPr>
        <w:pPrChange w:id="2367" w:author="Happy" w:date="2018-08-20T21:40:00Z">
          <w:pPr>
            <w:pStyle w:val="1"/>
            <w:spacing w:line="360" w:lineRule="auto"/>
          </w:pPr>
        </w:pPrChange>
      </w:pPr>
    </w:p>
    <w:p w14:paraId="694383C2" w14:textId="25251628" w:rsidR="005C3A57" w:rsidDel="00AF231A" w:rsidRDefault="00745A29">
      <w:pPr>
        <w:pStyle w:val="af3"/>
        <w:numPr>
          <w:ilvl w:val="0"/>
          <w:numId w:val="2"/>
        </w:numPr>
        <w:spacing w:line="360" w:lineRule="auto"/>
        <w:ind w:firstLineChars="0"/>
        <w:rPr>
          <w:del w:id="2368" w:author="Happy" w:date="2018-08-20T18:45:00Z"/>
          <w:rFonts w:asciiTheme="minorEastAsia" w:eastAsiaTheme="minorEastAsia" w:hAnsiTheme="minorEastAsia"/>
          <w:szCs w:val="21"/>
        </w:rPr>
      </w:pPr>
      <w:del w:id="2369" w:author="Happy" w:date="2018-08-20T18:45:00Z">
        <w:r w:rsidRPr="00E170FE" w:rsidDel="00AF231A">
          <w:rPr>
            <w:rFonts w:asciiTheme="minorEastAsia" w:eastAsiaTheme="minorEastAsia" w:hAnsiTheme="minorEastAsia" w:hint="eastAsia"/>
            <w:szCs w:val="21"/>
          </w:rPr>
          <w:delText>食乐淘系统产品线名称：</w:delText>
        </w:r>
        <w:bookmarkStart w:id="2370" w:name="_Toc522570000"/>
        <w:bookmarkStart w:id="2371" w:name="_Toc522570058"/>
        <w:bookmarkStart w:id="2372" w:name="_Toc522570112"/>
        <w:bookmarkEnd w:id="2370"/>
        <w:bookmarkEnd w:id="2371"/>
        <w:bookmarkEnd w:id="2372"/>
      </w:del>
    </w:p>
    <w:p w14:paraId="5E22A9AD" w14:textId="73982014" w:rsidR="005C3A57" w:rsidDel="00AF231A" w:rsidRDefault="00745A29">
      <w:pPr>
        <w:pStyle w:val="af3"/>
        <w:numPr>
          <w:ilvl w:val="1"/>
          <w:numId w:val="2"/>
        </w:numPr>
        <w:spacing w:line="360" w:lineRule="auto"/>
        <w:ind w:firstLineChars="0"/>
        <w:rPr>
          <w:del w:id="2373" w:author="Happy" w:date="2018-08-20T18:45:00Z"/>
          <w:rFonts w:asciiTheme="minorEastAsia" w:eastAsiaTheme="minorEastAsia" w:hAnsiTheme="minorEastAsia"/>
          <w:szCs w:val="21"/>
        </w:rPr>
      </w:pPr>
      <w:del w:id="2374" w:author="Happy" w:date="2018-08-20T18:45:00Z">
        <w:r w:rsidRPr="00E170FE" w:rsidDel="00AF231A">
          <w:rPr>
            <w:rFonts w:asciiTheme="minorEastAsia" w:eastAsiaTheme="minorEastAsia" w:hAnsiTheme="minorEastAsia"/>
            <w:szCs w:val="21"/>
          </w:rPr>
          <w:delText>CA</w:delText>
        </w:r>
        <w:r w:rsidRPr="00E170FE" w:rsidDel="00AF231A">
          <w:rPr>
            <w:rFonts w:asciiTheme="minorEastAsia" w:eastAsiaTheme="minorEastAsia" w:hAnsiTheme="minorEastAsia" w:hint="eastAsia"/>
            <w:szCs w:val="21"/>
          </w:rPr>
          <w:delText>：</w:delText>
        </w:r>
        <w:r w:rsidRPr="00E170FE" w:rsidDel="00AF231A">
          <w:rPr>
            <w:rFonts w:asciiTheme="minorEastAsia" w:eastAsiaTheme="minorEastAsia" w:hAnsiTheme="minorEastAsia"/>
            <w:szCs w:val="21"/>
          </w:rPr>
          <w:delText>C</w:delText>
        </w:r>
        <w:r w:rsidRPr="00E170FE" w:rsidDel="00AF231A">
          <w:rPr>
            <w:rFonts w:asciiTheme="minorEastAsia" w:eastAsiaTheme="minorEastAsia" w:hAnsiTheme="minorEastAsia" w:hint="eastAsia"/>
            <w:szCs w:val="21"/>
          </w:rPr>
          <w:delText>端</w:delText>
        </w:r>
        <w:r w:rsidRPr="00E170FE" w:rsidDel="00AF231A">
          <w:rPr>
            <w:rFonts w:asciiTheme="minorEastAsia" w:eastAsiaTheme="minorEastAsia" w:hAnsiTheme="minorEastAsia"/>
            <w:szCs w:val="21"/>
          </w:rPr>
          <w:delText>APP</w:delText>
        </w:r>
        <w:r w:rsidRPr="00E170FE" w:rsidDel="00AF231A">
          <w:rPr>
            <w:rFonts w:asciiTheme="minorEastAsia" w:eastAsiaTheme="minorEastAsia" w:hAnsiTheme="minorEastAsia" w:hint="eastAsia"/>
            <w:szCs w:val="21"/>
          </w:rPr>
          <w:delText>：面对</w:delText>
        </w:r>
        <w:r w:rsidRPr="00E170FE" w:rsidDel="00AF231A">
          <w:rPr>
            <w:rFonts w:asciiTheme="minorEastAsia" w:eastAsiaTheme="minorEastAsia" w:hAnsiTheme="minorEastAsia"/>
            <w:szCs w:val="21"/>
          </w:rPr>
          <w:delText>C</w:delText>
        </w:r>
        <w:r w:rsidRPr="00E170FE" w:rsidDel="00AF231A">
          <w:rPr>
            <w:rFonts w:asciiTheme="minorEastAsia" w:eastAsiaTheme="minorEastAsia" w:hAnsiTheme="minorEastAsia" w:hint="eastAsia"/>
            <w:szCs w:val="21"/>
          </w:rPr>
          <w:delText>端人群，在此系统中实现让用户自己操作预订、排队、外卖、点菜、结账、申请会员卡等业务。</w:delText>
        </w:r>
        <w:bookmarkStart w:id="2375" w:name="_Toc522570001"/>
        <w:bookmarkStart w:id="2376" w:name="_Toc522570059"/>
        <w:bookmarkStart w:id="2377" w:name="_Toc522570113"/>
        <w:bookmarkEnd w:id="2375"/>
        <w:bookmarkEnd w:id="2376"/>
        <w:bookmarkEnd w:id="2377"/>
      </w:del>
    </w:p>
    <w:p w14:paraId="72D449E1" w14:textId="0B6DCF76" w:rsidR="005C3A57" w:rsidDel="00AF231A" w:rsidRDefault="00745A29">
      <w:pPr>
        <w:pStyle w:val="af3"/>
        <w:numPr>
          <w:ilvl w:val="1"/>
          <w:numId w:val="2"/>
        </w:numPr>
        <w:spacing w:line="360" w:lineRule="auto"/>
        <w:ind w:firstLineChars="0"/>
        <w:rPr>
          <w:del w:id="2378" w:author="Happy" w:date="2018-08-20T18:45:00Z"/>
          <w:rFonts w:asciiTheme="minorEastAsia" w:eastAsiaTheme="minorEastAsia" w:hAnsiTheme="minorEastAsia"/>
          <w:szCs w:val="21"/>
        </w:rPr>
      </w:pPr>
      <w:del w:id="2379" w:author="Happy" w:date="2018-08-20T18:45:00Z">
        <w:r w:rsidRPr="00E170FE" w:rsidDel="00AF231A">
          <w:rPr>
            <w:rFonts w:asciiTheme="minorEastAsia" w:eastAsiaTheme="minorEastAsia" w:hAnsiTheme="minorEastAsia"/>
            <w:szCs w:val="21"/>
          </w:rPr>
          <w:delText>BA</w:delText>
        </w:r>
        <w:r w:rsidRPr="00E170FE" w:rsidDel="00AF231A">
          <w:rPr>
            <w:rFonts w:asciiTheme="minorEastAsia" w:eastAsiaTheme="minorEastAsia" w:hAnsiTheme="minorEastAsia" w:hint="eastAsia"/>
            <w:szCs w:val="21"/>
          </w:rPr>
          <w:delText>：</w:delText>
        </w:r>
        <w:r w:rsidRPr="00E170FE" w:rsidDel="00AF231A">
          <w:rPr>
            <w:rFonts w:asciiTheme="minorEastAsia" w:eastAsiaTheme="minorEastAsia" w:hAnsiTheme="minorEastAsia"/>
            <w:szCs w:val="21"/>
          </w:rPr>
          <w:delText>B</w:delText>
        </w:r>
        <w:r w:rsidRPr="00E170FE" w:rsidDel="00AF231A">
          <w:rPr>
            <w:rFonts w:asciiTheme="minorEastAsia" w:eastAsiaTheme="minorEastAsia" w:hAnsiTheme="minorEastAsia" w:hint="eastAsia"/>
            <w:szCs w:val="21"/>
          </w:rPr>
          <w:delText>端业务</w:delText>
        </w:r>
        <w:r w:rsidRPr="00E170FE" w:rsidDel="00AF231A">
          <w:rPr>
            <w:rFonts w:asciiTheme="minorEastAsia" w:eastAsiaTheme="minorEastAsia" w:hAnsiTheme="minorEastAsia"/>
            <w:szCs w:val="21"/>
          </w:rPr>
          <w:delText>APP</w:delText>
        </w:r>
        <w:bookmarkStart w:id="2380" w:name="_Toc522570002"/>
        <w:bookmarkStart w:id="2381" w:name="_Toc522570060"/>
        <w:bookmarkStart w:id="2382" w:name="_Toc522570114"/>
        <w:bookmarkEnd w:id="2380"/>
        <w:bookmarkEnd w:id="2381"/>
        <w:bookmarkEnd w:id="2382"/>
      </w:del>
    </w:p>
    <w:p w14:paraId="55233C7D" w14:textId="6BF55A9B" w:rsidR="005C3A57" w:rsidDel="00AF231A" w:rsidRDefault="00745A29">
      <w:pPr>
        <w:pStyle w:val="af3"/>
        <w:numPr>
          <w:ilvl w:val="1"/>
          <w:numId w:val="2"/>
        </w:numPr>
        <w:spacing w:line="360" w:lineRule="auto"/>
        <w:ind w:firstLineChars="0"/>
        <w:rPr>
          <w:del w:id="2383" w:author="Happy" w:date="2018-08-20T18:45:00Z"/>
          <w:rFonts w:asciiTheme="minorEastAsia" w:eastAsiaTheme="minorEastAsia" w:hAnsiTheme="minorEastAsia"/>
          <w:szCs w:val="21"/>
        </w:rPr>
      </w:pPr>
      <w:del w:id="2384" w:author="Happy" w:date="2018-08-20T18:45:00Z">
        <w:r w:rsidRPr="00E170FE" w:rsidDel="00AF231A">
          <w:rPr>
            <w:rFonts w:asciiTheme="minorEastAsia" w:eastAsiaTheme="minorEastAsia" w:hAnsiTheme="minorEastAsia"/>
            <w:szCs w:val="21"/>
          </w:rPr>
          <w:delText>BA-</w:delText>
        </w:r>
        <w:r w:rsidRPr="00E170FE" w:rsidDel="00AF231A">
          <w:rPr>
            <w:rFonts w:asciiTheme="minorEastAsia" w:eastAsiaTheme="minorEastAsia" w:hAnsiTheme="minorEastAsia" w:hint="eastAsia"/>
            <w:szCs w:val="21"/>
          </w:rPr>
          <w:delText>预订：固定设备；处理帮用户</w:delText>
        </w:r>
        <w:r w:rsidRPr="00E170FE" w:rsidDel="00AF231A">
          <w:rPr>
            <w:rFonts w:asciiTheme="minorEastAsia" w:eastAsiaTheme="minorEastAsia" w:hAnsiTheme="minorEastAsia" w:hint="cs"/>
            <w:szCs w:val="21"/>
          </w:rPr>
          <w:delText>“</w:delText>
        </w:r>
        <w:r w:rsidRPr="00E170FE" w:rsidDel="00AF231A">
          <w:rPr>
            <w:rFonts w:asciiTheme="minorEastAsia" w:eastAsiaTheme="minorEastAsia" w:hAnsiTheme="minorEastAsia" w:hint="eastAsia"/>
            <w:szCs w:val="21"/>
          </w:rPr>
          <w:delText>订座</w:delText>
        </w:r>
        <w:r w:rsidRPr="00E170FE" w:rsidDel="00AF231A">
          <w:rPr>
            <w:rFonts w:asciiTheme="minorEastAsia" w:eastAsiaTheme="minorEastAsia" w:hAnsiTheme="minorEastAsia" w:hint="cs"/>
            <w:szCs w:val="21"/>
          </w:rPr>
          <w:delText>”</w:delText>
        </w:r>
        <w:r w:rsidRPr="00E170FE" w:rsidDel="00AF231A">
          <w:rPr>
            <w:rFonts w:asciiTheme="minorEastAsia" w:eastAsiaTheme="minorEastAsia" w:hAnsiTheme="minorEastAsia" w:hint="eastAsia"/>
            <w:szCs w:val="21"/>
          </w:rPr>
          <w:delText>业务，可以做店内预订（到店预订和电话预订），也可以处理来自</w:delText>
        </w:r>
        <w:r w:rsidRPr="00E170FE" w:rsidDel="00AF231A">
          <w:rPr>
            <w:rFonts w:asciiTheme="minorEastAsia" w:eastAsiaTheme="minorEastAsia" w:hAnsiTheme="minorEastAsia"/>
            <w:szCs w:val="21"/>
          </w:rPr>
          <w:delText>CA</w:delText>
        </w:r>
        <w:r w:rsidRPr="00E170FE" w:rsidDel="00AF231A">
          <w:rPr>
            <w:rFonts w:asciiTheme="minorEastAsia" w:eastAsiaTheme="minorEastAsia" w:hAnsiTheme="minorEastAsia" w:hint="eastAsia"/>
            <w:szCs w:val="21"/>
          </w:rPr>
          <w:delText>端的用户预订；</w:delText>
        </w:r>
        <w:bookmarkStart w:id="2385" w:name="_Toc522570003"/>
        <w:bookmarkStart w:id="2386" w:name="_Toc522570061"/>
        <w:bookmarkStart w:id="2387" w:name="_Toc522570115"/>
        <w:bookmarkEnd w:id="2385"/>
        <w:bookmarkEnd w:id="2386"/>
        <w:bookmarkEnd w:id="2387"/>
      </w:del>
    </w:p>
    <w:p w14:paraId="43D47C13" w14:textId="54293710" w:rsidR="005C3A57" w:rsidDel="00AF231A" w:rsidRDefault="00745A29">
      <w:pPr>
        <w:pStyle w:val="af3"/>
        <w:numPr>
          <w:ilvl w:val="1"/>
          <w:numId w:val="2"/>
        </w:numPr>
        <w:spacing w:line="360" w:lineRule="auto"/>
        <w:ind w:firstLineChars="0"/>
        <w:rPr>
          <w:del w:id="2388" w:author="Happy" w:date="2018-08-20T18:45:00Z"/>
          <w:rFonts w:asciiTheme="minorEastAsia" w:eastAsiaTheme="minorEastAsia" w:hAnsiTheme="minorEastAsia"/>
          <w:szCs w:val="21"/>
        </w:rPr>
      </w:pPr>
      <w:del w:id="2389" w:author="Happy" w:date="2018-08-20T18:45:00Z">
        <w:r w:rsidRPr="00E170FE" w:rsidDel="00AF231A">
          <w:rPr>
            <w:rFonts w:asciiTheme="minorEastAsia" w:eastAsiaTheme="minorEastAsia" w:hAnsiTheme="minorEastAsia"/>
            <w:szCs w:val="21"/>
          </w:rPr>
          <w:delText>BA-</w:delText>
        </w:r>
        <w:r w:rsidRPr="00E170FE" w:rsidDel="00AF231A">
          <w:rPr>
            <w:rFonts w:asciiTheme="minorEastAsia" w:eastAsiaTheme="minorEastAsia" w:hAnsiTheme="minorEastAsia" w:hint="eastAsia"/>
            <w:szCs w:val="21"/>
          </w:rPr>
          <w:delText>排队：固定设备；处理店内排队业务，同时接收来自</w:delText>
        </w:r>
        <w:r w:rsidRPr="00E170FE" w:rsidDel="00AF231A">
          <w:rPr>
            <w:rFonts w:asciiTheme="minorEastAsia" w:eastAsiaTheme="minorEastAsia" w:hAnsiTheme="minorEastAsia"/>
            <w:szCs w:val="21"/>
          </w:rPr>
          <w:delText>CA</w:delText>
        </w:r>
        <w:r w:rsidRPr="00E170FE" w:rsidDel="00AF231A">
          <w:rPr>
            <w:rFonts w:asciiTheme="minorEastAsia" w:eastAsiaTheme="minorEastAsia" w:hAnsiTheme="minorEastAsia" w:hint="eastAsia"/>
            <w:szCs w:val="21"/>
          </w:rPr>
          <w:delText>端的排队信息；</w:delText>
        </w:r>
        <w:bookmarkStart w:id="2390" w:name="_Toc522570004"/>
        <w:bookmarkStart w:id="2391" w:name="_Toc522570062"/>
        <w:bookmarkStart w:id="2392" w:name="_Toc522570116"/>
        <w:bookmarkEnd w:id="2390"/>
        <w:bookmarkEnd w:id="2391"/>
        <w:bookmarkEnd w:id="2392"/>
      </w:del>
    </w:p>
    <w:p w14:paraId="49A8B79F" w14:textId="237B0151" w:rsidR="005C3A57" w:rsidDel="00AF231A" w:rsidRDefault="00745A29">
      <w:pPr>
        <w:pStyle w:val="af3"/>
        <w:numPr>
          <w:ilvl w:val="1"/>
          <w:numId w:val="2"/>
        </w:numPr>
        <w:spacing w:line="360" w:lineRule="auto"/>
        <w:ind w:firstLineChars="0"/>
        <w:rPr>
          <w:del w:id="2393" w:author="Happy" w:date="2018-08-20T18:45:00Z"/>
          <w:rFonts w:asciiTheme="minorEastAsia" w:eastAsiaTheme="minorEastAsia" w:hAnsiTheme="minorEastAsia"/>
          <w:szCs w:val="21"/>
        </w:rPr>
      </w:pPr>
      <w:del w:id="2394" w:author="Happy" w:date="2018-08-20T18:45:00Z">
        <w:r w:rsidRPr="00E170FE" w:rsidDel="00AF231A">
          <w:rPr>
            <w:rFonts w:asciiTheme="minorEastAsia" w:eastAsiaTheme="minorEastAsia" w:hAnsiTheme="minorEastAsia"/>
            <w:szCs w:val="21"/>
          </w:rPr>
          <w:delText>BA-</w:delText>
        </w:r>
        <w:r w:rsidRPr="00E170FE" w:rsidDel="00AF231A">
          <w:rPr>
            <w:rFonts w:asciiTheme="minorEastAsia" w:eastAsiaTheme="minorEastAsia" w:hAnsiTheme="minorEastAsia" w:hint="eastAsia"/>
            <w:szCs w:val="21"/>
          </w:rPr>
          <w:delText>外卖：固定设备；处理店内外卖业务，同时也可以处理来自</w:delText>
        </w:r>
        <w:r w:rsidRPr="00E170FE" w:rsidDel="00AF231A">
          <w:rPr>
            <w:rFonts w:asciiTheme="minorEastAsia" w:eastAsiaTheme="minorEastAsia" w:hAnsiTheme="minorEastAsia"/>
            <w:szCs w:val="21"/>
          </w:rPr>
          <w:delText>CA</w:delText>
        </w:r>
        <w:r w:rsidRPr="00E170FE" w:rsidDel="00AF231A">
          <w:rPr>
            <w:rFonts w:asciiTheme="minorEastAsia" w:eastAsiaTheme="minorEastAsia" w:hAnsiTheme="minorEastAsia" w:hint="eastAsia"/>
            <w:szCs w:val="21"/>
          </w:rPr>
          <w:delText>端的外卖订单；</w:delText>
        </w:r>
        <w:bookmarkStart w:id="2395" w:name="_Toc522570005"/>
        <w:bookmarkStart w:id="2396" w:name="_Toc522570063"/>
        <w:bookmarkStart w:id="2397" w:name="_Toc522570117"/>
        <w:bookmarkEnd w:id="2395"/>
        <w:bookmarkEnd w:id="2396"/>
        <w:bookmarkEnd w:id="2397"/>
      </w:del>
    </w:p>
    <w:p w14:paraId="68993CFB" w14:textId="7BD466C6" w:rsidR="005C3A57" w:rsidDel="00AF231A" w:rsidRDefault="00745A29">
      <w:pPr>
        <w:pStyle w:val="af3"/>
        <w:numPr>
          <w:ilvl w:val="1"/>
          <w:numId w:val="2"/>
        </w:numPr>
        <w:spacing w:line="360" w:lineRule="auto"/>
        <w:ind w:firstLineChars="0"/>
        <w:rPr>
          <w:del w:id="2398" w:author="Happy" w:date="2018-08-20T18:45:00Z"/>
          <w:rFonts w:asciiTheme="minorEastAsia" w:eastAsiaTheme="minorEastAsia" w:hAnsiTheme="minorEastAsia"/>
          <w:szCs w:val="21"/>
        </w:rPr>
      </w:pPr>
      <w:del w:id="2399" w:author="Happy" w:date="2018-08-20T18:45:00Z">
        <w:r w:rsidRPr="00E170FE" w:rsidDel="00AF231A">
          <w:rPr>
            <w:rFonts w:asciiTheme="minorEastAsia" w:eastAsiaTheme="minorEastAsia" w:hAnsiTheme="minorEastAsia"/>
            <w:szCs w:val="21"/>
          </w:rPr>
          <w:delText>BA-</w:delText>
        </w:r>
        <w:r w:rsidRPr="00E170FE" w:rsidDel="00AF231A">
          <w:rPr>
            <w:rFonts w:asciiTheme="minorEastAsia" w:eastAsiaTheme="minorEastAsia" w:hAnsiTheme="minorEastAsia" w:hint="eastAsia"/>
            <w:szCs w:val="21"/>
          </w:rPr>
          <w:delText>堂食（</w:delText>
        </w:r>
        <w:r w:rsidRPr="00E170FE" w:rsidDel="00AF231A">
          <w:rPr>
            <w:rFonts w:asciiTheme="minorEastAsia" w:eastAsiaTheme="minorEastAsia" w:hAnsiTheme="minorEastAsia"/>
            <w:szCs w:val="21"/>
          </w:rPr>
          <w:delText>POS</w:delText>
        </w:r>
        <w:r w:rsidRPr="00E170FE" w:rsidDel="00AF231A">
          <w:rPr>
            <w:rFonts w:asciiTheme="minorEastAsia" w:eastAsiaTheme="minorEastAsia" w:hAnsiTheme="minorEastAsia" w:hint="eastAsia"/>
            <w:szCs w:val="21"/>
          </w:rPr>
          <w:delText>）：固定设备；处理店内的点菜、结算、收银等业务，可以独立运行，同时也可以处理来自</w:delText>
        </w:r>
        <w:r w:rsidRPr="00E170FE" w:rsidDel="00AF231A">
          <w:rPr>
            <w:rFonts w:asciiTheme="minorEastAsia" w:eastAsiaTheme="minorEastAsia" w:hAnsiTheme="minorEastAsia"/>
            <w:szCs w:val="21"/>
          </w:rPr>
          <w:delText>BA-</w:delText>
        </w:r>
        <w:r w:rsidRPr="00E170FE" w:rsidDel="00AF231A">
          <w:rPr>
            <w:rFonts w:asciiTheme="minorEastAsia" w:eastAsiaTheme="minorEastAsia" w:hAnsiTheme="minorEastAsia" w:hint="eastAsia"/>
            <w:szCs w:val="21"/>
          </w:rPr>
          <w:delText>点菜宝和</w:delText>
        </w:r>
        <w:r w:rsidRPr="00E170FE" w:rsidDel="00AF231A">
          <w:rPr>
            <w:rFonts w:asciiTheme="minorEastAsia" w:eastAsiaTheme="minorEastAsia" w:hAnsiTheme="minorEastAsia"/>
            <w:szCs w:val="21"/>
          </w:rPr>
          <w:delText>CA</w:delText>
        </w:r>
        <w:r w:rsidRPr="00E170FE" w:rsidDel="00AF231A">
          <w:rPr>
            <w:rFonts w:asciiTheme="minorEastAsia" w:eastAsiaTheme="minorEastAsia" w:hAnsiTheme="minorEastAsia" w:hint="eastAsia"/>
            <w:szCs w:val="21"/>
          </w:rPr>
          <w:delText>端的堂食订单；</w:delText>
        </w:r>
        <w:bookmarkStart w:id="2400" w:name="_Toc522570006"/>
        <w:bookmarkStart w:id="2401" w:name="_Toc522570064"/>
        <w:bookmarkStart w:id="2402" w:name="_Toc522570118"/>
        <w:bookmarkEnd w:id="2400"/>
        <w:bookmarkEnd w:id="2401"/>
        <w:bookmarkEnd w:id="2402"/>
      </w:del>
    </w:p>
    <w:p w14:paraId="59C54A70" w14:textId="7442BDAB" w:rsidR="005C3A57" w:rsidDel="00AF231A" w:rsidRDefault="00745A29">
      <w:pPr>
        <w:pStyle w:val="af3"/>
        <w:numPr>
          <w:ilvl w:val="1"/>
          <w:numId w:val="2"/>
        </w:numPr>
        <w:spacing w:line="360" w:lineRule="auto"/>
        <w:ind w:firstLineChars="0"/>
        <w:rPr>
          <w:del w:id="2403" w:author="Happy" w:date="2018-08-20T18:45:00Z"/>
          <w:rFonts w:asciiTheme="minorEastAsia" w:eastAsiaTheme="minorEastAsia" w:hAnsiTheme="minorEastAsia"/>
          <w:szCs w:val="21"/>
        </w:rPr>
      </w:pPr>
      <w:del w:id="2404" w:author="Happy" w:date="2018-08-20T18:45:00Z">
        <w:r w:rsidRPr="00E170FE" w:rsidDel="00AF231A">
          <w:rPr>
            <w:rFonts w:asciiTheme="minorEastAsia" w:eastAsiaTheme="minorEastAsia" w:hAnsiTheme="minorEastAsia"/>
            <w:szCs w:val="21"/>
          </w:rPr>
          <w:delText>BA-</w:delText>
        </w:r>
        <w:r w:rsidRPr="00E170FE" w:rsidDel="00AF231A">
          <w:rPr>
            <w:rFonts w:asciiTheme="minorEastAsia" w:eastAsiaTheme="minorEastAsia" w:hAnsiTheme="minorEastAsia" w:hint="eastAsia"/>
            <w:szCs w:val="21"/>
          </w:rPr>
          <w:delText>点菜宝：移动设备；处理店内的点菜、结算业务，同时也可以处理来自</w:delText>
        </w:r>
        <w:r w:rsidRPr="00E170FE" w:rsidDel="00AF231A">
          <w:rPr>
            <w:rFonts w:asciiTheme="minorEastAsia" w:eastAsiaTheme="minorEastAsia" w:hAnsiTheme="minorEastAsia"/>
            <w:szCs w:val="21"/>
          </w:rPr>
          <w:delText>CA</w:delText>
        </w:r>
        <w:r w:rsidRPr="00E170FE" w:rsidDel="00AF231A">
          <w:rPr>
            <w:rFonts w:asciiTheme="minorEastAsia" w:eastAsiaTheme="minorEastAsia" w:hAnsiTheme="minorEastAsia" w:hint="eastAsia"/>
            <w:szCs w:val="21"/>
          </w:rPr>
          <w:delText>端的堂食订单；</w:delText>
        </w:r>
        <w:bookmarkStart w:id="2405" w:name="_Toc522570007"/>
        <w:bookmarkStart w:id="2406" w:name="_Toc522570065"/>
        <w:bookmarkStart w:id="2407" w:name="_Toc522570119"/>
        <w:bookmarkEnd w:id="2405"/>
        <w:bookmarkEnd w:id="2406"/>
        <w:bookmarkEnd w:id="2407"/>
      </w:del>
    </w:p>
    <w:p w14:paraId="00C5A20D" w14:textId="3442E1E0" w:rsidR="005C3A57" w:rsidDel="00AF231A" w:rsidRDefault="00745A29">
      <w:pPr>
        <w:pStyle w:val="af3"/>
        <w:numPr>
          <w:ilvl w:val="1"/>
          <w:numId w:val="2"/>
        </w:numPr>
        <w:spacing w:line="360" w:lineRule="auto"/>
        <w:ind w:firstLineChars="0"/>
        <w:rPr>
          <w:del w:id="2408" w:author="Happy" w:date="2018-08-20T18:45:00Z"/>
          <w:rFonts w:asciiTheme="minorEastAsia" w:eastAsiaTheme="minorEastAsia" w:hAnsiTheme="minorEastAsia"/>
          <w:szCs w:val="21"/>
        </w:rPr>
      </w:pPr>
      <w:del w:id="2409" w:author="Happy" w:date="2018-08-20T18:45:00Z">
        <w:r w:rsidRPr="00E170FE" w:rsidDel="00AF231A">
          <w:rPr>
            <w:rFonts w:asciiTheme="minorEastAsia" w:eastAsiaTheme="minorEastAsia" w:hAnsiTheme="minorEastAsia"/>
            <w:szCs w:val="21"/>
          </w:rPr>
          <w:delText>BA-</w:delText>
        </w:r>
        <w:r w:rsidRPr="00E170FE" w:rsidDel="00AF231A">
          <w:rPr>
            <w:rFonts w:asciiTheme="minorEastAsia" w:eastAsiaTheme="minorEastAsia" w:hAnsiTheme="minorEastAsia" w:hint="eastAsia"/>
            <w:szCs w:val="21"/>
          </w:rPr>
          <w:delText>划菜：固定设备；处理菜出品业务；</w:delText>
        </w:r>
        <w:bookmarkStart w:id="2410" w:name="_Toc522570008"/>
        <w:bookmarkStart w:id="2411" w:name="_Toc522570066"/>
        <w:bookmarkStart w:id="2412" w:name="_Toc522570120"/>
        <w:bookmarkEnd w:id="2410"/>
        <w:bookmarkEnd w:id="2411"/>
        <w:bookmarkEnd w:id="2412"/>
      </w:del>
    </w:p>
    <w:p w14:paraId="38E68DC3" w14:textId="0C598811" w:rsidR="005C3A57" w:rsidDel="00AF231A" w:rsidRDefault="00745A29">
      <w:pPr>
        <w:pStyle w:val="af3"/>
        <w:numPr>
          <w:ilvl w:val="1"/>
          <w:numId w:val="2"/>
        </w:numPr>
        <w:spacing w:line="360" w:lineRule="auto"/>
        <w:ind w:firstLineChars="0"/>
        <w:rPr>
          <w:del w:id="2413" w:author="Happy" w:date="2018-08-20T18:45:00Z"/>
          <w:rFonts w:asciiTheme="minorEastAsia" w:eastAsiaTheme="minorEastAsia" w:hAnsiTheme="minorEastAsia"/>
          <w:szCs w:val="21"/>
        </w:rPr>
      </w:pPr>
      <w:del w:id="2414" w:author="Happy" w:date="2018-08-20T18:45:00Z">
        <w:r w:rsidRPr="00E170FE" w:rsidDel="00AF231A">
          <w:rPr>
            <w:rFonts w:asciiTheme="minorEastAsia" w:eastAsiaTheme="minorEastAsia" w:hAnsiTheme="minorEastAsia"/>
            <w:szCs w:val="21"/>
          </w:rPr>
          <w:delText>BA</w:delText>
        </w:r>
        <w:r w:rsidRPr="00E170FE" w:rsidDel="00AF231A">
          <w:rPr>
            <w:rFonts w:asciiTheme="minorEastAsia" w:eastAsiaTheme="minorEastAsia" w:hAnsiTheme="minorEastAsia" w:hint="eastAsia"/>
            <w:szCs w:val="21"/>
          </w:rPr>
          <w:delText>会员：固定设备</w:delText>
        </w:r>
        <w:r w:rsidRPr="00E170FE" w:rsidDel="00AF231A">
          <w:rPr>
            <w:rFonts w:asciiTheme="minorEastAsia" w:eastAsiaTheme="minorEastAsia" w:hAnsiTheme="minorEastAsia"/>
            <w:szCs w:val="21"/>
          </w:rPr>
          <w:delText>+</w:delText>
        </w:r>
        <w:r w:rsidRPr="00E170FE" w:rsidDel="00AF231A">
          <w:rPr>
            <w:rFonts w:asciiTheme="minorEastAsia" w:eastAsiaTheme="minorEastAsia" w:hAnsiTheme="minorEastAsia" w:hint="eastAsia"/>
            <w:szCs w:val="21"/>
          </w:rPr>
          <w:delText>移动设备；处理会员开卡、刷卡业务。</w:delText>
        </w:r>
        <w:bookmarkStart w:id="2415" w:name="_Toc522570009"/>
        <w:bookmarkStart w:id="2416" w:name="_Toc522570067"/>
        <w:bookmarkStart w:id="2417" w:name="_Toc522570121"/>
        <w:bookmarkEnd w:id="2415"/>
        <w:bookmarkEnd w:id="2416"/>
        <w:bookmarkEnd w:id="2417"/>
      </w:del>
    </w:p>
    <w:p w14:paraId="7FD93ECA" w14:textId="78613075" w:rsidR="005C3A57" w:rsidDel="00AF231A" w:rsidRDefault="00745A29">
      <w:pPr>
        <w:pStyle w:val="af3"/>
        <w:numPr>
          <w:ilvl w:val="1"/>
          <w:numId w:val="2"/>
        </w:numPr>
        <w:spacing w:line="360" w:lineRule="auto"/>
        <w:ind w:firstLineChars="0"/>
        <w:rPr>
          <w:del w:id="2418" w:author="Happy" w:date="2018-08-20T18:45:00Z"/>
          <w:rFonts w:asciiTheme="minorEastAsia" w:eastAsiaTheme="minorEastAsia" w:hAnsiTheme="minorEastAsia"/>
          <w:szCs w:val="21"/>
        </w:rPr>
      </w:pPr>
      <w:del w:id="2419" w:author="Happy" w:date="2018-08-20T18:45:00Z">
        <w:r w:rsidRPr="00E170FE" w:rsidDel="00AF231A">
          <w:rPr>
            <w:rFonts w:asciiTheme="minorEastAsia" w:eastAsiaTheme="minorEastAsia" w:hAnsiTheme="minorEastAsia" w:hint="eastAsia"/>
            <w:szCs w:val="21"/>
          </w:rPr>
          <w:delText>管理后台：食乐淘后台系统</w:delText>
        </w:r>
        <w:bookmarkStart w:id="2420" w:name="_Toc522570010"/>
        <w:bookmarkStart w:id="2421" w:name="_Toc522570068"/>
        <w:bookmarkStart w:id="2422" w:name="_Toc522570122"/>
        <w:bookmarkEnd w:id="2420"/>
        <w:bookmarkEnd w:id="2421"/>
        <w:bookmarkEnd w:id="2422"/>
      </w:del>
    </w:p>
    <w:p w14:paraId="4C4AC597" w14:textId="45F4ED3F" w:rsidR="005C3A57" w:rsidDel="00AF231A" w:rsidRDefault="00347CAD" w:rsidP="00416A63">
      <w:pPr>
        <w:pStyle w:val="1"/>
        <w:spacing w:line="360" w:lineRule="auto"/>
        <w:rPr>
          <w:del w:id="2423" w:author="Happy" w:date="2018-08-20T18:45:00Z"/>
        </w:rPr>
      </w:pPr>
      <w:bookmarkStart w:id="2424" w:name="_Toc522553761"/>
      <w:del w:id="2425" w:author="Happy" w:date="2018-08-20T18:45:00Z">
        <w:r w:rsidDel="00AF231A">
          <w:rPr>
            <w:rFonts w:hint="eastAsia"/>
          </w:rPr>
          <w:delText>订单号规则</w:delText>
        </w:r>
        <w:bookmarkStart w:id="2426" w:name="_Toc522570011"/>
        <w:bookmarkStart w:id="2427" w:name="_Toc522570069"/>
        <w:bookmarkStart w:id="2428" w:name="_Toc522570123"/>
        <w:bookmarkEnd w:id="2424"/>
        <w:bookmarkEnd w:id="2426"/>
        <w:bookmarkEnd w:id="2427"/>
        <w:bookmarkEnd w:id="2428"/>
      </w:del>
    </w:p>
    <w:p w14:paraId="6B8B1595" w14:textId="2D7E47BD" w:rsidR="005C3A57" w:rsidDel="00AF231A" w:rsidRDefault="007E7455">
      <w:pPr>
        <w:pStyle w:val="af3"/>
        <w:numPr>
          <w:ilvl w:val="0"/>
          <w:numId w:val="79"/>
        </w:numPr>
        <w:spacing w:line="360" w:lineRule="auto"/>
        <w:ind w:firstLineChars="0"/>
        <w:rPr>
          <w:ins w:id="2429" w:author="xiaohou" w:date="2016-08-22T10:50:00Z"/>
          <w:del w:id="2430" w:author="Happy" w:date="2018-08-20T18:45:00Z"/>
          <w:rFonts w:asciiTheme="minorEastAsia" w:eastAsiaTheme="minorEastAsia" w:hAnsiTheme="minorEastAsia"/>
        </w:rPr>
      </w:pPr>
      <w:ins w:id="2431" w:author="xiaohou" w:date="2016-08-22T10:50:00Z">
        <w:del w:id="2432" w:author="Happy" w:date="2018-08-20T18:45:00Z">
          <w:r w:rsidDel="00AF231A">
            <w:rPr>
              <w:rFonts w:asciiTheme="minorEastAsia" w:eastAsiaTheme="minorEastAsia" w:hAnsiTheme="minorEastAsia" w:hint="eastAsia"/>
            </w:rPr>
            <w:delText>订单</w:delText>
          </w:r>
          <w:r w:rsidRPr="00E45554" w:rsidDel="00AF231A">
            <w:rPr>
              <w:rFonts w:asciiTheme="minorEastAsia" w:eastAsiaTheme="minorEastAsia" w:hAnsiTheme="minorEastAsia" w:hint="eastAsia"/>
            </w:rPr>
            <w:delText>规则：</w:delText>
          </w:r>
          <w:r w:rsidRPr="00E45554" w:rsidDel="00AF231A">
            <w:rPr>
              <w:rFonts w:asciiTheme="minorEastAsia" w:eastAsiaTheme="minorEastAsia" w:hAnsiTheme="minorEastAsia"/>
            </w:rPr>
            <w:delText>日期</w:delText>
          </w:r>
          <w:r w:rsidRPr="00E45554" w:rsidDel="00AF231A">
            <w:rPr>
              <w:rFonts w:asciiTheme="minorEastAsia" w:eastAsiaTheme="minorEastAsia" w:hAnsiTheme="minorEastAsia" w:hint="eastAsia"/>
            </w:rPr>
            <w:delText>（6位）</w:delText>
          </w:r>
          <w:r w:rsidRPr="00E45554" w:rsidDel="00AF231A">
            <w:rPr>
              <w:rFonts w:asciiTheme="minorEastAsia" w:eastAsiaTheme="minorEastAsia" w:hAnsiTheme="minorEastAsia"/>
            </w:rPr>
            <w:delText>+</w:delText>
          </w:r>
          <w:r w:rsidRPr="00E45554" w:rsidDel="00AF231A">
            <w:rPr>
              <w:rFonts w:asciiTheme="minorEastAsia" w:eastAsiaTheme="minorEastAsia" w:hAnsiTheme="minorEastAsia" w:hint="eastAsia"/>
            </w:rPr>
            <w:delText>来源（2位）</w:delText>
          </w:r>
          <w:r w:rsidRPr="00E45554" w:rsidDel="00AF231A">
            <w:rPr>
              <w:rFonts w:asciiTheme="minorEastAsia" w:eastAsiaTheme="minorEastAsia" w:hAnsiTheme="minorEastAsia"/>
            </w:rPr>
            <w:delText>+</w:delText>
          </w:r>
          <w:r w:rsidRPr="00E45554" w:rsidDel="00AF231A">
            <w:rPr>
              <w:rFonts w:asciiTheme="minorEastAsia" w:eastAsiaTheme="minorEastAsia" w:hAnsiTheme="minorEastAsia" w:hint="eastAsia"/>
            </w:rPr>
            <w:delText>类型（2位）</w:delText>
          </w:r>
          <w:r w:rsidRPr="00E45554" w:rsidDel="00AF231A">
            <w:rPr>
              <w:rFonts w:asciiTheme="minorEastAsia" w:eastAsiaTheme="minorEastAsia" w:hAnsiTheme="minorEastAsia"/>
            </w:rPr>
            <w:delText>+</w:delText>
          </w:r>
          <w:r w:rsidDel="00AF231A">
            <w:rPr>
              <w:rFonts w:asciiTheme="minorEastAsia" w:eastAsiaTheme="minorEastAsia" w:hAnsiTheme="minorEastAsia"/>
            </w:rPr>
            <w:delText>品牌编号</w:delText>
          </w:r>
          <w:r w:rsidDel="00AF231A">
            <w:rPr>
              <w:rFonts w:asciiTheme="minorEastAsia" w:eastAsiaTheme="minorEastAsia" w:hAnsiTheme="minorEastAsia" w:hint="eastAsia"/>
            </w:rPr>
            <w:delText>（6位）+</w:delText>
          </w:r>
          <w:r w:rsidRPr="00E45554" w:rsidDel="00AF231A">
            <w:rPr>
              <w:rFonts w:asciiTheme="minorEastAsia" w:eastAsiaTheme="minorEastAsia" w:hAnsiTheme="minorEastAsia"/>
            </w:rPr>
            <w:delText>流水</w:delText>
          </w:r>
          <w:r w:rsidRPr="00E45554" w:rsidDel="00AF231A">
            <w:rPr>
              <w:rFonts w:asciiTheme="minorEastAsia" w:eastAsiaTheme="minorEastAsia" w:hAnsiTheme="minorEastAsia" w:hint="eastAsia"/>
            </w:rPr>
            <w:delText>码（6位）</w:delText>
          </w:r>
          <w:r w:rsidRPr="00E45554" w:rsidDel="00AF231A">
            <w:rPr>
              <w:rFonts w:asciiTheme="minorEastAsia" w:eastAsiaTheme="minorEastAsia" w:hAnsiTheme="minorEastAsia"/>
            </w:rPr>
            <w:delText>，</w:delText>
          </w:r>
          <w:r w:rsidRPr="00E45554" w:rsidDel="00AF231A">
            <w:rPr>
              <w:rFonts w:asciiTheme="minorEastAsia" w:eastAsiaTheme="minorEastAsia" w:hAnsiTheme="minorEastAsia" w:hint="eastAsia"/>
            </w:rPr>
            <w:delText>共</w:delText>
          </w:r>
          <w:r w:rsidDel="00AF231A">
            <w:rPr>
              <w:rFonts w:asciiTheme="minorEastAsia" w:eastAsiaTheme="minorEastAsia" w:hAnsiTheme="minorEastAsia" w:hint="eastAsia"/>
            </w:rPr>
            <w:delText>21</w:delText>
          </w:r>
          <w:r w:rsidRPr="00E45554" w:rsidDel="00AF231A">
            <w:rPr>
              <w:rFonts w:asciiTheme="minorEastAsia" w:eastAsiaTheme="minorEastAsia" w:hAnsiTheme="minorEastAsia"/>
            </w:rPr>
            <w:delText>位</w:delText>
          </w:r>
          <w:r w:rsidRPr="00E45554" w:rsidDel="00AF231A">
            <w:rPr>
              <w:rFonts w:asciiTheme="minorEastAsia" w:eastAsiaTheme="minorEastAsia" w:hAnsiTheme="minorEastAsia" w:hint="eastAsia"/>
            </w:rPr>
            <w:delText>，示例</w:delText>
          </w:r>
          <w:r w:rsidRPr="00E45554" w:rsidDel="00AF231A">
            <w:rPr>
              <w:rFonts w:asciiTheme="minorEastAsia" w:eastAsiaTheme="minorEastAsia" w:hAnsiTheme="minorEastAsia"/>
            </w:rPr>
            <w:delText>：160203C</w:delText>
          </w:r>
          <w:r w:rsidRPr="00E45554" w:rsidDel="00AF231A">
            <w:rPr>
              <w:rFonts w:asciiTheme="minorEastAsia" w:eastAsiaTheme="minorEastAsia" w:hAnsiTheme="minorEastAsia" w:hint="eastAsia"/>
            </w:rPr>
            <w:delText>A</w:delText>
          </w:r>
          <w:r w:rsidRPr="00E45554" w:rsidDel="00AF231A">
            <w:rPr>
              <w:rFonts w:asciiTheme="minorEastAsia" w:eastAsiaTheme="minorEastAsia" w:hAnsiTheme="minorEastAsia"/>
            </w:rPr>
            <w:delText>T</w:delText>
          </w:r>
          <w:r w:rsidRPr="00E45554" w:rsidDel="00AF231A">
            <w:rPr>
              <w:rFonts w:asciiTheme="minorEastAsia" w:eastAsiaTheme="minorEastAsia" w:hAnsiTheme="minorEastAsia" w:hint="eastAsia"/>
            </w:rPr>
            <w:delText>S</w:delText>
          </w:r>
          <w:r w:rsidDel="00AF231A">
            <w:rPr>
              <w:rFonts w:asciiTheme="minorEastAsia" w:eastAsiaTheme="minorEastAsia" w:hAnsiTheme="minorEastAsia" w:hint="eastAsia"/>
            </w:rPr>
            <w:delText>P00001</w:delText>
          </w:r>
          <w:r w:rsidRPr="00E45554" w:rsidDel="00AF231A">
            <w:rPr>
              <w:rFonts w:asciiTheme="minorEastAsia" w:eastAsiaTheme="minorEastAsia" w:hAnsiTheme="minorEastAsia"/>
            </w:rPr>
            <w:delText>000001</w:delText>
          </w:r>
          <w:bookmarkStart w:id="2433" w:name="_Toc522570012"/>
          <w:bookmarkStart w:id="2434" w:name="_Toc522570070"/>
          <w:bookmarkStart w:id="2435" w:name="_Toc522570124"/>
          <w:bookmarkEnd w:id="2433"/>
          <w:bookmarkEnd w:id="2434"/>
          <w:bookmarkEnd w:id="2435"/>
        </w:del>
      </w:ins>
    </w:p>
    <w:p w14:paraId="51C7EC44" w14:textId="7CB88E83" w:rsidR="005C3A57" w:rsidDel="00AF231A" w:rsidRDefault="007E7455">
      <w:pPr>
        <w:pStyle w:val="af3"/>
        <w:numPr>
          <w:ilvl w:val="0"/>
          <w:numId w:val="79"/>
        </w:numPr>
        <w:spacing w:line="360" w:lineRule="auto"/>
        <w:ind w:firstLineChars="0"/>
        <w:rPr>
          <w:ins w:id="2436" w:author="xiaohou" w:date="2016-08-22T10:50:00Z"/>
          <w:del w:id="2437" w:author="Happy" w:date="2018-08-20T18:45:00Z"/>
          <w:rFonts w:asciiTheme="minorEastAsia" w:eastAsiaTheme="minorEastAsia" w:hAnsiTheme="minorEastAsia"/>
        </w:rPr>
      </w:pPr>
      <w:ins w:id="2438" w:author="xiaohou" w:date="2016-08-22T10:50:00Z">
        <w:del w:id="2439" w:author="Happy" w:date="2018-08-20T18:45:00Z">
          <w:r w:rsidRPr="00E45554" w:rsidDel="00AF231A">
            <w:rPr>
              <w:rFonts w:asciiTheme="minorEastAsia" w:eastAsiaTheme="minorEastAsia" w:hAnsiTheme="minorEastAsia" w:hint="eastAsia"/>
            </w:rPr>
            <w:delText>规则说明：</w:delText>
          </w:r>
          <w:bookmarkStart w:id="2440" w:name="_Toc522570013"/>
          <w:bookmarkStart w:id="2441" w:name="_Toc522570071"/>
          <w:bookmarkStart w:id="2442" w:name="_Toc522570125"/>
          <w:bookmarkEnd w:id="2440"/>
          <w:bookmarkEnd w:id="2441"/>
          <w:bookmarkEnd w:id="2442"/>
        </w:del>
      </w:ins>
    </w:p>
    <w:p w14:paraId="7DBFBF58" w14:textId="6B8FB099" w:rsidR="005C3A57" w:rsidDel="00AF231A" w:rsidRDefault="007E7455">
      <w:pPr>
        <w:pStyle w:val="af3"/>
        <w:numPr>
          <w:ilvl w:val="1"/>
          <w:numId w:val="79"/>
        </w:numPr>
        <w:spacing w:line="360" w:lineRule="auto"/>
        <w:ind w:firstLineChars="0"/>
        <w:rPr>
          <w:ins w:id="2443" w:author="xiaohou" w:date="2016-08-22T10:50:00Z"/>
          <w:del w:id="2444" w:author="Happy" w:date="2018-08-20T18:45:00Z"/>
          <w:rFonts w:asciiTheme="minorEastAsia" w:eastAsiaTheme="minorEastAsia" w:hAnsiTheme="minorEastAsia"/>
        </w:rPr>
      </w:pPr>
      <w:ins w:id="2445" w:author="xiaohou" w:date="2016-08-22T10:50:00Z">
        <w:del w:id="2446" w:author="Happy" w:date="2018-08-20T18:45:00Z">
          <w:r w:rsidRPr="00E45554" w:rsidDel="00AF231A">
            <w:rPr>
              <w:rFonts w:asciiTheme="minorEastAsia" w:eastAsiaTheme="minorEastAsia" w:hAnsiTheme="minorEastAsia" w:hint="eastAsia"/>
            </w:rPr>
            <w:delText>日期：订单生成的当天的日期；</w:delText>
          </w:r>
          <w:bookmarkStart w:id="2447" w:name="_Toc522570014"/>
          <w:bookmarkStart w:id="2448" w:name="_Toc522570072"/>
          <w:bookmarkStart w:id="2449" w:name="_Toc522570126"/>
          <w:bookmarkEnd w:id="2447"/>
          <w:bookmarkEnd w:id="2448"/>
          <w:bookmarkEnd w:id="2449"/>
        </w:del>
      </w:ins>
    </w:p>
    <w:p w14:paraId="401CA095" w14:textId="37010732" w:rsidR="005C3A57" w:rsidDel="00AF231A" w:rsidRDefault="007E7455">
      <w:pPr>
        <w:pStyle w:val="af3"/>
        <w:numPr>
          <w:ilvl w:val="1"/>
          <w:numId w:val="79"/>
        </w:numPr>
        <w:spacing w:line="360" w:lineRule="auto"/>
        <w:ind w:firstLineChars="0"/>
        <w:rPr>
          <w:ins w:id="2450" w:author="xiaohou" w:date="2016-08-22T10:50:00Z"/>
          <w:del w:id="2451" w:author="Happy" w:date="2018-08-20T18:45:00Z"/>
          <w:rFonts w:asciiTheme="minorEastAsia" w:eastAsiaTheme="minorEastAsia" w:hAnsiTheme="minorEastAsia"/>
        </w:rPr>
      </w:pPr>
      <w:ins w:id="2452" w:author="xiaohou" w:date="2016-08-22T10:50:00Z">
        <w:del w:id="2453" w:author="Happy" w:date="2018-08-20T18:45:00Z">
          <w:r w:rsidRPr="00E45554" w:rsidDel="00AF231A">
            <w:rPr>
              <w:rFonts w:asciiTheme="minorEastAsia" w:eastAsiaTheme="minorEastAsia" w:hAnsiTheme="minorEastAsia" w:hint="eastAsia"/>
            </w:rPr>
            <w:delText>来源：CA</w:delText>
          </w:r>
          <w:r w:rsidDel="00AF231A">
            <w:rPr>
              <w:rFonts w:asciiTheme="minorEastAsia" w:eastAsiaTheme="minorEastAsia" w:hAnsiTheme="minorEastAsia" w:hint="eastAsia"/>
            </w:rPr>
            <w:delText>（食乐淘APP）</w:delText>
          </w:r>
          <w:r w:rsidRPr="00E45554" w:rsidDel="00AF231A">
            <w:rPr>
              <w:rFonts w:asciiTheme="minorEastAsia" w:eastAsiaTheme="minorEastAsia" w:hAnsiTheme="minorEastAsia" w:hint="eastAsia"/>
            </w:rPr>
            <w:delText>、BA</w:delText>
          </w:r>
          <w:r w:rsidDel="00AF231A">
            <w:rPr>
              <w:rFonts w:asciiTheme="minorEastAsia" w:eastAsiaTheme="minorEastAsia" w:hAnsiTheme="minorEastAsia" w:hint="eastAsia"/>
            </w:rPr>
            <w:delText>（点菜宝）</w:delText>
          </w:r>
          <w:r w:rsidRPr="00E45554" w:rsidDel="00AF231A">
            <w:rPr>
              <w:rFonts w:asciiTheme="minorEastAsia" w:eastAsiaTheme="minorEastAsia" w:hAnsiTheme="minorEastAsia" w:hint="eastAsia"/>
            </w:rPr>
            <w:delText>、BP</w:delText>
          </w:r>
          <w:r w:rsidDel="00AF231A">
            <w:rPr>
              <w:rFonts w:asciiTheme="minorEastAsia" w:eastAsiaTheme="minorEastAsia" w:hAnsiTheme="minorEastAsia" w:hint="eastAsia"/>
            </w:rPr>
            <w:delText>（收银POS）</w:delText>
          </w:r>
          <w:r w:rsidRPr="00E45554" w:rsidDel="00AF231A">
            <w:rPr>
              <w:rFonts w:asciiTheme="minorEastAsia" w:eastAsiaTheme="minorEastAsia" w:hAnsiTheme="minorEastAsia" w:hint="eastAsia"/>
            </w:rPr>
            <w:delText>；</w:delText>
          </w:r>
          <w:bookmarkStart w:id="2454" w:name="_Toc522570015"/>
          <w:bookmarkStart w:id="2455" w:name="_Toc522570073"/>
          <w:bookmarkStart w:id="2456" w:name="_Toc522570127"/>
          <w:bookmarkEnd w:id="2454"/>
          <w:bookmarkEnd w:id="2455"/>
          <w:bookmarkEnd w:id="2456"/>
        </w:del>
      </w:ins>
    </w:p>
    <w:p w14:paraId="254959A9" w14:textId="287B639B" w:rsidR="005C3A57" w:rsidDel="00AF231A" w:rsidRDefault="007E7455">
      <w:pPr>
        <w:pStyle w:val="af3"/>
        <w:numPr>
          <w:ilvl w:val="1"/>
          <w:numId w:val="79"/>
        </w:numPr>
        <w:spacing w:line="360" w:lineRule="auto"/>
        <w:ind w:firstLineChars="0"/>
        <w:rPr>
          <w:ins w:id="2457" w:author="xiaohou" w:date="2016-08-22T10:50:00Z"/>
          <w:del w:id="2458" w:author="Happy" w:date="2018-08-20T18:45:00Z"/>
          <w:rFonts w:asciiTheme="minorEastAsia" w:eastAsiaTheme="minorEastAsia" w:hAnsiTheme="minorEastAsia"/>
        </w:rPr>
      </w:pPr>
      <w:ins w:id="2459" w:author="xiaohou" w:date="2016-08-22T10:50:00Z">
        <w:del w:id="2460" w:author="Happy" w:date="2018-08-20T18:45:00Z">
          <w:r w:rsidRPr="00E45554" w:rsidDel="00AF231A">
            <w:rPr>
              <w:rFonts w:asciiTheme="minorEastAsia" w:eastAsiaTheme="minorEastAsia" w:hAnsiTheme="minorEastAsia" w:hint="eastAsia"/>
            </w:rPr>
            <w:delText>类型：TS（堂食订单）、WM（外卖订单）、PD（排队订单）、YD（预订订单）、TH（退货订单）</w:delText>
          </w:r>
          <w:r w:rsidDel="00AF231A">
            <w:rPr>
              <w:rFonts w:asciiTheme="minorEastAsia" w:eastAsiaTheme="minorEastAsia" w:hAnsiTheme="minorEastAsia" w:hint="eastAsia"/>
            </w:rPr>
            <w:delText>、JC（加菜订单）</w:delText>
          </w:r>
          <w:r w:rsidRPr="00E45554" w:rsidDel="00AF231A">
            <w:rPr>
              <w:rFonts w:asciiTheme="minorEastAsia" w:eastAsiaTheme="minorEastAsia" w:hAnsiTheme="minorEastAsia" w:hint="eastAsia"/>
            </w:rPr>
            <w:delText>；</w:delText>
          </w:r>
          <w:bookmarkStart w:id="2461" w:name="_Toc522570016"/>
          <w:bookmarkStart w:id="2462" w:name="_Toc522570074"/>
          <w:bookmarkStart w:id="2463" w:name="_Toc522570128"/>
          <w:bookmarkEnd w:id="2461"/>
          <w:bookmarkEnd w:id="2462"/>
          <w:bookmarkEnd w:id="2463"/>
        </w:del>
      </w:ins>
    </w:p>
    <w:p w14:paraId="0A016098" w14:textId="3FA1E0CC" w:rsidR="005C3A57" w:rsidDel="00AF231A" w:rsidRDefault="007E7455">
      <w:pPr>
        <w:pStyle w:val="af3"/>
        <w:numPr>
          <w:ilvl w:val="1"/>
          <w:numId w:val="79"/>
        </w:numPr>
        <w:spacing w:line="360" w:lineRule="auto"/>
        <w:ind w:firstLineChars="0"/>
        <w:rPr>
          <w:ins w:id="2464" w:author="xiaohou" w:date="2016-08-22T10:50:00Z"/>
          <w:del w:id="2465" w:author="Happy" w:date="2018-08-20T18:45:00Z"/>
          <w:rFonts w:asciiTheme="minorEastAsia" w:eastAsiaTheme="minorEastAsia" w:hAnsiTheme="minorEastAsia"/>
        </w:rPr>
      </w:pPr>
      <w:ins w:id="2466" w:author="xiaohou" w:date="2016-08-22T10:50:00Z">
        <w:del w:id="2467" w:author="Happy" w:date="2018-08-20T18:45:00Z">
          <w:r w:rsidDel="00AF231A">
            <w:rPr>
              <w:rFonts w:asciiTheme="minorEastAsia" w:eastAsiaTheme="minorEastAsia" w:hAnsiTheme="minorEastAsia" w:hint="eastAsia"/>
            </w:rPr>
            <w:delText>品牌编号：后台设定每个品牌有个固定的品牌编号。6位。</w:delText>
          </w:r>
          <w:bookmarkStart w:id="2468" w:name="_Toc522570017"/>
          <w:bookmarkStart w:id="2469" w:name="_Toc522570075"/>
          <w:bookmarkStart w:id="2470" w:name="_Toc522570129"/>
          <w:bookmarkEnd w:id="2468"/>
          <w:bookmarkEnd w:id="2469"/>
          <w:bookmarkEnd w:id="2470"/>
        </w:del>
      </w:ins>
    </w:p>
    <w:p w14:paraId="71E36389" w14:textId="6215294C" w:rsidR="005C3A57" w:rsidDel="00AF231A" w:rsidRDefault="007E7455">
      <w:pPr>
        <w:pStyle w:val="af3"/>
        <w:numPr>
          <w:ilvl w:val="1"/>
          <w:numId w:val="79"/>
        </w:numPr>
        <w:spacing w:line="360" w:lineRule="auto"/>
        <w:ind w:firstLineChars="0"/>
        <w:rPr>
          <w:ins w:id="2471" w:author="xiaohou" w:date="2016-08-22T10:50:00Z"/>
          <w:del w:id="2472" w:author="Happy" w:date="2018-08-20T18:45:00Z"/>
          <w:rFonts w:asciiTheme="minorEastAsia" w:eastAsiaTheme="minorEastAsia" w:hAnsiTheme="minorEastAsia"/>
        </w:rPr>
      </w:pPr>
      <w:ins w:id="2473" w:author="xiaohou" w:date="2016-08-22T10:50:00Z">
        <w:del w:id="2474" w:author="Happy" w:date="2018-08-20T18:45:00Z">
          <w:r w:rsidRPr="005F1C94" w:rsidDel="00AF231A">
            <w:rPr>
              <w:rFonts w:asciiTheme="minorEastAsia" w:eastAsiaTheme="minorEastAsia" w:hAnsiTheme="minorEastAsia" w:hint="eastAsia"/>
            </w:rPr>
            <w:delText>流水码：6位顺序码，从每天开始营业的第一张订单开始顺序递增。</w:delText>
          </w:r>
          <w:bookmarkStart w:id="2475" w:name="_Toc522570018"/>
          <w:bookmarkStart w:id="2476" w:name="_Toc522570076"/>
          <w:bookmarkStart w:id="2477" w:name="_Toc522570130"/>
          <w:bookmarkEnd w:id="2475"/>
          <w:bookmarkEnd w:id="2476"/>
          <w:bookmarkEnd w:id="2477"/>
        </w:del>
      </w:ins>
    </w:p>
    <w:p w14:paraId="3B6E6113" w14:textId="77777777" w:rsidR="005C3A57" w:rsidRDefault="008F6518" w:rsidP="00416A63">
      <w:pPr>
        <w:pStyle w:val="1"/>
        <w:spacing w:line="360" w:lineRule="auto"/>
      </w:pPr>
      <w:bookmarkStart w:id="2478" w:name="_Toc522553762"/>
      <w:bookmarkStart w:id="2479" w:name="_Toc522570131"/>
      <w:r>
        <w:rPr>
          <w:rFonts w:hint="eastAsia"/>
        </w:rPr>
        <w:t>使用人群与功能对应表</w:t>
      </w:r>
      <w:bookmarkEnd w:id="2478"/>
      <w:bookmarkEnd w:id="2479"/>
    </w:p>
    <w:tbl>
      <w:tblPr>
        <w:tblW w:w="0" w:type="auto"/>
        <w:tblInd w:w="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35"/>
        <w:gridCol w:w="4704"/>
      </w:tblGrid>
      <w:tr w:rsidR="00C15F7B" w14:paraId="01D23D90" w14:textId="77777777" w:rsidTr="00C90DC2">
        <w:trPr>
          <w:trHeight w:val="217"/>
        </w:trPr>
        <w:tc>
          <w:tcPr>
            <w:tcW w:w="4592" w:type="dxa"/>
          </w:tcPr>
          <w:p w14:paraId="148EFBBC" w14:textId="77777777" w:rsidR="005C3A57" w:rsidRDefault="00C15F7B">
            <w:pPr>
              <w:spacing w:line="360" w:lineRule="auto"/>
              <w:ind w:left="-3"/>
            </w:pPr>
            <w:r>
              <w:t>功能</w:t>
            </w:r>
          </w:p>
        </w:tc>
        <w:tc>
          <w:tcPr>
            <w:tcW w:w="4761" w:type="dxa"/>
          </w:tcPr>
          <w:p w14:paraId="4C5C0901" w14:textId="77777777" w:rsidR="005C3A57" w:rsidRDefault="00C15F7B">
            <w:pPr>
              <w:spacing w:line="360" w:lineRule="auto"/>
              <w:ind w:left="-3"/>
            </w:pPr>
            <w:r>
              <w:t>使用人群</w:t>
            </w:r>
          </w:p>
        </w:tc>
      </w:tr>
      <w:tr w:rsidR="00C15F7B" w14:paraId="4ECD57F0" w14:textId="77777777" w:rsidTr="00C90DC2">
        <w:trPr>
          <w:trHeight w:val="163"/>
        </w:trPr>
        <w:tc>
          <w:tcPr>
            <w:tcW w:w="4592" w:type="dxa"/>
          </w:tcPr>
          <w:p w14:paraId="79907AC0" w14:textId="041F297D" w:rsidR="00600B9A" w:rsidRDefault="00C15F7B" w:rsidP="000F6642">
            <w:pPr>
              <w:spacing w:line="360" w:lineRule="auto"/>
              <w:ind w:left="-3"/>
            </w:pPr>
            <w:del w:id="2480" w:author="Happy" w:date="2018-08-20T18:46:00Z">
              <w:r w:rsidDel="00AF231A">
                <w:rPr>
                  <w:rFonts w:hint="eastAsia"/>
                </w:rPr>
                <w:delText>BP</w:delText>
              </w:r>
              <w:r w:rsidDel="00AF231A">
                <w:rPr>
                  <w:rFonts w:hint="eastAsia"/>
                </w:rPr>
                <w:delText>所有功能</w:delText>
              </w:r>
            </w:del>
            <w:ins w:id="2481" w:author="Happy" w:date="2018-08-20T18:46:00Z">
              <w:r w:rsidR="00AF231A">
                <w:rPr>
                  <w:rFonts w:hint="eastAsia"/>
                </w:rPr>
                <w:t>所有功能</w:t>
              </w:r>
            </w:ins>
          </w:p>
        </w:tc>
        <w:tc>
          <w:tcPr>
            <w:tcW w:w="4761" w:type="dxa"/>
          </w:tcPr>
          <w:p w14:paraId="36C215DC" w14:textId="13FF3B66" w:rsidR="00600B9A" w:rsidRDefault="00AF231A" w:rsidP="000F6642">
            <w:pPr>
              <w:spacing w:line="360" w:lineRule="auto"/>
              <w:ind w:left="-3"/>
            </w:pPr>
            <w:ins w:id="2482" w:author="Happy" w:date="2018-08-20T18:46:00Z">
              <w:r>
                <w:rPr>
                  <w:rFonts w:hint="eastAsia"/>
                </w:rPr>
                <w:t>C</w:t>
              </w:r>
              <w:r>
                <w:rPr>
                  <w:rFonts w:hint="eastAsia"/>
                </w:rPr>
                <w:t>端付费用户、普通用户</w:t>
              </w:r>
            </w:ins>
            <w:del w:id="2483" w:author="Happy" w:date="2018-08-20T18:46:00Z">
              <w:r w:rsidR="00C15F7B" w:rsidDel="00AF231A">
                <w:delText>收银员</w:delText>
              </w:r>
            </w:del>
          </w:p>
        </w:tc>
      </w:tr>
    </w:tbl>
    <w:p w14:paraId="2DE86514" w14:textId="77777777" w:rsidR="00790E38" w:rsidRDefault="00790E38">
      <w:pPr>
        <w:rPr>
          <w:ins w:id="2484" w:author="Happy" w:date="2018-08-20T21:40:00Z"/>
        </w:rPr>
        <w:pPrChange w:id="2485" w:author="Happy" w:date="2018-08-20T21:40:00Z">
          <w:pPr>
            <w:pStyle w:val="1"/>
            <w:spacing w:line="360" w:lineRule="auto"/>
          </w:pPr>
        </w:pPrChange>
      </w:pPr>
      <w:bookmarkStart w:id="2486" w:name="_Toc522553763"/>
    </w:p>
    <w:p w14:paraId="36B362D0" w14:textId="396334AB" w:rsidR="00E138A6" w:rsidRDefault="008F6518" w:rsidP="000F6642">
      <w:pPr>
        <w:pStyle w:val="1"/>
        <w:spacing w:line="360" w:lineRule="auto"/>
      </w:pPr>
      <w:bookmarkStart w:id="2487" w:name="_Toc522570132"/>
      <w:r>
        <w:rPr>
          <w:rFonts w:hint="eastAsia"/>
        </w:rPr>
        <w:t>功能拆解描述</w:t>
      </w:r>
      <w:bookmarkEnd w:id="2486"/>
      <w:bookmarkEnd w:id="2487"/>
    </w:p>
    <w:p w14:paraId="1AE28A20" w14:textId="51FBA437" w:rsidR="005C3A57" w:rsidDel="009E1FA8" w:rsidRDefault="00790E38" w:rsidP="00416A63">
      <w:pPr>
        <w:pStyle w:val="1"/>
        <w:rPr>
          <w:del w:id="2488" w:author="Happy" w:date="2018-08-20T18:37:00Z"/>
        </w:rPr>
      </w:pPr>
      <w:bookmarkStart w:id="2489" w:name="_Toc522570133"/>
      <w:ins w:id="2490" w:author="Happy" w:date="2018-08-20T21:41:00Z">
        <w:r>
          <w:rPr>
            <w:rFonts w:hint="eastAsia"/>
          </w:rPr>
          <w:t>小程序</w:t>
        </w:r>
        <w:r>
          <w:rPr>
            <w:rFonts w:hint="eastAsia"/>
          </w:rPr>
          <w:t>-</w:t>
        </w:r>
      </w:ins>
      <w:bookmarkEnd w:id="2489"/>
      <w:del w:id="2491" w:author="Happy" w:date="2018-08-20T18:37:00Z">
        <w:r w:rsidR="00075761" w:rsidDel="009E1FA8">
          <w:rPr>
            <w:rFonts w:hint="eastAsia"/>
          </w:rPr>
          <w:delText>后结</w:delText>
        </w:r>
        <w:bookmarkStart w:id="2492" w:name="_Toc522553764"/>
        <w:bookmarkEnd w:id="2492"/>
      </w:del>
    </w:p>
    <w:p w14:paraId="7FD9A8D1" w14:textId="77777777" w:rsidR="00600B9A" w:rsidDel="009E1FA8" w:rsidRDefault="00CB1851" w:rsidP="000F6642">
      <w:pPr>
        <w:pStyle w:val="af3"/>
        <w:numPr>
          <w:ilvl w:val="0"/>
          <w:numId w:val="19"/>
        </w:numPr>
        <w:spacing w:line="360" w:lineRule="auto"/>
        <w:ind w:firstLineChars="0"/>
        <w:rPr>
          <w:del w:id="2493" w:author="Happy" w:date="2018-08-20T18:37:00Z"/>
        </w:rPr>
      </w:pPr>
      <w:del w:id="2494" w:author="Happy" w:date="2018-08-20T18:37:00Z">
        <w:r w:rsidDel="009E1FA8">
          <w:rPr>
            <w:rFonts w:hint="eastAsia"/>
          </w:rPr>
          <w:delText>BP</w:delText>
        </w:r>
        <w:r w:rsidDel="009E1FA8">
          <w:rPr>
            <w:rFonts w:hint="eastAsia"/>
          </w:rPr>
          <w:delText>上功能模块主要有预</w:delText>
        </w:r>
        <w:r w:rsidR="002A1C62" w:rsidDel="009E1FA8">
          <w:rPr>
            <w:rFonts w:hint="eastAsia"/>
          </w:rPr>
          <w:delText>订</w:delText>
        </w:r>
        <w:r w:rsidDel="009E1FA8">
          <w:rPr>
            <w:rFonts w:hint="eastAsia"/>
          </w:rPr>
          <w:delText>、排队、外卖、堂食、会员、营销、排名、体验、设置、交班等。</w:delText>
        </w:r>
        <w:bookmarkStart w:id="2495" w:name="_Toc522553765"/>
        <w:bookmarkStart w:id="2496" w:name="_Toc522570022"/>
        <w:bookmarkStart w:id="2497" w:name="_Toc522570080"/>
        <w:bookmarkStart w:id="2498" w:name="_Toc522570134"/>
        <w:bookmarkEnd w:id="2495"/>
        <w:bookmarkEnd w:id="2496"/>
        <w:bookmarkEnd w:id="2497"/>
        <w:bookmarkEnd w:id="2498"/>
      </w:del>
    </w:p>
    <w:p w14:paraId="5C2E46CC" w14:textId="77777777" w:rsidR="00600B9A" w:rsidDel="009E1FA8" w:rsidRDefault="00CB1851" w:rsidP="000F6642">
      <w:pPr>
        <w:pStyle w:val="af3"/>
        <w:numPr>
          <w:ilvl w:val="0"/>
          <w:numId w:val="19"/>
        </w:numPr>
        <w:spacing w:line="360" w:lineRule="auto"/>
        <w:ind w:firstLineChars="0"/>
        <w:rPr>
          <w:ins w:id="2499" w:author="xiaohou" w:date="2016-11-25T16:19:00Z"/>
          <w:del w:id="2500" w:author="Happy" w:date="2018-08-20T18:37:00Z"/>
        </w:rPr>
      </w:pPr>
      <w:del w:id="2501" w:author="Happy" w:date="2018-08-20T18:37:00Z">
        <w:r w:rsidDel="009E1FA8">
          <w:rPr>
            <w:rFonts w:hint="eastAsia"/>
          </w:rPr>
          <w:delText>堂食模块重要功能有开桌、</w:delText>
        </w:r>
        <w:r w:rsidR="008D720F" w:rsidDel="009E1FA8">
          <w:rPr>
            <w:rFonts w:hint="eastAsia"/>
          </w:rPr>
          <w:delText>并</w:delText>
        </w:r>
        <w:r w:rsidR="005B0F74" w:rsidDel="009E1FA8">
          <w:rPr>
            <w:rFonts w:hint="eastAsia"/>
          </w:rPr>
          <w:delText>桌、换桌、</w:delText>
        </w:r>
        <w:r w:rsidDel="009E1FA8">
          <w:rPr>
            <w:rFonts w:hint="eastAsia"/>
          </w:rPr>
          <w:delText>点菜、</w:delText>
        </w:r>
        <w:r w:rsidR="00DC240C" w:rsidDel="009E1FA8">
          <w:rPr>
            <w:rFonts w:hint="eastAsia"/>
          </w:rPr>
          <w:delText>加菜、退菜、</w:delText>
        </w:r>
        <w:r w:rsidDel="009E1FA8">
          <w:rPr>
            <w:rFonts w:hint="eastAsia"/>
          </w:rPr>
          <w:delText>结账、支付。</w:delText>
        </w:r>
      </w:del>
      <w:bookmarkStart w:id="2502" w:name="_Toc522553766"/>
      <w:bookmarkStart w:id="2503" w:name="_Toc522570023"/>
      <w:bookmarkStart w:id="2504" w:name="_Toc522570081"/>
      <w:bookmarkStart w:id="2505" w:name="_Toc522570135"/>
      <w:bookmarkEnd w:id="2502"/>
      <w:bookmarkEnd w:id="2503"/>
      <w:bookmarkEnd w:id="2504"/>
      <w:bookmarkEnd w:id="2505"/>
    </w:p>
    <w:p w14:paraId="765ED719" w14:textId="77777777" w:rsidR="00C0577F" w:rsidDel="009E1FA8" w:rsidRDefault="00C0577F" w:rsidP="00C0577F">
      <w:pPr>
        <w:pStyle w:val="af3"/>
        <w:numPr>
          <w:ilvl w:val="0"/>
          <w:numId w:val="19"/>
        </w:numPr>
        <w:ind w:firstLineChars="0"/>
        <w:rPr>
          <w:ins w:id="2506" w:author="xiaohou" w:date="2016-11-25T16:19:00Z"/>
          <w:del w:id="2507" w:author="Happy" w:date="2018-08-20T18:37:00Z"/>
        </w:rPr>
      </w:pPr>
      <w:ins w:id="2508" w:author="xiaohou" w:date="2016-11-25T16:19:00Z">
        <w:del w:id="2509" w:author="Happy" w:date="2018-08-20T18:37:00Z">
          <w:r w:rsidDel="009E1FA8">
            <w:rPr>
              <w:rFonts w:hint="eastAsia"/>
            </w:rPr>
            <w:delText>POS</w:delText>
          </w:r>
          <w:r w:rsidDel="009E1FA8">
            <w:rPr>
              <w:rFonts w:hint="eastAsia"/>
            </w:rPr>
            <w:delText>和点菜宝扣减库存：</w:delText>
          </w:r>
          <w:bookmarkStart w:id="2510" w:name="_Toc522553767"/>
          <w:bookmarkStart w:id="2511" w:name="_Toc522570024"/>
          <w:bookmarkStart w:id="2512" w:name="_Toc522570082"/>
          <w:bookmarkStart w:id="2513" w:name="_Toc522570136"/>
          <w:bookmarkEnd w:id="2510"/>
          <w:bookmarkEnd w:id="2511"/>
          <w:bookmarkEnd w:id="2512"/>
          <w:bookmarkEnd w:id="2513"/>
        </w:del>
      </w:ins>
    </w:p>
    <w:p w14:paraId="2F6ED5DD" w14:textId="77777777" w:rsidR="00C0577F" w:rsidDel="009E1FA8" w:rsidRDefault="00C0577F" w:rsidP="00C0577F">
      <w:pPr>
        <w:pStyle w:val="af3"/>
        <w:spacing w:line="360" w:lineRule="auto"/>
        <w:ind w:left="420" w:firstLineChars="0" w:firstLine="0"/>
        <w:rPr>
          <w:del w:id="2514" w:author="Happy" w:date="2018-08-20T18:37:00Z"/>
        </w:rPr>
      </w:pPr>
      <w:ins w:id="2515" w:author="xiaohou" w:date="2016-11-25T16:19:00Z">
        <w:del w:id="2516" w:author="Happy" w:date="2018-08-20T18:37:00Z">
          <w:r w:rsidRPr="00400AE1" w:rsidDel="009E1FA8">
            <w:rPr>
              <w:rFonts w:hint="eastAsia"/>
            </w:rPr>
            <w:delText>1. </w:delText>
          </w:r>
          <w:r w:rsidRPr="00400AE1" w:rsidDel="009E1FA8">
            <w:rPr>
              <w:rFonts w:hint="eastAsia"/>
            </w:rPr>
            <w:delText>打开菜品列表时获取服务器库存，并更新本地库存</w:delText>
          </w:r>
          <w:r w:rsidRPr="00400AE1" w:rsidDel="009E1FA8">
            <w:rPr>
              <w:rFonts w:hint="eastAsia"/>
            </w:rPr>
            <w:cr/>
            <w:delText>2. </w:delText>
          </w:r>
          <w:r w:rsidRPr="00400AE1" w:rsidDel="009E1FA8">
            <w:rPr>
              <w:rFonts w:hint="eastAsia"/>
            </w:rPr>
            <w:delText>加入购物车时，扣减本地库存，此时不和服务器交互</w:delText>
          </w:r>
          <w:r w:rsidRPr="00400AE1" w:rsidDel="009E1FA8">
            <w:rPr>
              <w:rFonts w:hint="eastAsia"/>
            </w:rPr>
            <w:cr/>
            <w:delText>3. </w:delText>
          </w:r>
          <w:r w:rsidRPr="00400AE1" w:rsidDel="009E1FA8">
            <w:rPr>
              <w:rFonts w:hint="eastAsia"/>
            </w:rPr>
            <w:delText>订单提交时，访问服务器库存，扣减服务器库存并更新当前菜品本地库存值</w:delText>
          </w:r>
          <w:r w:rsidRPr="00400AE1" w:rsidDel="009E1FA8">
            <w:rPr>
              <w:rFonts w:hint="eastAsia"/>
            </w:rPr>
            <w:cr/>
            <w:delText>4. POS</w:delText>
          </w:r>
          <w:r w:rsidRPr="00400AE1" w:rsidDel="009E1FA8">
            <w:rPr>
              <w:rFonts w:hint="eastAsia"/>
            </w:rPr>
            <w:delText>端（未来划菜端），估清菜品时，访问服务器库存，并将当前菜品库存值强制设置为</w:delText>
          </w:r>
          <w:r w:rsidRPr="00400AE1" w:rsidDel="009E1FA8">
            <w:rPr>
              <w:rFonts w:hint="eastAsia"/>
            </w:rPr>
            <w:delText>0</w:delText>
          </w:r>
          <w:r w:rsidRPr="00400AE1" w:rsidDel="009E1FA8">
            <w:rPr>
              <w:rFonts w:hint="eastAsia"/>
            </w:rPr>
            <w:cr/>
          </w:r>
        </w:del>
      </w:ins>
      <w:bookmarkStart w:id="2517" w:name="_Toc522553768"/>
      <w:bookmarkStart w:id="2518" w:name="_Toc522570025"/>
      <w:bookmarkStart w:id="2519" w:name="_Toc522570083"/>
      <w:bookmarkStart w:id="2520" w:name="_Toc522570137"/>
      <w:bookmarkEnd w:id="2517"/>
      <w:bookmarkEnd w:id="2518"/>
      <w:bookmarkEnd w:id="2519"/>
      <w:bookmarkEnd w:id="2520"/>
    </w:p>
    <w:p w14:paraId="4A0F5BD2" w14:textId="0FA7B722" w:rsidR="005C3A57" w:rsidRDefault="00AF231A" w:rsidP="00416A63">
      <w:pPr>
        <w:pStyle w:val="2"/>
        <w:numPr>
          <w:ilvl w:val="1"/>
          <w:numId w:val="123"/>
        </w:numPr>
        <w:spacing w:line="360" w:lineRule="auto"/>
        <w:rPr>
          <w:ins w:id="2521" w:author="xiaohou" w:date="2016-08-24T10:27:00Z"/>
        </w:rPr>
      </w:pPr>
      <w:bookmarkStart w:id="2522" w:name="_Toc522553769"/>
      <w:del w:id="2523" w:author="Happy" w:date="2018-08-20T18:46:00Z">
        <w:r w:rsidDel="00AF231A">
          <w:rPr>
            <w:rFonts w:hint="eastAsia"/>
          </w:rPr>
          <w:delText>BP</w:delText>
        </w:r>
        <w:r w:rsidDel="00AF231A">
          <w:rPr>
            <w:rFonts w:hint="eastAsia"/>
          </w:rPr>
          <w:delText>堂食主页</w:delText>
        </w:r>
      </w:del>
      <w:bookmarkStart w:id="2524" w:name="_Toc522570138"/>
      <w:bookmarkEnd w:id="2522"/>
      <w:ins w:id="2525" w:author="Happy" w:date="2018-08-20T21:31:00Z">
        <w:r w:rsidR="00790E38">
          <w:rPr>
            <w:rFonts w:hint="eastAsia"/>
          </w:rPr>
          <w:t>荣耀之路</w:t>
        </w:r>
      </w:ins>
      <w:bookmarkEnd w:id="2524"/>
    </w:p>
    <w:p w14:paraId="4A426DA4" w14:textId="0CC81A20" w:rsidR="005C3A57" w:rsidRDefault="00790E38" w:rsidP="00416A63">
      <w:pPr>
        <w:pStyle w:val="3"/>
        <w:spacing w:line="360" w:lineRule="auto"/>
      </w:pPr>
      <w:bookmarkStart w:id="2526" w:name="_Toc522553770"/>
      <w:bookmarkStart w:id="2527" w:name="_Toc522570139"/>
      <w:ins w:id="2528" w:author="Happy" w:date="2018-08-20T21:33:00Z">
        <w:r>
          <w:rPr>
            <w:rFonts w:hint="eastAsia"/>
          </w:rPr>
          <w:t>首页</w:t>
        </w:r>
      </w:ins>
      <w:bookmarkEnd w:id="2527"/>
      <w:ins w:id="2529" w:author="xiaohou" w:date="2016-08-24T10:27:00Z">
        <w:del w:id="2530" w:author="Happy" w:date="2018-08-20T18:46:00Z">
          <w:r w:rsidDel="00AF231A">
            <w:delText>主页</w:delText>
          </w:r>
        </w:del>
      </w:ins>
      <w:bookmarkEnd w:id="2526"/>
    </w:p>
    <w:p w14:paraId="2CCC60C8" w14:textId="77777777" w:rsidR="001F316A" w:rsidRDefault="00790E38" w:rsidP="000F6642">
      <w:pPr>
        <w:spacing w:line="360" w:lineRule="auto"/>
        <w:rPr>
          <w:ins w:id="2531" w:author="Happy" w:date="2018-08-20T22:54:00Z"/>
        </w:rPr>
      </w:pPr>
      <w:ins w:id="2532" w:author="Happy" w:date="2018-08-20T21:33:00Z">
        <w:r>
          <w:rPr>
            <w:rFonts w:hint="eastAsia"/>
          </w:rPr>
          <w:t>用户点击进入荣耀之路后，可以在首页看到</w:t>
        </w:r>
      </w:ins>
      <w:ins w:id="2533" w:author="Happy" w:date="2018-08-20T21:41:00Z">
        <w:r>
          <w:rPr>
            <w:rFonts w:hint="eastAsia"/>
          </w:rPr>
          <w:t>个人用户积分的</w:t>
        </w:r>
        <w:r>
          <w:rPr>
            <w:rFonts w:hint="eastAsia"/>
          </w:rPr>
          <w:t>balance</w:t>
        </w:r>
        <w:r>
          <w:rPr>
            <w:rFonts w:hint="eastAsia"/>
          </w:rPr>
          <w:t>，</w:t>
        </w:r>
      </w:ins>
      <w:ins w:id="2534" w:author="Happy" w:date="2018-08-20T21:34:00Z">
        <w:r>
          <w:rPr>
            <w:rFonts w:hint="eastAsia"/>
          </w:rPr>
          <w:t>当前学期的</w:t>
        </w:r>
      </w:ins>
      <w:ins w:id="2535" w:author="Happy" w:date="2018-08-20T21:41:00Z">
        <w:r>
          <w:rPr>
            <w:rFonts w:hint="eastAsia"/>
          </w:rPr>
          <w:t>同营积分排行</w:t>
        </w:r>
      </w:ins>
      <w:ins w:id="2536" w:author="Happy" w:date="2018-08-20T21:34:00Z">
        <w:r>
          <w:rPr>
            <w:rFonts w:hint="eastAsia"/>
          </w:rPr>
          <w:t>以及活动规则。</w:t>
        </w:r>
      </w:ins>
    </w:p>
    <w:p w14:paraId="37A995B9" w14:textId="77777777" w:rsidR="001F316A" w:rsidRDefault="001F316A">
      <w:pPr>
        <w:spacing w:line="360" w:lineRule="auto"/>
        <w:rPr>
          <w:ins w:id="2537" w:author="Happy" w:date="2018-08-20T22:54:00Z"/>
        </w:rPr>
        <w:pPrChange w:id="2538" w:author="Happy" w:date="2018-08-20T22:54:00Z">
          <w:pPr>
            <w:spacing w:line="360" w:lineRule="auto"/>
            <w:ind w:firstLine="420"/>
          </w:pPr>
        </w:pPrChange>
      </w:pPr>
      <w:ins w:id="2539" w:author="Happy" w:date="2018-08-20T22:54:00Z">
        <w:r>
          <w:rPr>
            <w:rFonts w:hint="eastAsia"/>
          </w:rPr>
          <w:t>交互链接：</w:t>
        </w:r>
        <w:r>
          <w:fldChar w:fldCharType="begin"/>
        </w:r>
        <w:r>
          <w:instrText xml:space="preserve"> HYPERLINK "</w:instrText>
        </w:r>
        <w:r w:rsidRPr="001F316A">
          <w:instrText>https://pro.modao.cc/app/IbTBLr4q4pjpz1DejXpEUBnrnXASjmm</w:instrText>
        </w:r>
        <w:r>
          <w:instrText xml:space="preserve">" </w:instrText>
        </w:r>
        <w:r>
          <w:fldChar w:fldCharType="separate"/>
        </w:r>
        <w:r w:rsidRPr="00F14AB1">
          <w:rPr>
            <w:rStyle w:val="a9"/>
          </w:rPr>
          <w:t>https://pro.modao.cc/app/IbTBLr4q4pjpz1DejXpEUBnrnXASjmm</w:t>
        </w:r>
        <w:r>
          <w:fldChar w:fldCharType="end"/>
        </w:r>
      </w:ins>
    </w:p>
    <w:p w14:paraId="71750B0F" w14:textId="4A8D60EE" w:rsidR="00600B9A" w:rsidDel="00AE43C8" w:rsidRDefault="00EF14DD" w:rsidP="000F6642">
      <w:pPr>
        <w:spacing w:line="360" w:lineRule="auto"/>
        <w:rPr>
          <w:del w:id="2540" w:author="Happy" w:date="2018-08-20T21:42:00Z"/>
        </w:rPr>
      </w:pPr>
      <w:del w:id="2541" w:author="Happy" w:date="2018-08-20T21:34:00Z">
        <w:r w:rsidDel="00790E38">
          <w:delText>当</w:delText>
        </w:r>
        <w:r w:rsidR="00393530" w:rsidDel="00790E38">
          <w:rPr>
            <w:rFonts w:hint="eastAsia"/>
          </w:rPr>
          <w:delText>收银员</w:delText>
        </w:r>
        <w:r w:rsidDel="00790E38">
          <w:delText>登录进来</w:delText>
        </w:r>
        <w:r w:rsidDel="00790E38">
          <w:rPr>
            <w:rFonts w:hint="eastAsia"/>
          </w:rPr>
          <w:delText>，</w:delText>
        </w:r>
        <w:r w:rsidDel="00790E38">
          <w:delText>点击</w:delText>
        </w:r>
        <w:r w:rsidR="00D5091D" w:rsidDel="00790E38">
          <w:rPr>
            <w:rFonts w:hint="eastAsia"/>
          </w:rPr>
          <w:delText>“</w:delText>
        </w:r>
        <w:r w:rsidDel="00790E38">
          <w:delText>堂食</w:delText>
        </w:r>
        <w:r w:rsidR="00D5091D" w:rsidDel="00790E38">
          <w:rPr>
            <w:rFonts w:hint="eastAsia"/>
          </w:rPr>
          <w:delText>”</w:delText>
        </w:r>
        <w:r w:rsidDel="00790E38">
          <w:delText>模块后</w:delText>
        </w:r>
        <w:r w:rsidDel="00790E38">
          <w:rPr>
            <w:rFonts w:hint="eastAsia"/>
          </w:rPr>
          <w:delText>，</w:delText>
        </w:r>
        <w:r w:rsidDel="00790E38">
          <w:delText>首先看到的是堂食</w:delText>
        </w:r>
        <w:r w:rsidR="00F06775" w:rsidDel="00790E38">
          <w:delText>主页</w:delText>
        </w:r>
        <w:r w:rsidR="00F06775" w:rsidDel="00790E38">
          <w:rPr>
            <w:rFonts w:hint="eastAsia"/>
          </w:rPr>
          <w:delText>。</w:delText>
        </w:r>
        <w:r w:rsidR="00F06775" w:rsidDel="00790E38">
          <w:delText>在此页面可以看到</w:delText>
        </w:r>
        <w:r w:rsidR="008306D5" w:rsidDel="00790E38">
          <w:delText>桌台</w:delText>
        </w:r>
        <w:r w:rsidR="000618C6" w:rsidDel="00790E38">
          <w:rPr>
            <w:rFonts w:hint="eastAsia"/>
          </w:rPr>
          <w:delText>的使用</w:delText>
        </w:r>
        <w:r w:rsidR="008306D5" w:rsidDel="00790E38">
          <w:delText>情况</w:delText>
        </w:r>
        <w:r w:rsidR="008306D5" w:rsidDel="00790E38">
          <w:rPr>
            <w:rFonts w:hint="eastAsia"/>
          </w:rPr>
          <w:delText>。</w:delText>
        </w:r>
      </w:del>
    </w:p>
    <w:p w14:paraId="694BD663" w14:textId="77777777" w:rsidR="00AE43C8" w:rsidRDefault="00AE43C8" w:rsidP="000F6642">
      <w:pPr>
        <w:spacing w:line="360" w:lineRule="auto"/>
        <w:rPr>
          <w:ins w:id="2542" w:author="Happy" w:date="2018-08-20T21:42:00Z"/>
        </w:rPr>
      </w:pPr>
    </w:p>
    <w:p w14:paraId="32364087" w14:textId="48618323" w:rsidR="00600B9A" w:rsidRDefault="00E43FC6" w:rsidP="000F6642">
      <w:pPr>
        <w:spacing w:line="360" w:lineRule="auto"/>
      </w:pPr>
      <w:ins w:id="2543" w:author="Happy" w:date="2018-08-20T21:55:00Z">
        <w:r>
          <w:rPr>
            <w:noProof/>
          </w:rPr>
          <w:lastRenderedPageBreak/>
          <w:drawing>
            <wp:inline distT="0" distB="0" distL="0" distR="0" wp14:anchorId="5FF0B9E4" wp14:editId="40F1F415">
              <wp:extent cx="2528487" cy="4495088"/>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首页.png"/>
                      <pic:cNvPicPr/>
                    </pic:nvPicPr>
                    <pic:blipFill>
                      <a:blip r:embed="rId8"/>
                      <a:stretch>
                        <a:fillRect/>
                      </a:stretch>
                    </pic:blipFill>
                    <pic:spPr>
                      <a:xfrm>
                        <a:off x="0" y="0"/>
                        <a:ext cx="2543982" cy="4522635"/>
                      </a:xfrm>
                      <a:prstGeom prst="rect">
                        <a:avLst/>
                      </a:prstGeom>
                    </pic:spPr>
                  </pic:pic>
                </a:graphicData>
              </a:graphic>
            </wp:inline>
          </w:drawing>
        </w:r>
      </w:ins>
      <w:commentRangeStart w:id="2544"/>
      <w:del w:id="2545" w:author="Happy" w:date="2018-08-20T21:34:00Z">
        <w:r w:rsidR="000A7E76" w:rsidDel="00790E38">
          <w:rPr>
            <w:noProof/>
          </w:rPr>
          <w:drawing>
            <wp:inline distT="0" distB="0" distL="0" distR="0" wp14:anchorId="631AAD0E" wp14:editId="196511FF">
              <wp:extent cx="5486400" cy="4175125"/>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486400" cy="4175125"/>
                      </a:xfrm>
                      <a:prstGeom prst="rect">
                        <a:avLst/>
                      </a:prstGeom>
                      <a:noFill/>
                      <a:ln w="9525">
                        <a:noFill/>
                        <a:miter lim="800000"/>
                        <a:headEnd/>
                        <a:tailEnd/>
                      </a:ln>
                    </pic:spPr>
                  </pic:pic>
                </a:graphicData>
              </a:graphic>
            </wp:inline>
          </w:drawing>
        </w:r>
      </w:del>
      <w:commentRangeEnd w:id="2544"/>
      <w:r w:rsidR="00FB3A0A">
        <w:rPr>
          <w:rStyle w:val="af9"/>
        </w:rPr>
        <w:commentReference w:id="2544"/>
      </w:r>
    </w:p>
    <w:p w14:paraId="66563B1B" w14:textId="77777777" w:rsidR="00600B9A" w:rsidRDefault="00A129FF" w:rsidP="00416A63">
      <w:pPr>
        <w:pStyle w:val="4"/>
        <w:spacing w:line="360" w:lineRule="auto"/>
      </w:pPr>
      <w:bookmarkStart w:id="2546" w:name="_Toc522553771"/>
      <w:r w:rsidRPr="00FF24E9">
        <w:t>显示内容</w:t>
      </w:r>
      <w:bookmarkEnd w:id="2546"/>
    </w:p>
    <w:p w14:paraId="15266044" w14:textId="4B921128" w:rsidR="00727D10" w:rsidDel="00E43FC6" w:rsidRDefault="00280BF2">
      <w:pPr>
        <w:spacing w:line="360" w:lineRule="auto"/>
        <w:rPr>
          <w:del w:id="2547" w:author="Happy" w:date="2018-08-20T21:54:00Z"/>
        </w:rPr>
      </w:pPr>
      <w:del w:id="2548" w:author="Happy" w:date="2018-08-20T21:54:00Z">
        <w:r w:rsidDel="00E43FC6">
          <w:rPr>
            <w:rFonts w:hint="eastAsia"/>
          </w:rPr>
          <w:delText>注：当前章节只描述显示内容，具体功能描述参考下文。</w:delText>
        </w:r>
      </w:del>
    </w:p>
    <w:p w14:paraId="7C47C1ED" w14:textId="3AE60B2A" w:rsidR="00727D10" w:rsidRDefault="00EF2892">
      <w:pPr>
        <w:spacing w:line="360" w:lineRule="auto"/>
      </w:pPr>
      <w:r>
        <w:fldChar w:fldCharType="begin"/>
      </w:r>
      <w:r w:rsidR="004F53CE">
        <w:rPr>
          <w:rFonts w:hint="eastAsia"/>
        </w:rPr>
        <w:instrText>eq \o\ac(</w:instrText>
      </w:r>
      <w:r w:rsidR="004F53CE" w:rsidRPr="004F53CE">
        <w:rPr>
          <w:rFonts w:ascii="宋体" w:hint="eastAsia"/>
          <w:position w:val="-4"/>
          <w:sz w:val="31"/>
        </w:rPr>
        <w:instrText>○</w:instrText>
      </w:r>
      <w:r w:rsidR="004F53CE">
        <w:rPr>
          <w:rFonts w:hint="eastAsia"/>
        </w:rPr>
        <w:instrText>,1)</w:instrText>
      </w:r>
      <w:r>
        <w:fldChar w:fldCharType="end"/>
      </w:r>
      <w:del w:id="2549" w:author="Happy" w:date="2018-08-20T21:56:00Z">
        <w:r w:rsidR="00973945" w:rsidDel="00E43FC6">
          <w:rPr>
            <w:rFonts w:hint="eastAsia"/>
          </w:rPr>
          <w:delText>根据桌台状态筛选</w:delText>
        </w:r>
      </w:del>
      <w:ins w:id="2550" w:author="Happy" w:date="2018-08-20T21:56:00Z">
        <w:r w:rsidR="00E43FC6">
          <w:rPr>
            <w:rFonts w:hint="eastAsia"/>
          </w:rPr>
          <w:t>营内排行</w:t>
        </w:r>
      </w:ins>
    </w:p>
    <w:p w14:paraId="67E7AE43" w14:textId="713AD253" w:rsidR="00727D10" w:rsidRDefault="00E43FC6">
      <w:pPr>
        <w:pStyle w:val="af3"/>
        <w:numPr>
          <w:ilvl w:val="0"/>
          <w:numId w:val="3"/>
        </w:numPr>
        <w:spacing w:line="360" w:lineRule="auto"/>
        <w:ind w:firstLineChars="0"/>
      </w:pPr>
      <w:ins w:id="2551" w:author="Happy" w:date="2018-08-20T21:56:00Z">
        <w:r>
          <w:rPr>
            <w:rFonts w:hint="eastAsia"/>
          </w:rPr>
          <w:t>展示用户所在营期的所有用户的</w:t>
        </w:r>
      </w:ins>
      <w:ins w:id="2552" w:author="Happy" w:date="2018-08-20T21:58:00Z">
        <w:r>
          <w:rPr>
            <w:rFonts w:hint="eastAsia"/>
          </w:rPr>
          <w:t>排名、微信头像、微信昵称、当前实时积分。</w:t>
        </w:r>
      </w:ins>
      <w:ins w:id="2553" w:author="Happy" w:date="2018-08-20T21:56:00Z">
        <w:r>
          <w:rPr>
            <w:rFonts w:hint="eastAsia"/>
          </w:rPr>
          <w:t>积分高</w:t>
        </w:r>
      </w:ins>
      <w:ins w:id="2554" w:author="Happy" w:date="2018-08-20T21:57:00Z">
        <w:r>
          <w:rPr>
            <w:rFonts w:hint="eastAsia"/>
          </w:rPr>
          <w:t>则展示的顺序</w:t>
        </w:r>
      </w:ins>
      <w:ins w:id="2555" w:author="Happy" w:date="2018-08-20T21:58:00Z">
        <w:r>
          <w:rPr>
            <w:rFonts w:hint="eastAsia"/>
          </w:rPr>
          <w:t>靠前</w:t>
        </w:r>
      </w:ins>
      <w:ins w:id="2556" w:author="Happy" w:date="2018-08-20T21:56:00Z">
        <w:r>
          <w:rPr>
            <w:rFonts w:hint="eastAsia"/>
          </w:rPr>
          <w:t>，积分</w:t>
        </w:r>
      </w:ins>
      <w:ins w:id="2557" w:author="Happy" w:date="2018-08-20T21:57:00Z">
        <w:r>
          <w:rPr>
            <w:rFonts w:hint="eastAsia"/>
          </w:rPr>
          <w:t>相同的，按报名号</w:t>
        </w:r>
        <w:proofErr w:type="spellStart"/>
        <w:r>
          <w:rPr>
            <w:rFonts w:hint="eastAsia"/>
          </w:rPr>
          <w:t>apply_</w:t>
        </w:r>
      </w:ins>
      <w:del w:id="2558" w:author="Unknown">
        <w:r w:rsidDel="001F316A">
          <w:rPr>
            <w:rFonts w:hint="eastAsia"/>
          </w:rPr>
          <w:delText>i</w:delText>
        </w:r>
      </w:del>
      <w:ins w:id="2559" w:author="Happy" w:date="2018-08-20T22:54:00Z">
        <w:r>
          <w:rPr>
            <w:rFonts w:hint="eastAsia"/>
          </w:rPr>
          <w:t>d</w:t>
        </w:r>
      </w:ins>
      <w:proofErr w:type="spellEnd"/>
      <w:ins w:id="2560" w:author="Happy" w:date="2018-08-20T21:57:00Z">
        <w:r>
          <w:rPr>
            <w:rFonts w:hint="eastAsia"/>
          </w:rPr>
          <w:t>由低到高排序。</w:t>
        </w:r>
      </w:ins>
      <w:del w:id="2561" w:author="Happy" w:date="2018-08-20T21:56:00Z">
        <w:r w:rsidR="004F53CE" w:rsidDel="00E43FC6">
          <w:delText>包含全部</w:delText>
        </w:r>
        <w:r w:rsidR="004F53CE" w:rsidDel="00E43FC6">
          <w:rPr>
            <w:rFonts w:hint="eastAsia"/>
          </w:rPr>
          <w:delText>、</w:delText>
        </w:r>
        <w:r w:rsidR="004F53CE" w:rsidDel="00E43FC6">
          <w:delText>空闲</w:delText>
        </w:r>
        <w:r w:rsidR="004F53CE" w:rsidDel="00E43FC6">
          <w:rPr>
            <w:rFonts w:hint="eastAsia"/>
          </w:rPr>
          <w:delText>、</w:delText>
        </w:r>
        <w:r w:rsidR="004F53CE" w:rsidDel="00E43FC6">
          <w:delText>已开桌</w:delText>
        </w:r>
        <w:r w:rsidR="00251BF8" w:rsidDel="00E43FC6">
          <w:rPr>
            <w:rFonts w:hint="eastAsia"/>
          </w:rPr>
          <w:delText>待确认</w:delText>
        </w:r>
        <w:r w:rsidR="004F53CE" w:rsidDel="00E43FC6">
          <w:rPr>
            <w:rFonts w:hint="eastAsia"/>
          </w:rPr>
          <w:delText>、</w:delText>
        </w:r>
        <w:r w:rsidR="004F53CE" w:rsidDel="00E43FC6">
          <w:delText>已开桌就餐中</w:delText>
        </w:r>
        <w:r w:rsidR="004F53CE" w:rsidDel="00E43FC6">
          <w:rPr>
            <w:rFonts w:hint="eastAsia"/>
          </w:rPr>
          <w:delText>、</w:delText>
        </w:r>
        <w:r w:rsidR="004F53CE" w:rsidDel="00E43FC6">
          <w:delText>已开桌已预结</w:delText>
        </w:r>
        <w:r w:rsidR="00251BF8" w:rsidDel="00E43FC6">
          <w:rPr>
            <w:rFonts w:hint="eastAsia"/>
          </w:rPr>
          <w:delText>、已开桌已买单</w:delText>
        </w:r>
        <w:r w:rsidR="004F53CE" w:rsidDel="00E43FC6">
          <w:rPr>
            <w:rFonts w:hint="eastAsia"/>
          </w:rPr>
          <w:delText>。</w:delText>
        </w:r>
        <w:r w:rsidR="004F53CE" w:rsidDel="00E43FC6">
          <w:delText>默认为全部</w:delText>
        </w:r>
        <w:r w:rsidR="003E340F" w:rsidDel="00E43FC6">
          <w:rPr>
            <w:rFonts w:hint="eastAsia"/>
          </w:rPr>
          <w:delText>（见</w:delText>
        </w:r>
        <w:r w:rsidR="003E340F" w:rsidDel="00E43FC6">
          <w:rPr>
            <w:rFonts w:hint="eastAsia"/>
          </w:rPr>
          <w:delText>1.17</w:delText>
        </w:r>
        <w:r w:rsidR="003E340F" w:rsidDel="00E43FC6">
          <w:rPr>
            <w:rFonts w:hint="eastAsia"/>
          </w:rPr>
          <w:delText>）</w:delText>
        </w:r>
        <w:r w:rsidR="004F53CE" w:rsidDel="00E43FC6">
          <w:rPr>
            <w:rFonts w:hint="eastAsia"/>
          </w:rPr>
          <w:delText>。</w:delText>
        </w:r>
      </w:del>
    </w:p>
    <w:p w14:paraId="3E152246" w14:textId="76EC7B67" w:rsidR="00727D10" w:rsidRDefault="00EF2892">
      <w:pPr>
        <w:spacing w:line="360" w:lineRule="auto"/>
      </w:pPr>
      <w:r>
        <w:fldChar w:fldCharType="begin"/>
      </w:r>
      <w:r w:rsidR="00501715">
        <w:rPr>
          <w:rFonts w:hint="eastAsia"/>
        </w:rPr>
        <w:instrText>eq \o\ac(</w:instrText>
      </w:r>
      <w:r w:rsidR="00501715" w:rsidRPr="00501715">
        <w:rPr>
          <w:rFonts w:ascii="宋体" w:hint="eastAsia"/>
          <w:position w:val="-4"/>
          <w:sz w:val="31"/>
        </w:rPr>
        <w:instrText>○</w:instrText>
      </w:r>
      <w:r w:rsidR="00501715">
        <w:rPr>
          <w:rFonts w:hint="eastAsia"/>
        </w:rPr>
        <w:instrText>,2)</w:instrText>
      </w:r>
      <w:r>
        <w:fldChar w:fldCharType="end"/>
      </w:r>
      <w:del w:id="2562" w:author="Happy" w:date="2018-08-20T21:58:00Z">
        <w:r w:rsidR="003C76A1" w:rsidDel="00E43FC6">
          <w:rPr>
            <w:rFonts w:hint="eastAsia"/>
          </w:rPr>
          <w:delText>辅助功能</w:delText>
        </w:r>
      </w:del>
      <w:ins w:id="2563" w:author="Happy" w:date="2018-08-20T21:58:00Z">
        <w:r w:rsidR="00E43FC6">
          <w:rPr>
            <w:rFonts w:hint="eastAsia"/>
          </w:rPr>
          <w:t>积分规则</w:t>
        </w:r>
      </w:ins>
    </w:p>
    <w:p w14:paraId="4BD09A6A" w14:textId="09C463A4" w:rsidR="00727D10" w:rsidRDefault="00600B9A">
      <w:pPr>
        <w:pStyle w:val="af3"/>
        <w:numPr>
          <w:ilvl w:val="0"/>
          <w:numId w:val="3"/>
        </w:numPr>
        <w:spacing w:line="360" w:lineRule="auto"/>
        <w:ind w:firstLineChars="0"/>
        <w:rPr>
          <w:ins w:id="2564" w:author="Happy" w:date="2018-08-20T22:19:00Z"/>
        </w:rPr>
      </w:pPr>
      <w:del w:id="2565" w:author="Happy" w:date="2018-08-20T21:59:00Z">
        <w:r w:rsidDel="00E43FC6">
          <w:rPr>
            <w:noProof/>
          </w:rPr>
          <w:drawing>
            <wp:inline distT="0" distB="0" distL="0" distR="0" wp14:anchorId="3DDBA1C2" wp14:editId="6865EBD2">
              <wp:extent cx="267335" cy="267335"/>
              <wp:effectExtent l="1905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67335" cy="267335"/>
                      </a:xfrm>
                      <a:prstGeom prst="rect">
                        <a:avLst/>
                      </a:prstGeom>
                      <a:noFill/>
                      <a:ln w="9525">
                        <a:noFill/>
                        <a:miter lim="800000"/>
                        <a:headEnd/>
                        <a:tailEnd/>
                      </a:ln>
                    </pic:spPr>
                  </pic:pic>
                </a:graphicData>
              </a:graphic>
            </wp:inline>
          </w:drawing>
        </w:r>
      </w:del>
      <w:ins w:id="2566" w:author="Happy" w:date="2018-08-20T21:59:00Z">
        <w:r w:rsidR="00E43FC6">
          <w:rPr>
            <w:rFonts w:hint="eastAsia"/>
          </w:rPr>
          <w:t>积分规则按钮，</w:t>
        </w:r>
      </w:ins>
      <w:del w:id="2567" w:author="Happy" w:date="2018-08-20T21:59:00Z">
        <w:r w:rsidR="003C76A1" w:rsidDel="00E43FC6">
          <w:rPr>
            <w:rFonts w:hint="eastAsia"/>
          </w:rPr>
          <w:delText>：</w:delText>
        </w:r>
      </w:del>
      <w:r w:rsidR="003C76A1">
        <w:rPr>
          <w:rFonts w:hint="eastAsia"/>
        </w:rPr>
        <w:t>点击后</w:t>
      </w:r>
      <w:ins w:id="2568" w:author="Happy" w:date="2018-08-20T21:59:00Z">
        <w:r w:rsidR="00E43FC6">
          <w:rPr>
            <w:rFonts w:hint="eastAsia"/>
          </w:rPr>
          <w:t>弹出积分规则浮窗</w:t>
        </w:r>
      </w:ins>
      <w:del w:id="2569" w:author="Happy" w:date="2018-08-20T21:59:00Z">
        <w:r w:rsidR="003C76A1" w:rsidDel="00E43FC6">
          <w:rPr>
            <w:rFonts w:hint="eastAsia"/>
          </w:rPr>
          <w:delText>，可以扫用户信息二维码</w:delText>
        </w:r>
      </w:del>
      <w:r w:rsidR="003C76A1">
        <w:rPr>
          <w:rFonts w:hint="eastAsia"/>
        </w:rPr>
        <w:t>。</w:t>
      </w:r>
    </w:p>
    <w:p w14:paraId="4E2F48FE" w14:textId="2341F9EB" w:rsidR="00642CF7" w:rsidRDefault="00642CF7">
      <w:pPr>
        <w:spacing w:line="360" w:lineRule="auto"/>
        <w:rPr>
          <w:ins w:id="2570" w:author="Happy" w:date="2018-08-20T22:19:00Z"/>
        </w:rPr>
        <w:pPrChange w:id="2571" w:author="Happy" w:date="2018-08-20T22:19:00Z">
          <w:pPr>
            <w:pStyle w:val="af3"/>
            <w:numPr>
              <w:numId w:val="3"/>
            </w:numPr>
            <w:spacing w:line="360" w:lineRule="auto"/>
            <w:ind w:left="840" w:firstLineChars="0" w:hanging="420"/>
          </w:pPr>
        </w:pPrChange>
      </w:pPr>
    </w:p>
    <w:p w14:paraId="351D664B" w14:textId="11B473DA" w:rsidR="00642CF7" w:rsidRPr="00642CF7" w:rsidRDefault="00642CF7">
      <w:pPr>
        <w:spacing w:line="360" w:lineRule="auto"/>
        <w:rPr>
          <w:b/>
          <w:color w:val="FF0000"/>
          <w:rPrChange w:id="2572" w:author="Happy" w:date="2018-08-20T22:19:00Z">
            <w:rPr/>
          </w:rPrChange>
        </w:rPr>
        <w:pPrChange w:id="2573" w:author="Happy" w:date="2018-08-20T22:19:00Z">
          <w:pPr>
            <w:pStyle w:val="af3"/>
            <w:numPr>
              <w:numId w:val="3"/>
            </w:numPr>
            <w:spacing w:line="360" w:lineRule="auto"/>
            <w:ind w:left="840" w:firstLineChars="0" w:hanging="420"/>
          </w:pPr>
        </w:pPrChange>
      </w:pPr>
      <w:ins w:id="2574" w:author="Happy" w:date="2018-08-20T22:19:00Z">
        <w:r w:rsidRPr="00642CF7">
          <w:rPr>
            <w:rFonts w:hint="eastAsia"/>
            <w:b/>
            <w:color w:val="FF0000"/>
            <w:rPrChange w:id="2575" w:author="Happy" w:date="2018-08-20T22:19:00Z">
              <w:rPr>
                <w:rFonts w:hint="eastAsia"/>
              </w:rPr>
            </w:rPrChange>
          </w:rPr>
          <w:t>版本更新边界：</w:t>
        </w:r>
      </w:ins>
      <w:ins w:id="2576" w:author="Happy" w:date="2018-08-20T22:20:00Z">
        <w:r>
          <w:rPr>
            <w:rFonts w:hint="eastAsia"/>
            <w:b/>
            <w:color w:val="FF0000"/>
          </w:rPr>
          <w:t>此需求上线后，次周开营及次周之后开营的减脂营用户，展示本版</w:t>
        </w:r>
      </w:ins>
      <w:ins w:id="2577" w:author="Happy" w:date="2018-08-20T22:21:00Z">
        <w:r>
          <w:rPr>
            <w:rFonts w:hint="eastAsia"/>
            <w:b/>
            <w:color w:val="FF0000"/>
          </w:rPr>
          <w:t>首页。此外其他所有用户，保持版本更新前的界面及流程。</w:t>
        </w:r>
      </w:ins>
    </w:p>
    <w:p w14:paraId="1CC0BD2F" w14:textId="76AF50F2" w:rsidR="00727D10" w:rsidDel="00E43FC6" w:rsidRDefault="00600B9A">
      <w:pPr>
        <w:pStyle w:val="af3"/>
        <w:numPr>
          <w:ilvl w:val="0"/>
          <w:numId w:val="3"/>
        </w:numPr>
        <w:spacing w:line="360" w:lineRule="auto"/>
        <w:ind w:firstLineChars="0"/>
        <w:rPr>
          <w:del w:id="2578" w:author="Happy" w:date="2018-08-20T21:59:00Z"/>
        </w:rPr>
      </w:pPr>
      <w:del w:id="2579" w:author="Happy" w:date="2018-08-20T21:59:00Z">
        <w:r w:rsidDel="00E43FC6">
          <w:rPr>
            <w:noProof/>
          </w:rPr>
          <w:drawing>
            <wp:inline distT="0" distB="0" distL="0" distR="0" wp14:anchorId="09CC6D0A" wp14:editId="027FD16F">
              <wp:extent cx="267335" cy="267335"/>
              <wp:effectExtent l="19050" t="0" r="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267335" cy="267335"/>
                      </a:xfrm>
                      <a:prstGeom prst="rect">
                        <a:avLst/>
                      </a:prstGeom>
                      <a:noFill/>
                      <a:ln w="9525">
                        <a:noFill/>
                        <a:miter lim="800000"/>
                        <a:headEnd/>
                        <a:tailEnd/>
                      </a:ln>
                    </pic:spPr>
                  </pic:pic>
                </a:graphicData>
              </a:graphic>
            </wp:inline>
          </w:drawing>
        </w:r>
        <w:r w:rsidR="003C76A1" w:rsidDel="00E43FC6">
          <w:rPr>
            <w:rFonts w:hint="eastAsia"/>
          </w:rPr>
          <w:delText>：点击后出现下拉框，有估清、交接班、抽大钞、开钱箱。</w:delText>
        </w:r>
      </w:del>
    </w:p>
    <w:p w14:paraId="29268466" w14:textId="4E8CD5CD" w:rsidR="00727D10" w:rsidDel="00E43FC6" w:rsidRDefault="00EF2892">
      <w:pPr>
        <w:pStyle w:val="af3"/>
        <w:spacing w:line="360" w:lineRule="auto"/>
        <w:ind w:firstLineChars="0" w:firstLine="0"/>
        <w:rPr>
          <w:del w:id="2580" w:author="Happy" w:date="2018-08-20T21:59:00Z"/>
        </w:rPr>
      </w:pPr>
      <w:del w:id="2581" w:author="Happy" w:date="2018-08-20T21:59:00Z">
        <w:r w:rsidDel="00E43FC6">
          <w:fldChar w:fldCharType="begin"/>
        </w:r>
        <w:r w:rsidR="003C76A1" w:rsidDel="00E43FC6">
          <w:rPr>
            <w:rFonts w:hint="eastAsia"/>
          </w:rPr>
          <w:delInstrText>eq \o\ac(</w:delInstrText>
        </w:r>
        <w:r w:rsidR="003C76A1" w:rsidRPr="003C76A1" w:rsidDel="00E43FC6">
          <w:rPr>
            <w:rFonts w:ascii="宋体" w:hint="eastAsia"/>
            <w:position w:val="-4"/>
            <w:sz w:val="31"/>
          </w:rPr>
          <w:delInstrText>○</w:delInstrText>
        </w:r>
        <w:r w:rsidR="003C76A1" w:rsidDel="00E43FC6">
          <w:rPr>
            <w:rFonts w:hint="eastAsia"/>
          </w:rPr>
          <w:delInstrText>,3)</w:delInstrText>
        </w:r>
        <w:r w:rsidDel="00E43FC6">
          <w:fldChar w:fldCharType="end"/>
        </w:r>
        <w:r w:rsidR="003C76A1" w:rsidDel="00E43FC6">
          <w:delText>区域切换</w:delText>
        </w:r>
      </w:del>
    </w:p>
    <w:p w14:paraId="45B20C1B" w14:textId="6B08187E" w:rsidR="00727D10" w:rsidDel="00E43FC6" w:rsidRDefault="00341092">
      <w:pPr>
        <w:pStyle w:val="af3"/>
        <w:numPr>
          <w:ilvl w:val="0"/>
          <w:numId w:val="3"/>
        </w:numPr>
        <w:spacing w:line="360" w:lineRule="auto"/>
        <w:ind w:firstLineChars="0"/>
        <w:rPr>
          <w:del w:id="2582" w:author="Happy" w:date="2018-08-20T21:59:00Z"/>
        </w:rPr>
      </w:pPr>
      <w:del w:id="2583" w:author="Happy" w:date="2018-08-20T21:59:00Z">
        <w:r w:rsidDel="00E43FC6">
          <w:rPr>
            <w:rFonts w:hint="eastAsia"/>
          </w:rPr>
          <w:delText>显示所有的区域，可以进行切换</w:delText>
        </w:r>
        <w:r w:rsidR="00A57A8D" w:rsidDel="00E43FC6">
          <w:rPr>
            <w:rFonts w:hint="eastAsia"/>
          </w:rPr>
          <w:delText>，切换区域后，可以显示不同区域下的桌台（桌台信息）</w:delText>
        </w:r>
        <w:r w:rsidDel="00E43FC6">
          <w:rPr>
            <w:rFonts w:hint="eastAsia"/>
          </w:rPr>
          <w:delText>。</w:delText>
        </w:r>
      </w:del>
    </w:p>
    <w:p w14:paraId="5A87337C" w14:textId="051667AC" w:rsidR="00727D10" w:rsidDel="00E43FC6" w:rsidRDefault="00EF2892">
      <w:pPr>
        <w:pStyle w:val="af3"/>
        <w:spacing w:line="360" w:lineRule="auto"/>
        <w:ind w:firstLineChars="0" w:firstLine="0"/>
        <w:rPr>
          <w:del w:id="2584" w:author="Happy" w:date="2018-08-20T21:59:00Z"/>
        </w:rPr>
      </w:pPr>
      <w:del w:id="2585" w:author="Happy" w:date="2018-08-20T21:59:00Z">
        <w:r w:rsidDel="00E43FC6">
          <w:fldChar w:fldCharType="begin"/>
        </w:r>
        <w:r w:rsidR="00341092" w:rsidDel="00E43FC6">
          <w:rPr>
            <w:rFonts w:hint="eastAsia"/>
          </w:rPr>
          <w:delInstrText>eq \o\ac(</w:delInstrText>
        </w:r>
        <w:r w:rsidR="00341092" w:rsidRPr="00341092" w:rsidDel="00E43FC6">
          <w:rPr>
            <w:rFonts w:ascii="宋体" w:hint="eastAsia"/>
            <w:position w:val="-4"/>
            <w:sz w:val="31"/>
          </w:rPr>
          <w:delInstrText>○</w:delInstrText>
        </w:r>
        <w:r w:rsidR="00341092" w:rsidDel="00E43FC6">
          <w:rPr>
            <w:rFonts w:hint="eastAsia"/>
          </w:rPr>
          <w:delInstrText>,4)</w:delInstrText>
        </w:r>
        <w:r w:rsidDel="00E43FC6">
          <w:fldChar w:fldCharType="end"/>
        </w:r>
        <w:r w:rsidR="00341092" w:rsidDel="00E43FC6">
          <w:delText>桌台区</w:delText>
        </w:r>
      </w:del>
    </w:p>
    <w:p w14:paraId="0FCF076C" w14:textId="308C8442" w:rsidR="00727D10" w:rsidDel="00E43FC6" w:rsidRDefault="00341092">
      <w:pPr>
        <w:pStyle w:val="af3"/>
        <w:numPr>
          <w:ilvl w:val="0"/>
          <w:numId w:val="3"/>
        </w:numPr>
        <w:spacing w:line="360" w:lineRule="auto"/>
        <w:ind w:firstLineChars="0"/>
        <w:rPr>
          <w:del w:id="2586" w:author="Happy" w:date="2018-08-20T21:59:00Z"/>
        </w:rPr>
      </w:pPr>
      <w:del w:id="2587" w:author="Happy" w:date="2018-08-20T21:59:00Z">
        <w:r w:rsidDel="00E43FC6">
          <w:rPr>
            <w:rFonts w:hint="eastAsia"/>
          </w:rPr>
          <w:delText>显示所有</w:delText>
        </w:r>
        <w:r w:rsidR="004570D1" w:rsidDel="00E43FC6">
          <w:rPr>
            <w:rFonts w:hint="eastAsia"/>
          </w:rPr>
          <w:delText>状态下的桌台，包括</w:delText>
        </w:r>
        <w:r w:rsidR="003E2DD9" w:rsidDel="00E43FC6">
          <w:rPr>
            <w:rFonts w:hint="eastAsia"/>
          </w:rPr>
          <w:delText>“</w:delText>
        </w:r>
        <w:r w:rsidR="004570D1" w:rsidDel="00E43FC6">
          <w:rPr>
            <w:rFonts w:hint="eastAsia"/>
          </w:rPr>
          <w:delText>已开桌</w:delText>
        </w:r>
        <w:r w:rsidR="003E2DD9" w:rsidDel="00E43FC6">
          <w:rPr>
            <w:rFonts w:hint="eastAsia"/>
          </w:rPr>
          <w:delText>”</w:delText>
        </w:r>
        <w:r w:rsidR="004570D1" w:rsidDel="00E43FC6">
          <w:rPr>
            <w:rFonts w:hint="eastAsia"/>
          </w:rPr>
          <w:delText>和</w:delText>
        </w:r>
        <w:r w:rsidR="003E2DD9" w:rsidDel="00E43FC6">
          <w:rPr>
            <w:rFonts w:hint="eastAsia"/>
          </w:rPr>
          <w:delText>“</w:delText>
        </w:r>
        <w:r w:rsidR="004570D1" w:rsidDel="00E43FC6">
          <w:rPr>
            <w:rFonts w:hint="eastAsia"/>
          </w:rPr>
          <w:delText>空闲</w:delText>
        </w:r>
        <w:r w:rsidR="003E2DD9" w:rsidDel="00E43FC6">
          <w:rPr>
            <w:rFonts w:hint="eastAsia"/>
          </w:rPr>
          <w:delText>”</w:delText>
        </w:r>
        <w:r w:rsidR="004570D1" w:rsidDel="00E43FC6">
          <w:rPr>
            <w:rFonts w:hint="eastAsia"/>
          </w:rPr>
          <w:delText>。</w:delText>
        </w:r>
        <w:r w:rsidR="00454717" w:rsidDel="00E43FC6">
          <w:rPr>
            <w:rFonts w:hint="eastAsia"/>
          </w:rPr>
          <w:delText>其中已开桌包含已开桌</w:delText>
        </w:r>
        <w:r w:rsidR="005E5941" w:rsidDel="00E43FC6">
          <w:rPr>
            <w:rFonts w:hint="eastAsia"/>
          </w:rPr>
          <w:delText>待确认</w:delText>
        </w:r>
        <w:r w:rsidR="00454717" w:rsidDel="00E43FC6">
          <w:rPr>
            <w:rFonts w:hint="eastAsia"/>
          </w:rPr>
          <w:delText>、已开桌就餐中、已开桌已预结</w:delText>
        </w:r>
        <w:r w:rsidR="005E5941" w:rsidDel="00E43FC6">
          <w:rPr>
            <w:rFonts w:hint="eastAsia"/>
          </w:rPr>
          <w:delText>、已开桌已买单</w:delText>
        </w:r>
        <w:r w:rsidR="00F132E4" w:rsidDel="00E43FC6">
          <w:rPr>
            <w:rFonts w:hint="eastAsia"/>
          </w:rPr>
          <w:delText>四种桌台状态</w:delText>
        </w:r>
        <w:r w:rsidR="00454717" w:rsidDel="00E43FC6">
          <w:rPr>
            <w:rFonts w:hint="eastAsia"/>
          </w:rPr>
          <w:delText>。</w:delText>
        </w:r>
      </w:del>
    </w:p>
    <w:p w14:paraId="145C78E1" w14:textId="421809CA" w:rsidR="00727D10" w:rsidDel="00E43FC6" w:rsidRDefault="00EF2892">
      <w:pPr>
        <w:pStyle w:val="af3"/>
        <w:spacing w:line="360" w:lineRule="auto"/>
        <w:ind w:firstLineChars="0" w:firstLine="0"/>
        <w:rPr>
          <w:del w:id="2588" w:author="Happy" w:date="2018-08-20T21:59:00Z"/>
        </w:rPr>
      </w:pPr>
      <w:del w:id="2589" w:author="Happy" w:date="2018-08-20T21:59:00Z">
        <w:r w:rsidDel="00E43FC6">
          <w:fldChar w:fldCharType="begin"/>
        </w:r>
        <w:r w:rsidR="005241CD" w:rsidDel="00E43FC6">
          <w:rPr>
            <w:rFonts w:hint="eastAsia"/>
          </w:rPr>
          <w:delInstrText>eq \o\ac(</w:delInstrText>
        </w:r>
        <w:r w:rsidR="005241CD" w:rsidRPr="005241CD" w:rsidDel="00E43FC6">
          <w:rPr>
            <w:rFonts w:ascii="宋体" w:hint="eastAsia"/>
            <w:position w:val="-4"/>
            <w:sz w:val="31"/>
          </w:rPr>
          <w:delInstrText>○</w:delInstrText>
        </w:r>
        <w:r w:rsidR="005241CD" w:rsidDel="00E43FC6">
          <w:rPr>
            <w:rFonts w:hint="eastAsia"/>
          </w:rPr>
          <w:delInstrText>,5)</w:delInstrText>
        </w:r>
        <w:r w:rsidDel="00E43FC6">
          <w:fldChar w:fldCharType="end"/>
        </w:r>
        <w:r w:rsidR="005241CD" w:rsidDel="00E43FC6">
          <w:delText>桌台图例</w:delText>
        </w:r>
      </w:del>
    </w:p>
    <w:p w14:paraId="3A95FD85" w14:textId="3C170248" w:rsidR="00727D10" w:rsidDel="00E43FC6" w:rsidRDefault="005241CD">
      <w:pPr>
        <w:pStyle w:val="af3"/>
        <w:numPr>
          <w:ilvl w:val="0"/>
          <w:numId w:val="3"/>
        </w:numPr>
        <w:spacing w:line="360" w:lineRule="auto"/>
        <w:ind w:firstLineChars="0"/>
        <w:rPr>
          <w:del w:id="2590" w:author="Happy" w:date="2018-08-20T21:59:00Z"/>
        </w:rPr>
      </w:pPr>
      <w:del w:id="2591" w:author="Happy" w:date="2018-08-20T21:59:00Z">
        <w:r w:rsidDel="00E43FC6">
          <w:rPr>
            <w:rFonts w:hint="eastAsia"/>
          </w:rPr>
          <w:delText>桌台图例包含空闲和已开桌，同时会显示空闲状态下的桌台数量和已开桌状态下的数量。</w:delText>
        </w:r>
      </w:del>
    </w:p>
    <w:p w14:paraId="272BB07C" w14:textId="35F4BC3C" w:rsidR="005C3A57" w:rsidDel="00E43FC6" w:rsidRDefault="00EF2892">
      <w:pPr>
        <w:pStyle w:val="af3"/>
        <w:spacing w:line="360" w:lineRule="auto"/>
        <w:ind w:firstLineChars="0" w:firstLine="0"/>
        <w:rPr>
          <w:del w:id="2592" w:author="Happy" w:date="2018-08-20T21:59:00Z"/>
        </w:rPr>
      </w:pPr>
      <w:del w:id="2593" w:author="Happy" w:date="2018-08-20T21:59:00Z">
        <w:r w:rsidDel="00E43FC6">
          <w:fldChar w:fldCharType="begin"/>
        </w:r>
        <w:r w:rsidR="000F59EE" w:rsidDel="00E43FC6">
          <w:rPr>
            <w:rFonts w:hint="eastAsia"/>
          </w:rPr>
          <w:delInstrText>eq \o\ac(</w:delInstrText>
        </w:r>
        <w:r w:rsidR="000F59EE" w:rsidRPr="000F59EE" w:rsidDel="00E43FC6">
          <w:rPr>
            <w:rFonts w:ascii="宋体" w:hint="eastAsia"/>
            <w:position w:val="-4"/>
            <w:sz w:val="31"/>
          </w:rPr>
          <w:delInstrText>○</w:delInstrText>
        </w:r>
        <w:r w:rsidR="000F59EE" w:rsidDel="00E43FC6">
          <w:rPr>
            <w:rFonts w:hint="eastAsia"/>
          </w:rPr>
          <w:delInstrText>,6)</w:delInstrText>
        </w:r>
        <w:r w:rsidDel="00E43FC6">
          <w:fldChar w:fldCharType="end"/>
        </w:r>
        <w:r w:rsidR="000F59EE" w:rsidDel="00E43FC6">
          <w:delText>功能区</w:delText>
        </w:r>
      </w:del>
    </w:p>
    <w:p w14:paraId="521E3E5E" w14:textId="5C5D654F" w:rsidR="005C3A57" w:rsidDel="00E43FC6" w:rsidRDefault="000F59EE">
      <w:pPr>
        <w:pStyle w:val="af3"/>
        <w:numPr>
          <w:ilvl w:val="0"/>
          <w:numId w:val="3"/>
        </w:numPr>
        <w:spacing w:line="360" w:lineRule="auto"/>
        <w:ind w:firstLineChars="0"/>
        <w:rPr>
          <w:del w:id="2594" w:author="Happy" w:date="2018-08-20T21:59:00Z"/>
        </w:rPr>
      </w:pPr>
      <w:del w:id="2595" w:author="Happy" w:date="2018-08-20T21:59:00Z">
        <w:r w:rsidDel="00E43FC6">
          <w:delText>包含并桌</w:delText>
        </w:r>
        <w:r w:rsidDel="00E43FC6">
          <w:rPr>
            <w:rFonts w:hint="eastAsia"/>
          </w:rPr>
          <w:delText>、</w:delText>
        </w:r>
        <w:r w:rsidDel="00E43FC6">
          <w:delText>换桌</w:delText>
        </w:r>
        <w:r w:rsidDel="00E43FC6">
          <w:rPr>
            <w:rFonts w:hint="eastAsia"/>
          </w:rPr>
          <w:delText>、</w:delText>
        </w:r>
        <w:r w:rsidDel="00E43FC6">
          <w:delText>清台</w:delText>
        </w:r>
        <w:r w:rsidDel="00E43FC6">
          <w:rPr>
            <w:rFonts w:hint="eastAsia"/>
          </w:rPr>
          <w:delText>、</w:delText>
        </w:r>
        <w:r w:rsidDel="00E43FC6">
          <w:delText>查单</w:delText>
        </w:r>
        <w:r w:rsidDel="00E43FC6">
          <w:rPr>
            <w:rFonts w:hint="eastAsia"/>
          </w:rPr>
          <w:delText>。</w:delText>
        </w:r>
      </w:del>
    </w:p>
    <w:p w14:paraId="6D4B7443" w14:textId="77777777" w:rsidR="005C3A57" w:rsidRDefault="00A129FF" w:rsidP="00416A63">
      <w:pPr>
        <w:pStyle w:val="4"/>
        <w:spacing w:line="360" w:lineRule="auto"/>
      </w:pPr>
      <w:bookmarkStart w:id="2596" w:name="_Toc522553772"/>
      <w:r w:rsidRPr="00FF24E9">
        <w:t>出入口</w:t>
      </w:r>
      <w:bookmarkEnd w:id="2596"/>
    </w:p>
    <w:p w14:paraId="02B81F90" w14:textId="535EB5F4" w:rsidR="005C3A57" w:rsidRDefault="00A95903">
      <w:pPr>
        <w:pStyle w:val="af3"/>
        <w:numPr>
          <w:ilvl w:val="0"/>
          <w:numId w:val="4"/>
        </w:numPr>
        <w:spacing w:line="360" w:lineRule="auto"/>
        <w:ind w:firstLineChars="0"/>
      </w:pPr>
      <w:r>
        <w:t>入口</w:t>
      </w:r>
      <w:r>
        <w:rPr>
          <w:rFonts w:hint="eastAsia"/>
        </w:rPr>
        <w:t>：</w:t>
      </w:r>
      <w:ins w:id="2597" w:author="Happy" w:date="2018-08-20T22:00:00Z">
        <w:r w:rsidR="00E43FC6">
          <w:rPr>
            <w:rFonts w:hint="eastAsia"/>
          </w:rPr>
          <w:t>小程序</w:t>
        </w:r>
      </w:ins>
      <w:del w:id="2598" w:author="Happy" w:date="2018-08-20T21:59:00Z">
        <w:r w:rsidR="000D7E86" w:rsidDel="00E43FC6">
          <w:rPr>
            <w:rFonts w:hint="eastAsia"/>
          </w:rPr>
          <w:delText>BP</w:delText>
        </w:r>
      </w:del>
      <w:ins w:id="2599" w:author="Happy" w:date="2018-08-20T22:00:00Z">
        <w:r w:rsidR="00E43FC6">
          <w:rPr>
            <w:rFonts w:hint="eastAsia"/>
          </w:rPr>
          <w:t>个人中心，点击“荣耀之路”；</w:t>
        </w:r>
      </w:ins>
      <w:del w:id="2600" w:author="Happy" w:date="2018-08-20T22:00:00Z">
        <w:r w:rsidR="000D7E86" w:rsidDel="00E43FC6">
          <w:rPr>
            <w:rFonts w:hint="eastAsia"/>
          </w:rPr>
          <w:delText>主页，点击</w:delText>
        </w:r>
        <w:r w:rsidR="000D7E86" w:rsidDel="00E43FC6">
          <w:rPr>
            <w:rFonts w:hint="eastAsia"/>
          </w:rPr>
          <w:delText>BP-</w:delText>
        </w:r>
        <w:r w:rsidR="000D7E86" w:rsidDel="00E43FC6">
          <w:rPr>
            <w:rFonts w:hint="eastAsia"/>
          </w:rPr>
          <w:delText>堂食模块</w:delText>
        </w:r>
      </w:del>
    </w:p>
    <w:p w14:paraId="6C9F761B" w14:textId="37EFF12C" w:rsidR="005C3A57" w:rsidDel="0007612D" w:rsidRDefault="000D7E86">
      <w:pPr>
        <w:pStyle w:val="af3"/>
        <w:numPr>
          <w:ilvl w:val="0"/>
          <w:numId w:val="4"/>
        </w:numPr>
        <w:spacing w:line="360" w:lineRule="auto"/>
        <w:ind w:firstLineChars="0"/>
        <w:rPr>
          <w:del w:id="2601" w:author="Happy" w:date="2018-08-20T22:12:00Z"/>
        </w:rPr>
      </w:pPr>
      <w:r>
        <w:rPr>
          <w:rFonts w:hint="eastAsia"/>
        </w:rPr>
        <w:t>出口：</w:t>
      </w:r>
      <w:ins w:id="2602" w:author="Happy" w:date="2018-08-20T22:00:00Z">
        <w:r w:rsidR="00E43FC6">
          <w:rPr>
            <w:rFonts w:hint="eastAsia"/>
          </w:rPr>
          <w:t>积分规则</w:t>
        </w:r>
      </w:ins>
      <w:del w:id="2603" w:author="Happy" w:date="2018-08-20T22:00:00Z">
        <w:r w:rsidDel="00E43FC6">
          <w:rPr>
            <w:rFonts w:hint="eastAsia"/>
          </w:rPr>
          <w:delText>订单详情页面、扫码页面、开钱箱页面、抽大钞页面、交接班页面、估清页面、并桌页面、换桌页面、清台页面、查单页面</w:delText>
        </w:r>
      </w:del>
      <w:r>
        <w:rPr>
          <w:rFonts w:hint="eastAsia"/>
        </w:rPr>
        <w:t>。</w:t>
      </w:r>
    </w:p>
    <w:p w14:paraId="3C82DCC0" w14:textId="68B366CA" w:rsidR="005C3A57" w:rsidDel="003F22E4" w:rsidRDefault="00A129FF">
      <w:pPr>
        <w:pStyle w:val="af3"/>
        <w:numPr>
          <w:ilvl w:val="0"/>
          <w:numId w:val="4"/>
        </w:numPr>
        <w:spacing w:line="360" w:lineRule="auto"/>
        <w:ind w:firstLineChars="0"/>
        <w:rPr>
          <w:del w:id="2604" w:author="Happy" w:date="2018-08-20T19:04:00Z"/>
        </w:rPr>
        <w:pPrChange w:id="2605" w:author="Happy" w:date="2018-08-20T22:12:00Z">
          <w:pPr>
            <w:pStyle w:val="4"/>
            <w:spacing w:line="360" w:lineRule="auto"/>
          </w:pPr>
        </w:pPrChange>
      </w:pPr>
      <w:bookmarkStart w:id="2606" w:name="_Toc522553773"/>
      <w:del w:id="2607" w:author="Happy" w:date="2018-08-20T19:04:00Z">
        <w:r w:rsidRPr="00FF24E9" w:rsidDel="003F22E4">
          <w:delText>数据来源</w:delText>
        </w:r>
        <w:bookmarkEnd w:id="2606"/>
      </w:del>
    </w:p>
    <w:p w14:paraId="035B94BC" w14:textId="25374AB4" w:rsidR="005C3A57" w:rsidDel="003F22E4" w:rsidRDefault="00CC11AB">
      <w:pPr>
        <w:pStyle w:val="af3"/>
        <w:numPr>
          <w:ilvl w:val="0"/>
          <w:numId w:val="4"/>
        </w:numPr>
        <w:spacing w:line="360" w:lineRule="auto"/>
        <w:ind w:firstLineChars="0"/>
        <w:rPr>
          <w:del w:id="2608" w:author="Happy" w:date="2018-08-20T19:04:00Z"/>
        </w:rPr>
        <w:pPrChange w:id="2609" w:author="Happy" w:date="2018-08-20T22:12:00Z">
          <w:pPr>
            <w:pStyle w:val="af3"/>
            <w:numPr>
              <w:numId w:val="5"/>
            </w:numPr>
            <w:spacing w:line="360" w:lineRule="auto"/>
            <w:ind w:left="420" w:firstLineChars="0" w:hanging="420"/>
          </w:pPr>
        </w:pPrChange>
      </w:pPr>
      <w:del w:id="2610" w:author="Happy" w:date="2018-08-20T19:04:00Z">
        <w:r w:rsidDel="003F22E4">
          <w:rPr>
            <w:rFonts w:hint="eastAsia"/>
          </w:rPr>
          <w:delText>区域字段：后台提供区域名称。</w:delText>
        </w:r>
      </w:del>
    </w:p>
    <w:p w14:paraId="6B65A1BF" w14:textId="100BC901" w:rsidR="005C3A57" w:rsidDel="003F22E4" w:rsidRDefault="001B7DC2">
      <w:pPr>
        <w:pStyle w:val="af3"/>
        <w:numPr>
          <w:ilvl w:val="0"/>
          <w:numId w:val="4"/>
        </w:numPr>
        <w:spacing w:line="360" w:lineRule="auto"/>
        <w:ind w:firstLineChars="0"/>
        <w:rPr>
          <w:del w:id="2611" w:author="Happy" w:date="2018-08-20T19:04:00Z"/>
        </w:rPr>
        <w:pPrChange w:id="2612" w:author="Happy" w:date="2018-08-20T22:12:00Z">
          <w:pPr>
            <w:pStyle w:val="af3"/>
            <w:numPr>
              <w:numId w:val="5"/>
            </w:numPr>
            <w:spacing w:line="360" w:lineRule="auto"/>
            <w:ind w:left="420" w:firstLineChars="0" w:hanging="420"/>
          </w:pPr>
        </w:pPrChange>
      </w:pPr>
      <w:del w:id="2613" w:author="Happy" w:date="2018-08-20T19:04:00Z">
        <w:r w:rsidDel="003F22E4">
          <w:rPr>
            <w:rFonts w:hint="eastAsia"/>
          </w:rPr>
          <w:delText>桌台状态数据</w:delText>
        </w:r>
        <w:r w:rsidR="005C07DB" w:rsidDel="003F22E4">
          <w:rPr>
            <w:rFonts w:hint="eastAsia"/>
          </w:rPr>
          <w:delText>：读取服务器端的桌台状态</w:delText>
        </w:r>
      </w:del>
    </w:p>
    <w:p w14:paraId="34FB1818" w14:textId="1CF575C9" w:rsidR="005C3A57" w:rsidDel="003F22E4" w:rsidRDefault="005941D3">
      <w:pPr>
        <w:pStyle w:val="af3"/>
        <w:numPr>
          <w:ilvl w:val="0"/>
          <w:numId w:val="4"/>
        </w:numPr>
        <w:spacing w:line="360" w:lineRule="auto"/>
        <w:ind w:firstLineChars="0"/>
        <w:rPr>
          <w:del w:id="2614" w:author="Happy" w:date="2018-08-20T19:04:00Z"/>
        </w:rPr>
        <w:pPrChange w:id="2615" w:author="Happy" w:date="2018-08-20T22:12:00Z">
          <w:pPr>
            <w:pStyle w:val="af3"/>
            <w:numPr>
              <w:numId w:val="5"/>
            </w:numPr>
            <w:spacing w:line="360" w:lineRule="auto"/>
            <w:ind w:left="420" w:firstLineChars="0" w:hanging="420"/>
          </w:pPr>
        </w:pPrChange>
      </w:pPr>
      <w:del w:id="2616" w:author="Happy" w:date="2018-08-20T19:04:00Z">
        <w:r w:rsidDel="003F22E4">
          <w:rPr>
            <w:rFonts w:hint="eastAsia"/>
          </w:rPr>
          <w:delText>订单状态数据：读取服务器端的订单状态</w:delText>
        </w:r>
      </w:del>
    </w:p>
    <w:p w14:paraId="1FD8265D" w14:textId="3D079396" w:rsidR="005C3A57" w:rsidDel="003F22E4" w:rsidRDefault="00A129FF">
      <w:pPr>
        <w:pStyle w:val="af3"/>
        <w:numPr>
          <w:ilvl w:val="0"/>
          <w:numId w:val="4"/>
        </w:numPr>
        <w:spacing w:line="360" w:lineRule="auto"/>
        <w:ind w:firstLineChars="0"/>
        <w:rPr>
          <w:del w:id="2617" w:author="Happy" w:date="2018-08-20T19:04:00Z"/>
        </w:rPr>
        <w:pPrChange w:id="2618" w:author="Happy" w:date="2018-08-20T22:12:00Z">
          <w:pPr>
            <w:pStyle w:val="4"/>
            <w:spacing w:line="360" w:lineRule="auto"/>
          </w:pPr>
        </w:pPrChange>
      </w:pPr>
      <w:bookmarkStart w:id="2619" w:name="_Toc522553774"/>
      <w:del w:id="2620" w:author="Happy" w:date="2018-08-20T19:04:00Z">
        <w:r w:rsidRPr="00FF24E9" w:rsidDel="003F22E4">
          <w:rPr>
            <w:rFonts w:hint="eastAsia"/>
          </w:rPr>
          <w:delText>输入项</w:delText>
        </w:r>
        <w:bookmarkEnd w:id="2619"/>
      </w:del>
    </w:p>
    <w:p w14:paraId="407A48EF" w14:textId="77777777" w:rsidR="0007612D" w:rsidRDefault="0007612D">
      <w:pPr>
        <w:pStyle w:val="af3"/>
        <w:numPr>
          <w:ilvl w:val="0"/>
          <w:numId w:val="4"/>
        </w:numPr>
        <w:spacing w:line="360" w:lineRule="auto"/>
        <w:ind w:firstLineChars="0"/>
        <w:rPr>
          <w:ins w:id="2621" w:author="Happy" w:date="2018-08-20T22:12:00Z"/>
        </w:rPr>
        <w:pPrChange w:id="2622" w:author="Happy" w:date="2018-08-20T22:12:00Z">
          <w:pPr>
            <w:pStyle w:val="4"/>
            <w:spacing w:line="360" w:lineRule="auto"/>
          </w:pPr>
        </w:pPrChange>
      </w:pPr>
    </w:p>
    <w:p w14:paraId="54D5CE72" w14:textId="11297C52" w:rsidR="0007612D" w:rsidRDefault="0007612D" w:rsidP="0007612D">
      <w:pPr>
        <w:pStyle w:val="4"/>
        <w:spacing w:line="360" w:lineRule="auto"/>
        <w:rPr>
          <w:ins w:id="2623" w:author="Happy" w:date="2018-08-20T22:13:00Z"/>
        </w:rPr>
      </w:pPr>
      <w:ins w:id="2624" w:author="Happy" w:date="2018-08-20T22:13:00Z">
        <w:r>
          <w:rPr>
            <w:rFonts w:hint="eastAsia"/>
          </w:rPr>
          <w:lastRenderedPageBreak/>
          <w:t>数据来源</w:t>
        </w:r>
      </w:ins>
    </w:p>
    <w:p w14:paraId="58FA6D96" w14:textId="25796DB0" w:rsidR="0007612D" w:rsidRDefault="008D5B4B">
      <w:pPr>
        <w:pStyle w:val="af3"/>
        <w:numPr>
          <w:ilvl w:val="0"/>
          <w:numId w:val="4"/>
        </w:numPr>
        <w:spacing w:line="360" w:lineRule="auto"/>
        <w:ind w:firstLineChars="0"/>
        <w:rPr>
          <w:ins w:id="2625" w:author="Happy" w:date="2018-08-20T22:13:00Z"/>
        </w:rPr>
        <w:pPrChange w:id="2626" w:author="Happy" w:date="2018-08-20T22:12:00Z">
          <w:pPr>
            <w:pStyle w:val="4"/>
            <w:spacing w:line="360" w:lineRule="auto"/>
          </w:pPr>
        </w:pPrChange>
      </w:pPr>
      <w:del w:id="2627" w:author="Happy" w:date="2018-08-20T19:04:00Z">
        <w:r w:rsidDel="003F22E4">
          <w:rPr>
            <w:rFonts w:hint="eastAsia"/>
          </w:rPr>
          <w:delText>无</w:delText>
        </w:r>
      </w:del>
      <w:ins w:id="2628" w:author="Happy" w:date="2018-08-20T22:13:00Z">
        <w:r w:rsidR="0007612D">
          <w:rPr>
            <w:rFonts w:hint="eastAsia"/>
          </w:rPr>
          <w:t>头像及昵称：服务端存储的用户授权信息中取到的微信用户信息；</w:t>
        </w:r>
      </w:ins>
    </w:p>
    <w:p w14:paraId="3E71C25E" w14:textId="3C9866EA" w:rsidR="0007612D" w:rsidRDefault="0007612D">
      <w:pPr>
        <w:pStyle w:val="af3"/>
        <w:numPr>
          <w:ilvl w:val="0"/>
          <w:numId w:val="4"/>
        </w:numPr>
        <w:spacing w:line="360" w:lineRule="auto"/>
        <w:ind w:firstLineChars="0"/>
        <w:rPr>
          <w:ins w:id="2629" w:author="Happy" w:date="2018-08-20T22:15:00Z"/>
        </w:rPr>
        <w:pPrChange w:id="2630" w:author="Happy" w:date="2018-08-20T22:12:00Z">
          <w:pPr>
            <w:pStyle w:val="4"/>
            <w:spacing w:line="360" w:lineRule="auto"/>
          </w:pPr>
        </w:pPrChange>
      </w:pPr>
      <w:ins w:id="2631" w:author="Happy" w:date="2018-08-20T22:13:00Z">
        <w:r>
          <w:rPr>
            <w:rFonts w:hint="eastAsia"/>
          </w:rPr>
          <w:t>积分：服务端</w:t>
        </w:r>
      </w:ins>
      <w:ins w:id="2632" w:author="Happy" w:date="2018-08-20T22:14:00Z">
        <w:r>
          <w:rPr>
            <w:rFonts w:hint="eastAsia"/>
          </w:rPr>
          <w:t>存储的用户</w:t>
        </w:r>
      </w:ins>
      <w:ins w:id="2633" w:author="Happy" w:date="2018-08-20T22:15:00Z">
        <w:r w:rsidR="00642CF7">
          <w:rPr>
            <w:rFonts w:hint="eastAsia"/>
          </w:rPr>
          <w:t>score</w:t>
        </w:r>
        <w:r w:rsidR="00642CF7">
          <w:rPr>
            <w:rFonts w:hint="eastAsia"/>
          </w:rPr>
          <w:t>值；</w:t>
        </w:r>
      </w:ins>
    </w:p>
    <w:p w14:paraId="3DB0F3FA" w14:textId="13E9BF28" w:rsidR="00642CF7" w:rsidRDefault="00642CF7">
      <w:pPr>
        <w:pStyle w:val="af3"/>
        <w:numPr>
          <w:ilvl w:val="0"/>
          <w:numId w:val="4"/>
        </w:numPr>
        <w:spacing w:line="360" w:lineRule="auto"/>
        <w:ind w:firstLineChars="0"/>
        <w:rPr>
          <w:ins w:id="2634" w:author="Happy" w:date="2018-08-20T22:15:00Z"/>
        </w:rPr>
        <w:pPrChange w:id="2635" w:author="Happy" w:date="2018-08-20T22:12:00Z">
          <w:pPr>
            <w:pStyle w:val="4"/>
            <w:spacing w:line="360" w:lineRule="auto"/>
          </w:pPr>
        </w:pPrChange>
      </w:pPr>
      <w:ins w:id="2636" w:author="Happy" w:date="2018-08-20T22:15:00Z">
        <w:r>
          <w:rPr>
            <w:rFonts w:hint="eastAsia"/>
          </w:rPr>
          <w:t>排序：前端根据积分和用户报名号进行排序；</w:t>
        </w:r>
      </w:ins>
    </w:p>
    <w:p w14:paraId="6FB35E08" w14:textId="6A865447" w:rsidR="00642CF7" w:rsidRDefault="00642CF7" w:rsidP="00642CF7">
      <w:pPr>
        <w:pStyle w:val="4"/>
        <w:spacing w:line="360" w:lineRule="auto"/>
        <w:rPr>
          <w:ins w:id="2637" w:author="Happy" w:date="2018-08-20T22:15:00Z"/>
        </w:rPr>
      </w:pPr>
      <w:ins w:id="2638" w:author="Happy" w:date="2018-08-20T22:15:00Z">
        <w:r>
          <w:rPr>
            <w:rFonts w:hint="eastAsia"/>
          </w:rPr>
          <w:t>输入项</w:t>
        </w:r>
      </w:ins>
    </w:p>
    <w:p w14:paraId="09572858" w14:textId="66A5AD7E" w:rsidR="00642CF7" w:rsidRDefault="00642CF7">
      <w:pPr>
        <w:pStyle w:val="af3"/>
        <w:numPr>
          <w:ilvl w:val="0"/>
          <w:numId w:val="4"/>
        </w:numPr>
        <w:spacing w:line="360" w:lineRule="auto"/>
        <w:ind w:firstLineChars="0"/>
        <w:rPr>
          <w:ins w:id="2639" w:author="Happy" w:date="2018-08-20T22:12:00Z"/>
        </w:rPr>
        <w:pPrChange w:id="2640" w:author="Happy" w:date="2018-08-20T22:12:00Z">
          <w:pPr>
            <w:pStyle w:val="4"/>
            <w:spacing w:line="360" w:lineRule="auto"/>
          </w:pPr>
        </w:pPrChange>
      </w:pPr>
      <w:ins w:id="2641" w:author="Happy" w:date="2018-08-20T22:15:00Z">
        <w:r>
          <w:rPr>
            <w:rFonts w:hint="eastAsia"/>
          </w:rPr>
          <w:t>无</w:t>
        </w:r>
      </w:ins>
    </w:p>
    <w:p w14:paraId="087493A4" w14:textId="072F6F4F" w:rsidR="0007612D" w:rsidRPr="00642CF7" w:rsidDel="00642CF7" w:rsidRDefault="0007612D">
      <w:pPr>
        <w:spacing w:line="360" w:lineRule="auto"/>
        <w:rPr>
          <w:del w:id="2642" w:author="Happy" w:date="2018-08-20T22:15:00Z"/>
        </w:rPr>
      </w:pPr>
    </w:p>
    <w:p w14:paraId="5A436046" w14:textId="77777777" w:rsidR="005C3A57" w:rsidRDefault="00A129FF" w:rsidP="00416A63">
      <w:pPr>
        <w:pStyle w:val="4"/>
        <w:spacing w:line="360" w:lineRule="auto"/>
      </w:pPr>
      <w:bookmarkStart w:id="2643" w:name="_Toc522553775"/>
      <w:r w:rsidRPr="00FF24E9">
        <w:rPr>
          <w:rFonts w:hint="eastAsia"/>
        </w:rPr>
        <w:t>操作规则</w:t>
      </w:r>
      <w:bookmarkEnd w:id="2643"/>
    </w:p>
    <w:p w14:paraId="1BA153F1" w14:textId="696D0E48" w:rsidR="00E43FC6" w:rsidRDefault="00E43FC6">
      <w:pPr>
        <w:pStyle w:val="af3"/>
        <w:numPr>
          <w:ilvl w:val="0"/>
          <w:numId w:val="6"/>
        </w:numPr>
        <w:spacing w:line="360" w:lineRule="auto"/>
        <w:ind w:firstLineChars="0"/>
        <w:rPr>
          <w:ins w:id="2644" w:author="Happy" w:date="2018-08-20T22:01:00Z"/>
        </w:rPr>
      </w:pPr>
      <w:ins w:id="2645" w:author="Happy" w:date="2018-08-20T22:00:00Z">
        <w:r>
          <w:rPr>
            <w:rFonts w:hint="eastAsia"/>
          </w:rPr>
          <w:t>滑动排行榜区域</w:t>
        </w:r>
      </w:ins>
      <w:ins w:id="2646" w:author="Happy" w:date="2018-08-20T22:01:00Z">
        <w:r>
          <w:rPr>
            <w:rFonts w:hint="eastAsia"/>
          </w:rPr>
          <w:t>，</w:t>
        </w:r>
      </w:ins>
      <w:ins w:id="2647" w:author="Happy" w:date="2018-08-20T22:00:00Z">
        <w:r>
          <w:rPr>
            <w:rFonts w:hint="eastAsia"/>
          </w:rPr>
          <w:t>展示所有用户的</w:t>
        </w:r>
      </w:ins>
      <w:ins w:id="2648" w:author="Happy" w:date="2018-08-20T22:01:00Z">
        <w:r>
          <w:rPr>
            <w:rFonts w:hint="eastAsia"/>
          </w:rPr>
          <w:t>排行；</w:t>
        </w:r>
      </w:ins>
    </w:p>
    <w:p w14:paraId="7AAD6B24" w14:textId="77777777" w:rsidR="00E43FC6" w:rsidRDefault="00E43FC6">
      <w:pPr>
        <w:pStyle w:val="af3"/>
        <w:numPr>
          <w:ilvl w:val="0"/>
          <w:numId w:val="6"/>
        </w:numPr>
        <w:spacing w:line="360" w:lineRule="auto"/>
        <w:ind w:firstLineChars="0"/>
        <w:rPr>
          <w:ins w:id="2649" w:author="Happy" w:date="2018-08-20T22:01:00Z"/>
        </w:rPr>
      </w:pPr>
      <w:ins w:id="2650" w:author="Happy" w:date="2018-08-20T22:01:00Z">
        <w:r>
          <w:rPr>
            <w:rFonts w:hint="eastAsia"/>
          </w:rPr>
          <w:t>点击积分规则，弹出积分规则浮窗；</w:t>
        </w:r>
      </w:ins>
    </w:p>
    <w:p w14:paraId="65D13D09" w14:textId="0A6827FA" w:rsidR="005C3A57" w:rsidDel="00E43FC6" w:rsidRDefault="00E43FC6">
      <w:pPr>
        <w:pStyle w:val="af3"/>
        <w:numPr>
          <w:ilvl w:val="0"/>
          <w:numId w:val="6"/>
        </w:numPr>
        <w:spacing w:line="360" w:lineRule="auto"/>
        <w:ind w:firstLineChars="0"/>
        <w:rPr>
          <w:del w:id="2651" w:author="Happy" w:date="2018-08-20T22:01:00Z"/>
        </w:rPr>
      </w:pPr>
      <w:ins w:id="2652" w:author="Happy" w:date="2018-08-20T22:01:00Z">
        <w:r>
          <w:rPr>
            <w:rFonts w:hint="eastAsia"/>
          </w:rPr>
          <w:t>点击左上角返回，跳转到个人中心。</w:t>
        </w:r>
      </w:ins>
      <w:del w:id="2653" w:author="Happy" w:date="2018-08-20T22:01:00Z">
        <w:r w:rsidR="001F5799" w:rsidDel="00E43FC6">
          <w:rPr>
            <w:rFonts w:hint="eastAsia"/>
          </w:rPr>
          <w:delText>点击不同的区域按钮可以看到相应区域下的桌台。点击已开桌</w:delText>
        </w:r>
        <w:r w:rsidR="005E5941" w:rsidDel="00E43FC6">
          <w:rPr>
            <w:rFonts w:hint="eastAsia"/>
          </w:rPr>
          <w:delText>已买单</w:delText>
        </w:r>
        <w:r w:rsidR="001F5799" w:rsidDel="00E43FC6">
          <w:rPr>
            <w:rFonts w:hint="eastAsia"/>
          </w:rPr>
          <w:delText>的桌台，会提示询问：</w:delText>
        </w:r>
        <w:r w:rsidR="00AA63A8" w:rsidDel="00E43FC6">
          <w:rPr>
            <w:rFonts w:hint="eastAsia"/>
          </w:rPr>
          <w:delText>【操作此</w:delText>
        </w:r>
        <w:r w:rsidR="00D934D9" w:rsidDel="00E43FC6">
          <w:rPr>
            <w:rFonts w:hint="eastAsia"/>
          </w:rPr>
          <w:delText>订单</w:delText>
        </w:r>
        <w:r w:rsidR="00AA63A8" w:rsidDel="00E43FC6">
          <w:rPr>
            <w:rFonts w:hint="eastAsia"/>
          </w:rPr>
          <w:delText>】</w:delText>
        </w:r>
        <w:r w:rsidR="001F5799" w:rsidDel="00E43FC6">
          <w:rPr>
            <w:rFonts w:hint="eastAsia"/>
          </w:rPr>
          <w:delText>还是</w:delText>
        </w:r>
        <w:r w:rsidR="002B1B7B" w:rsidDel="00E43FC6">
          <w:rPr>
            <w:rFonts w:hint="eastAsia"/>
          </w:rPr>
          <w:delText>【</w:delText>
        </w:r>
        <w:r w:rsidR="001F5799" w:rsidDel="00E43FC6">
          <w:rPr>
            <w:rFonts w:hint="eastAsia"/>
          </w:rPr>
          <w:delText>新开桌</w:delText>
        </w:r>
        <w:r w:rsidR="002B1B7B" w:rsidDel="00E43FC6">
          <w:rPr>
            <w:rFonts w:hint="eastAsia"/>
          </w:rPr>
          <w:delText>】</w:delText>
        </w:r>
        <w:r w:rsidR="008C0E12" w:rsidDel="00E43FC6">
          <w:rPr>
            <w:rFonts w:hint="eastAsia"/>
          </w:rPr>
          <w:delText>，选择</w:delText>
        </w:r>
        <w:r w:rsidR="00AA63A8" w:rsidDel="00E43FC6">
          <w:rPr>
            <w:rFonts w:hint="eastAsia"/>
          </w:rPr>
          <w:delText>【操作此订单】</w:delText>
        </w:r>
        <w:r w:rsidR="008C0E12" w:rsidDel="00E43FC6">
          <w:rPr>
            <w:rFonts w:hint="eastAsia"/>
          </w:rPr>
          <w:delText>，则跳转到</w:delText>
        </w:r>
        <w:r w:rsidR="00367FBB" w:rsidDel="00E43FC6">
          <w:rPr>
            <w:rFonts w:hint="eastAsia"/>
          </w:rPr>
          <w:delText>当前已买单的订单详情</w:delText>
        </w:r>
        <w:r w:rsidR="008C0E12" w:rsidDel="00E43FC6">
          <w:rPr>
            <w:rFonts w:hint="eastAsia"/>
          </w:rPr>
          <w:delText>页面；选择</w:delText>
        </w:r>
        <w:r w:rsidR="004E598E" w:rsidDel="00E43FC6">
          <w:rPr>
            <w:rFonts w:hint="eastAsia"/>
          </w:rPr>
          <w:delText>【</w:delText>
        </w:r>
        <w:r w:rsidR="008C0E12" w:rsidDel="00E43FC6">
          <w:rPr>
            <w:rFonts w:hint="eastAsia"/>
          </w:rPr>
          <w:delText>新开桌</w:delText>
        </w:r>
        <w:r w:rsidR="004E598E" w:rsidDel="00E43FC6">
          <w:rPr>
            <w:rFonts w:hint="eastAsia"/>
          </w:rPr>
          <w:delText>】</w:delText>
        </w:r>
        <w:r w:rsidR="008C0E12" w:rsidDel="00E43FC6">
          <w:rPr>
            <w:rFonts w:hint="eastAsia"/>
          </w:rPr>
          <w:delText>，则系统将</w:delText>
        </w:r>
        <w:r w:rsidR="00223B05" w:rsidDel="00E43FC6">
          <w:rPr>
            <w:rFonts w:hint="eastAsia"/>
          </w:rPr>
          <w:delText>此桌台</w:delText>
        </w:r>
        <w:r w:rsidR="00A473FA" w:rsidDel="00E43FC6">
          <w:rPr>
            <w:rFonts w:hint="eastAsia"/>
          </w:rPr>
          <w:delText>中的“已买单”的订单状态改为“订单完成”同时释放桌台，再次开桌</w:delText>
        </w:r>
        <w:r w:rsidR="00BD3BF2" w:rsidDel="00E43FC6">
          <w:rPr>
            <w:rFonts w:hint="eastAsia"/>
          </w:rPr>
          <w:delText>，</w:delText>
        </w:r>
        <w:r w:rsidR="00223B05" w:rsidDel="00E43FC6">
          <w:rPr>
            <w:rFonts w:hint="eastAsia"/>
          </w:rPr>
          <w:delText>页面跳转到开桌页面</w:delText>
        </w:r>
        <w:r w:rsidR="00992111" w:rsidDel="00E43FC6">
          <w:rPr>
            <w:rFonts w:hint="eastAsia"/>
          </w:rPr>
          <w:delText>.</w:delText>
        </w:r>
      </w:del>
    </w:p>
    <w:p w14:paraId="271F79C8" w14:textId="3CD0266F" w:rsidR="005C3A57" w:rsidRDefault="001F5799">
      <w:pPr>
        <w:pStyle w:val="af3"/>
        <w:numPr>
          <w:ilvl w:val="0"/>
          <w:numId w:val="6"/>
        </w:numPr>
        <w:spacing w:line="360" w:lineRule="auto"/>
        <w:ind w:firstLineChars="0"/>
      </w:pPr>
      <w:del w:id="2654" w:author="Happy" w:date="2018-08-20T22:01:00Z">
        <w:r w:rsidDel="00E43FC6">
          <w:rPr>
            <w:rFonts w:hint="eastAsia"/>
          </w:rPr>
          <w:delText>点击空闲桌台，跳转到开桌页面。</w:delText>
        </w:r>
      </w:del>
    </w:p>
    <w:p w14:paraId="7D8FBCA1" w14:textId="0E4C728B" w:rsidR="005C3A57" w:rsidDel="00E43FC6" w:rsidRDefault="001F5799">
      <w:pPr>
        <w:pStyle w:val="af3"/>
        <w:numPr>
          <w:ilvl w:val="0"/>
          <w:numId w:val="6"/>
        </w:numPr>
        <w:spacing w:line="360" w:lineRule="auto"/>
        <w:ind w:firstLineChars="0"/>
        <w:rPr>
          <w:del w:id="2655" w:author="Happy" w:date="2018-08-20T22:01:00Z"/>
        </w:rPr>
      </w:pPr>
      <w:del w:id="2656" w:author="Happy" w:date="2018-08-20T22:01:00Z">
        <w:r w:rsidDel="00E43FC6">
          <w:rPr>
            <w:rFonts w:hint="eastAsia"/>
          </w:rPr>
          <w:delText>点击已开桌就餐中</w:delText>
        </w:r>
      </w:del>
      <w:ins w:id="2657" w:author="xiaohou" w:date="2016-08-24T10:29:00Z">
        <w:del w:id="2658" w:author="Happy" w:date="2018-08-20T22:01:00Z">
          <w:r w:rsidR="0071439A" w:rsidDel="00E43FC6">
            <w:rPr>
              <w:rFonts w:hint="eastAsia"/>
            </w:rPr>
            <w:delText>桌台</w:delText>
          </w:r>
        </w:del>
      </w:ins>
      <w:del w:id="2659" w:author="Happy" w:date="2018-08-20T22:01:00Z">
        <w:r w:rsidDel="00E43FC6">
          <w:rPr>
            <w:rFonts w:hint="eastAsia"/>
          </w:rPr>
          <w:delText>，跳转到就餐中订单详情页面。</w:delText>
        </w:r>
      </w:del>
    </w:p>
    <w:p w14:paraId="0E445790" w14:textId="4D32C92C" w:rsidR="005C3A57" w:rsidDel="00E43FC6" w:rsidRDefault="001F5799">
      <w:pPr>
        <w:pStyle w:val="af3"/>
        <w:numPr>
          <w:ilvl w:val="0"/>
          <w:numId w:val="6"/>
        </w:numPr>
        <w:spacing w:line="360" w:lineRule="auto"/>
        <w:ind w:firstLineChars="0"/>
        <w:rPr>
          <w:del w:id="2660" w:author="Happy" w:date="2018-08-20T22:01:00Z"/>
        </w:rPr>
      </w:pPr>
      <w:del w:id="2661" w:author="Happy" w:date="2018-08-20T22:01:00Z">
        <w:r w:rsidDel="00E43FC6">
          <w:rPr>
            <w:rFonts w:hint="eastAsia"/>
          </w:rPr>
          <w:delText>点击已开桌已预结</w:delText>
        </w:r>
      </w:del>
      <w:ins w:id="2662" w:author="xiaohou" w:date="2016-08-24T10:29:00Z">
        <w:del w:id="2663" w:author="Happy" w:date="2018-08-20T22:01:00Z">
          <w:r w:rsidR="0071439A" w:rsidDel="00E43FC6">
            <w:rPr>
              <w:rFonts w:hint="eastAsia"/>
            </w:rPr>
            <w:delText>桌台</w:delText>
          </w:r>
        </w:del>
      </w:ins>
      <w:del w:id="2664" w:author="Happy" w:date="2018-08-20T22:01:00Z">
        <w:r w:rsidDel="00E43FC6">
          <w:rPr>
            <w:rFonts w:hint="eastAsia"/>
          </w:rPr>
          <w:delText>，跳转到已预结</w:delText>
        </w:r>
        <w:r w:rsidR="0003634F" w:rsidDel="00E43FC6">
          <w:rPr>
            <w:rFonts w:hint="eastAsia"/>
          </w:rPr>
          <w:delText>订单详情页面。</w:delText>
        </w:r>
      </w:del>
    </w:p>
    <w:p w14:paraId="6EDFF884" w14:textId="3D1DF96F" w:rsidR="005C3A57" w:rsidDel="00E43FC6" w:rsidRDefault="000F45B3">
      <w:pPr>
        <w:pStyle w:val="af3"/>
        <w:numPr>
          <w:ilvl w:val="0"/>
          <w:numId w:val="6"/>
        </w:numPr>
        <w:spacing w:line="360" w:lineRule="auto"/>
        <w:ind w:firstLineChars="0"/>
        <w:rPr>
          <w:del w:id="2665" w:author="Happy" w:date="2018-08-20T22:01:00Z"/>
        </w:rPr>
      </w:pPr>
      <w:del w:id="2666" w:author="Happy" w:date="2018-08-20T22:01:00Z">
        <w:r w:rsidDel="00E43FC6">
          <w:rPr>
            <w:rFonts w:hint="eastAsia"/>
          </w:rPr>
          <w:delText>点击已开桌待确认</w:delText>
        </w:r>
      </w:del>
      <w:ins w:id="2667" w:author="xiaohou" w:date="2016-08-24T10:29:00Z">
        <w:del w:id="2668" w:author="Happy" w:date="2018-08-20T22:01:00Z">
          <w:r w:rsidR="0071439A" w:rsidDel="00E43FC6">
            <w:rPr>
              <w:rFonts w:hint="eastAsia"/>
            </w:rPr>
            <w:delText>桌台</w:delText>
          </w:r>
        </w:del>
      </w:ins>
      <w:del w:id="2669" w:author="Happy" w:date="2018-08-20T22:01:00Z">
        <w:r w:rsidDel="00E43FC6">
          <w:rPr>
            <w:rFonts w:hint="eastAsia"/>
          </w:rPr>
          <w:delText>，跳转到从</w:delText>
        </w:r>
        <w:r w:rsidDel="00E43FC6">
          <w:rPr>
            <w:rFonts w:hint="eastAsia"/>
          </w:rPr>
          <w:delText>C</w:delText>
        </w:r>
        <w:r w:rsidDel="00E43FC6">
          <w:rPr>
            <w:rFonts w:hint="eastAsia"/>
          </w:rPr>
          <w:delText>端接过来的待确认订单详情页面。</w:delText>
        </w:r>
      </w:del>
    </w:p>
    <w:p w14:paraId="214DCB8D" w14:textId="3B2117D3" w:rsidR="005C3A57" w:rsidDel="00E43FC6" w:rsidRDefault="00E700D4">
      <w:pPr>
        <w:pStyle w:val="af3"/>
        <w:numPr>
          <w:ilvl w:val="0"/>
          <w:numId w:val="6"/>
        </w:numPr>
        <w:spacing w:line="360" w:lineRule="auto"/>
        <w:ind w:firstLineChars="0"/>
        <w:rPr>
          <w:del w:id="2670" w:author="Happy" w:date="2018-08-20T22:01:00Z"/>
        </w:rPr>
      </w:pPr>
      <w:del w:id="2671" w:author="Happy" w:date="2018-08-20T22:01:00Z">
        <w:r w:rsidDel="00E43FC6">
          <w:rPr>
            <w:rFonts w:hint="eastAsia"/>
          </w:rPr>
          <w:delText>点击估清，跳转到估清页面。</w:delText>
        </w:r>
      </w:del>
    </w:p>
    <w:p w14:paraId="0AAB545A" w14:textId="53307D29" w:rsidR="005C3A57" w:rsidDel="00E43FC6" w:rsidRDefault="00E700D4">
      <w:pPr>
        <w:pStyle w:val="af3"/>
        <w:numPr>
          <w:ilvl w:val="0"/>
          <w:numId w:val="6"/>
        </w:numPr>
        <w:spacing w:line="360" w:lineRule="auto"/>
        <w:ind w:firstLineChars="0"/>
        <w:rPr>
          <w:del w:id="2672" w:author="Happy" w:date="2018-08-20T22:01:00Z"/>
        </w:rPr>
      </w:pPr>
      <w:del w:id="2673" w:author="Happy" w:date="2018-08-20T22:01:00Z">
        <w:r w:rsidDel="00E43FC6">
          <w:rPr>
            <w:rFonts w:hint="eastAsia"/>
          </w:rPr>
          <w:delText>点击交接班，跳转到交接班页</w:delText>
        </w:r>
        <w:r w:rsidR="005C3A57" w:rsidDel="00E43FC6">
          <w:rPr>
            <w:rFonts w:hint="eastAsia"/>
          </w:rPr>
          <w:delText>面</w:delText>
        </w:r>
        <w:r w:rsidDel="00E43FC6">
          <w:rPr>
            <w:rFonts w:hint="eastAsia"/>
          </w:rPr>
          <w:delText>。点击抽大钞，跳转到抽大钞页面。</w:delText>
        </w:r>
      </w:del>
    </w:p>
    <w:p w14:paraId="69CFB49E" w14:textId="12ADBC57" w:rsidR="005C3A57" w:rsidDel="00E43FC6" w:rsidRDefault="00E700D4">
      <w:pPr>
        <w:pStyle w:val="af3"/>
        <w:numPr>
          <w:ilvl w:val="0"/>
          <w:numId w:val="6"/>
        </w:numPr>
        <w:spacing w:line="360" w:lineRule="auto"/>
        <w:ind w:firstLineChars="0"/>
        <w:rPr>
          <w:del w:id="2674" w:author="Happy" w:date="2018-08-20T22:01:00Z"/>
        </w:rPr>
      </w:pPr>
      <w:del w:id="2675" w:author="Happy" w:date="2018-08-20T22:01:00Z">
        <w:r w:rsidDel="00E43FC6">
          <w:rPr>
            <w:rFonts w:hint="eastAsia"/>
          </w:rPr>
          <w:delText>点击开钱箱，</w:delText>
        </w:r>
        <w:r w:rsidR="00585BC6" w:rsidDel="00E43FC6">
          <w:rPr>
            <w:rFonts w:hint="eastAsia"/>
          </w:rPr>
          <w:delText>Toast</w:delText>
        </w:r>
        <w:r w:rsidDel="00E43FC6">
          <w:rPr>
            <w:rFonts w:hint="eastAsia"/>
          </w:rPr>
          <w:delText>提示：钱箱开启成功或者钱箱开启失败</w:delText>
        </w:r>
        <w:r w:rsidR="0067149D" w:rsidDel="00E43FC6">
          <w:rPr>
            <w:rFonts w:hint="eastAsia"/>
          </w:rPr>
          <w:delText>；如果提示成功，需要弹出钱箱</w:delText>
        </w:r>
        <w:r w:rsidDel="00E43FC6">
          <w:rPr>
            <w:rFonts w:hint="eastAsia"/>
          </w:rPr>
          <w:delText>。</w:delText>
        </w:r>
      </w:del>
    </w:p>
    <w:p w14:paraId="60510CE1" w14:textId="7A5E1D42" w:rsidR="005C3A57" w:rsidDel="00E43FC6" w:rsidRDefault="00E700D4">
      <w:pPr>
        <w:pStyle w:val="af3"/>
        <w:numPr>
          <w:ilvl w:val="0"/>
          <w:numId w:val="6"/>
        </w:numPr>
        <w:spacing w:line="360" w:lineRule="auto"/>
        <w:ind w:firstLineChars="0"/>
        <w:rPr>
          <w:del w:id="2676" w:author="Happy" w:date="2018-08-20T22:01:00Z"/>
        </w:rPr>
      </w:pPr>
      <w:del w:id="2677" w:author="Happy" w:date="2018-08-20T22:01:00Z">
        <w:r w:rsidDel="00E43FC6">
          <w:rPr>
            <w:rFonts w:hint="eastAsia"/>
          </w:rPr>
          <w:delText>点击并桌，跳转到并桌页面。</w:delText>
        </w:r>
      </w:del>
    </w:p>
    <w:p w14:paraId="2067FAC4" w14:textId="0BBB01C1" w:rsidR="005C3A57" w:rsidDel="00E43FC6" w:rsidRDefault="00E700D4">
      <w:pPr>
        <w:pStyle w:val="af3"/>
        <w:numPr>
          <w:ilvl w:val="0"/>
          <w:numId w:val="6"/>
        </w:numPr>
        <w:spacing w:line="360" w:lineRule="auto"/>
        <w:ind w:firstLineChars="0"/>
        <w:rPr>
          <w:del w:id="2678" w:author="Happy" w:date="2018-08-20T22:01:00Z"/>
        </w:rPr>
      </w:pPr>
      <w:del w:id="2679" w:author="Happy" w:date="2018-08-20T22:01:00Z">
        <w:r w:rsidDel="00E43FC6">
          <w:rPr>
            <w:rFonts w:hint="eastAsia"/>
          </w:rPr>
          <w:delText>点击换桌，跳转到换桌页面。</w:delText>
        </w:r>
      </w:del>
    </w:p>
    <w:p w14:paraId="500C01AD" w14:textId="3EE57092" w:rsidR="005C3A57" w:rsidDel="00E43FC6" w:rsidRDefault="00E700D4">
      <w:pPr>
        <w:pStyle w:val="af3"/>
        <w:numPr>
          <w:ilvl w:val="0"/>
          <w:numId w:val="6"/>
        </w:numPr>
        <w:spacing w:line="360" w:lineRule="auto"/>
        <w:ind w:firstLineChars="0"/>
        <w:rPr>
          <w:del w:id="2680" w:author="Happy" w:date="2018-08-20T22:01:00Z"/>
        </w:rPr>
      </w:pPr>
      <w:del w:id="2681" w:author="Happy" w:date="2018-08-20T22:01:00Z">
        <w:r w:rsidDel="00E43FC6">
          <w:rPr>
            <w:rFonts w:hint="eastAsia"/>
          </w:rPr>
          <w:delText>点击清台，跳转到清台页面。</w:delText>
        </w:r>
      </w:del>
    </w:p>
    <w:p w14:paraId="77A926D5" w14:textId="7203E504" w:rsidR="005C3A57" w:rsidDel="00E43FC6" w:rsidRDefault="00E700D4">
      <w:pPr>
        <w:pStyle w:val="af3"/>
        <w:numPr>
          <w:ilvl w:val="0"/>
          <w:numId w:val="6"/>
        </w:numPr>
        <w:spacing w:line="360" w:lineRule="auto"/>
        <w:ind w:firstLineChars="0"/>
        <w:rPr>
          <w:del w:id="2682" w:author="Happy" w:date="2018-08-20T22:01:00Z"/>
        </w:rPr>
      </w:pPr>
      <w:del w:id="2683" w:author="Happy" w:date="2018-08-20T22:01:00Z">
        <w:r w:rsidDel="00E43FC6">
          <w:rPr>
            <w:rFonts w:hint="eastAsia"/>
          </w:rPr>
          <w:delText>点击查单，跳转到查单页面。</w:delText>
        </w:r>
      </w:del>
    </w:p>
    <w:p w14:paraId="2F43A32E" w14:textId="77777777" w:rsidR="005C3A57" w:rsidRDefault="00A129FF" w:rsidP="00416A63">
      <w:pPr>
        <w:pStyle w:val="4"/>
        <w:spacing w:line="360" w:lineRule="auto"/>
      </w:pPr>
      <w:bookmarkStart w:id="2684" w:name="_Toc522553776"/>
      <w:r w:rsidRPr="00FF24E9">
        <w:t>提示信息</w:t>
      </w:r>
      <w:bookmarkEnd w:id="2684"/>
    </w:p>
    <w:p w14:paraId="2FA828DA" w14:textId="7471E048" w:rsidR="00E43FC6" w:rsidRDefault="00E43FC6">
      <w:pPr>
        <w:pStyle w:val="af3"/>
        <w:numPr>
          <w:ilvl w:val="0"/>
          <w:numId w:val="7"/>
        </w:numPr>
        <w:spacing w:line="360" w:lineRule="auto"/>
        <w:ind w:firstLineChars="0"/>
        <w:rPr>
          <w:ins w:id="2685" w:author="Happy" w:date="2018-08-20T22:09:00Z"/>
        </w:rPr>
      </w:pPr>
      <w:ins w:id="2686" w:author="Happy" w:date="2018-08-20T22:02:00Z">
        <w:r>
          <w:rPr>
            <w:rFonts w:hint="eastAsia"/>
          </w:rPr>
          <w:t>进入首页时，由于服务异常、网络异常等原因导致无法正常显示数据，则</w:t>
        </w:r>
      </w:ins>
      <w:ins w:id="2687" w:author="Happy" w:date="2018-08-20T22:08:00Z">
        <w:r w:rsidR="0007612D">
          <w:rPr>
            <w:rFonts w:hint="eastAsia"/>
          </w:rPr>
          <w:t>小程序</w:t>
        </w:r>
      </w:ins>
      <w:ins w:id="2688" w:author="Happy" w:date="2018-08-20T22:09:00Z">
        <w:r w:rsidR="0007612D">
          <w:rPr>
            <w:rFonts w:hint="eastAsia"/>
          </w:rPr>
          <w:t>toast</w:t>
        </w:r>
      </w:ins>
      <w:ins w:id="2689" w:author="Happy" w:date="2018-08-20T22:04:00Z">
        <w:r>
          <w:rPr>
            <w:rFonts w:hint="eastAsia"/>
          </w:rPr>
          <w:t>提示</w:t>
        </w:r>
      </w:ins>
      <w:ins w:id="2690" w:author="Happy" w:date="2018-08-20T22:07:00Z">
        <w:r w:rsidR="0007612D">
          <w:rPr>
            <w:rFonts w:hint="eastAsia"/>
          </w:rPr>
          <w:t>：</w:t>
        </w:r>
      </w:ins>
      <w:ins w:id="2691" w:author="Happy" w:date="2018-08-20T22:08:00Z">
        <w:r w:rsidR="0007612D" w:rsidRPr="0007612D">
          <w:rPr>
            <w:rFonts w:hint="eastAsia"/>
            <w:u w:val="single"/>
            <w:rPrChange w:id="2692" w:author="Happy" w:date="2018-08-20T22:12:00Z">
              <w:rPr>
                <w:rFonts w:hint="eastAsia"/>
              </w:rPr>
            </w:rPrChange>
          </w:rPr>
          <w:t>网络</w:t>
        </w:r>
      </w:ins>
      <w:ins w:id="2693" w:author="Happy" w:date="2018-08-20T22:09:00Z">
        <w:r w:rsidR="0007612D" w:rsidRPr="0007612D">
          <w:rPr>
            <w:rFonts w:hint="eastAsia"/>
            <w:u w:val="single"/>
            <w:rPrChange w:id="2694" w:author="Happy" w:date="2018-08-20T22:12:00Z">
              <w:rPr>
                <w:rFonts w:hint="eastAsia"/>
              </w:rPr>
            </w:rPrChange>
          </w:rPr>
          <w:t>不给力，请稍后再试</w:t>
        </w:r>
        <w:r w:rsidR="0007612D">
          <w:rPr>
            <w:rFonts w:hint="eastAsia"/>
          </w:rPr>
          <w:t>；</w:t>
        </w:r>
      </w:ins>
    </w:p>
    <w:p w14:paraId="4FB61634" w14:textId="5D9E1EDA" w:rsidR="0007612D" w:rsidRDefault="0007612D">
      <w:pPr>
        <w:pStyle w:val="af3"/>
        <w:numPr>
          <w:ilvl w:val="0"/>
          <w:numId w:val="7"/>
        </w:numPr>
        <w:spacing w:line="360" w:lineRule="auto"/>
        <w:ind w:firstLineChars="0"/>
        <w:rPr>
          <w:ins w:id="2695" w:author="Happy" w:date="2018-08-20T22:02:00Z"/>
        </w:rPr>
      </w:pPr>
      <w:ins w:id="2696" w:author="Happy" w:date="2018-08-20T22:09:00Z">
        <w:r>
          <w:rPr>
            <w:rFonts w:hint="eastAsia"/>
          </w:rPr>
          <w:t>进入首页时，由于未分营（</w:t>
        </w:r>
        <w:proofErr w:type="spellStart"/>
        <w:r>
          <w:rPr>
            <w:rFonts w:hint="eastAsia"/>
          </w:rPr>
          <w:t>camp</w:t>
        </w:r>
        <w:r>
          <w:t>_id</w:t>
        </w:r>
        <w:proofErr w:type="spellEnd"/>
        <w:r>
          <w:t>=NULL</w:t>
        </w:r>
        <w:r>
          <w:rPr>
            <w:rFonts w:hint="eastAsia"/>
          </w:rPr>
          <w:t>），导致无法正常显示数据，则小程序</w:t>
        </w:r>
      </w:ins>
      <w:ins w:id="2697" w:author="Happy" w:date="2018-08-20T22:10:00Z">
        <w:r>
          <w:rPr>
            <w:rFonts w:hint="eastAsia"/>
          </w:rPr>
          <w:t>toast</w:t>
        </w:r>
        <w:r>
          <w:rPr>
            <w:rFonts w:hint="eastAsia"/>
          </w:rPr>
          <w:t>提示：</w:t>
        </w:r>
        <w:r w:rsidRPr="0007612D">
          <w:rPr>
            <w:rFonts w:hint="eastAsia"/>
            <w:u w:val="single"/>
            <w:rPrChange w:id="2698" w:author="Happy" w:date="2018-08-20T22:12:00Z">
              <w:rPr>
                <w:rFonts w:hint="eastAsia"/>
              </w:rPr>
            </w:rPrChange>
          </w:rPr>
          <w:t>教练还未分营，请耐心等待</w:t>
        </w:r>
        <w:r>
          <w:rPr>
            <w:rFonts w:hint="eastAsia"/>
          </w:rPr>
          <w:t>。（该场景在正常用户使用流程中不会出现，但在报名记录迁移、</w:t>
        </w:r>
      </w:ins>
      <w:ins w:id="2699" w:author="Happy" w:date="2018-08-20T22:11:00Z">
        <w:r>
          <w:rPr>
            <w:rFonts w:hint="eastAsia"/>
          </w:rPr>
          <w:t>研发手动</w:t>
        </w:r>
      </w:ins>
      <w:ins w:id="2700" w:author="Happy" w:date="2018-08-20T22:10:00Z">
        <w:r>
          <w:rPr>
            <w:rFonts w:hint="eastAsia"/>
          </w:rPr>
          <w:t>调整</w:t>
        </w:r>
      </w:ins>
      <w:ins w:id="2701" w:author="Happy" w:date="2018-08-20T22:11:00Z">
        <w:r>
          <w:rPr>
            <w:rFonts w:hint="eastAsia"/>
          </w:rPr>
          <w:t>报名记录信息等异常场景中，可能会出现用户可以进入首页，但</w:t>
        </w:r>
      </w:ins>
      <w:proofErr w:type="spellStart"/>
      <w:ins w:id="2702" w:author="Happy" w:date="2018-08-20T22:12:00Z">
        <w:r>
          <w:rPr>
            <w:rFonts w:hint="eastAsia"/>
          </w:rPr>
          <w:t>camp</w:t>
        </w:r>
        <w:r>
          <w:t>_id</w:t>
        </w:r>
        <w:proofErr w:type="spellEnd"/>
        <w:r>
          <w:rPr>
            <w:rFonts w:hint="eastAsia"/>
          </w:rPr>
          <w:t>为空的情况</w:t>
        </w:r>
      </w:ins>
      <w:ins w:id="2703" w:author="Happy" w:date="2018-08-20T22:10:00Z">
        <w:r>
          <w:rPr>
            <w:rFonts w:hint="eastAsia"/>
          </w:rPr>
          <w:t>）</w:t>
        </w:r>
      </w:ins>
      <w:ins w:id="2704" w:author="Happy" w:date="2018-08-20T22:12:00Z">
        <w:r>
          <w:rPr>
            <w:rFonts w:hint="eastAsia"/>
          </w:rPr>
          <w:t>；</w:t>
        </w:r>
      </w:ins>
    </w:p>
    <w:p w14:paraId="50D7E178" w14:textId="7F514F0A" w:rsidR="005C3A57" w:rsidDel="0007612D" w:rsidRDefault="00502215">
      <w:pPr>
        <w:pStyle w:val="af3"/>
        <w:numPr>
          <w:ilvl w:val="0"/>
          <w:numId w:val="7"/>
        </w:numPr>
        <w:spacing w:line="360" w:lineRule="auto"/>
        <w:ind w:firstLineChars="0"/>
        <w:rPr>
          <w:del w:id="2705" w:author="Happy" w:date="2018-08-20T22:12:00Z"/>
        </w:rPr>
      </w:pPr>
      <w:del w:id="2706" w:author="Happy" w:date="2018-08-20T22:12:00Z">
        <w:r w:rsidDel="0007612D">
          <w:delText>开钱箱时</w:delText>
        </w:r>
        <w:r w:rsidDel="0007612D">
          <w:rPr>
            <w:rFonts w:hint="eastAsia"/>
          </w:rPr>
          <w:delText>，</w:delText>
        </w:r>
        <w:r w:rsidDel="0007612D">
          <w:delText>由于断网等原因</w:delText>
        </w:r>
        <w:r w:rsidDel="0007612D">
          <w:rPr>
            <w:rFonts w:hint="eastAsia"/>
          </w:rPr>
          <w:delText>，开钱箱失败，则</w:delText>
        </w:r>
        <w:r w:rsidDel="0007612D">
          <w:rPr>
            <w:rFonts w:hint="eastAsia"/>
          </w:rPr>
          <w:delText>toast</w:delText>
        </w:r>
        <w:r w:rsidDel="0007612D">
          <w:rPr>
            <w:rFonts w:hint="eastAsia"/>
          </w:rPr>
          <w:delText>提示：钱箱开启失败。钱箱开启成功，则</w:delText>
        </w:r>
        <w:r w:rsidDel="0007612D">
          <w:rPr>
            <w:rFonts w:hint="eastAsia"/>
          </w:rPr>
          <w:delText>toast</w:delText>
        </w:r>
        <w:r w:rsidDel="0007612D">
          <w:rPr>
            <w:rFonts w:hint="eastAsia"/>
          </w:rPr>
          <w:delText>提示：钱箱开启成功。</w:delText>
        </w:r>
        <w:bookmarkStart w:id="2707" w:name="_Toc522570028"/>
        <w:bookmarkStart w:id="2708" w:name="_Toc522570086"/>
        <w:bookmarkStart w:id="2709" w:name="_Toc522570140"/>
        <w:bookmarkEnd w:id="2707"/>
        <w:bookmarkEnd w:id="2708"/>
        <w:bookmarkEnd w:id="2709"/>
      </w:del>
    </w:p>
    <w:p w14:paraId="04F1968F" w14:textId="33337BB8" w:rsidR="005C3A57" w:rsidDel="0007612D" w:rsidRDefault="002A2FF2">
      <w:pPr>
        <w:pStyle w:val="af3"/>
        <w:numPr>
          <w:ilvl w:val="0"/>
          <w:numId w:val="7"/>
        </w:numPr>
        <w:spacing w:line="360" w:lineRule="auto"/>
        <w:ind w:firstLineChars="0"/>
        <w:rPr>
          <w:del w:id="2710" w:author="Happy" w:date="2018-08-20T22:12:00Z"/>
        </w:rPr>
      </w:pPr>
      <w:del w:id="2711" w:author="Happy" w:date="2018-08-20T22:12:00Z">
        <w:r w:rsidDel="0007612D">
          <w:rPr>
            <w:rFonts w:hint="eastAsia"/>
          </w:rPr>
          <w:delText>点击已开桌</w:delText>
        </w:r>
        <w:r w:rsidR="00C539B1" w:rsidDel="0007612D">
          <w:rPr>
            <w:rFonts w:hint="eastAsia"/>
          </w:rPr>
          <w:delText>已买单</w:delText>
        </w:r>
        <w:r w:rsidDel="0007612D">
          <w:rPr>
            <w:rFonts w:hint="eastAsia"/>
          </w:rPr>
          <w:delText>的桌台的问询</w:delText>
        </w:r>
        <w:r w:rsidR="000A7BDF" w:rsidDel="0007612D">
          <w:rPr>
            <w:rFonts w:hint="eastAsia"/>
          </w:rPr>
          <w:delText>弹框</w:delText>
        </w:r>
        <w:r w:rsidDel="0007612D">
          <w:rPr>
            <w:rFonts w:hint="eastAsia"/>
          </w:rPr>
          <w:delText>提示</w:delText>
        </w:r>
        <w:r w:rsidR="006F33A7" w:rsidDel="0007612D">
          <w:rPr>
            <w:rFonts w:hint="eastAsia"/>
          </w:rPr>
          <w:delText>，让</w:delText>
        </w:r>
        <w:r w:rsidR="003D24C9" w:rsidDel="0007612D">
          <w:rPr>
            <w:rFonts w:hint="eastAsia"/>
          </w:rPr>
          <w:delText>收银员</w:delText>
        </w:r>
        <w:r w:rsidR="006F33A7" w:rsidDel="0007612D">
          <w:rPr>
            <w:rFonts w:hint="eastAsia"/>
          </w:rPr>
          <w:delText>选择</w:delText>
        </w:r>
        <w:r w:rsidR="00C539B1" w:rsidDel="0007612D">
          <w:rPr>
            <w:rFonts w:hint="eastAsia"/>
          </w:rPr>
          <w:delText>【操作此订单】</w:delText>
        </w:r>
        <w:r w:rsidR="006F33A7" w:rsidDel="0007612D">
          <w:rPr>
            <w:rFonts w:hint="eastAsia"/>
          </w:rPr>
          <w:delText>或</w:delText>
        </w:r>
        <w:r w:rsidR="00563E02" w:rsidDel="0007612D">
          <w:rPr>
            <w:rFonts w:hint="eastAsia"/>
          </w:rPr>
          <w:delText>【</w:delText>
        </w:r>
        <w:r w:rsidR="006F33A7" w:rsidDel="0007612D">
          <w:rPr>
            <w:rFonts w:hint="eastAsia"/>
          </w:rPr>
          <w:delText>新开桌</w:delText>
        </w:r>
        <w:r w:rsidR="00563E02" w:rsidDel="0007612D">
          <w:rPr>
            <w:rFonts w:hint="eastAsia"/>
          </w:rPr>
          <w:delText>】</w:delText>
        </w:r>
        <w:bookmarkStart w:id="2712" w:name="_Toc522570029"/>
        <w:bookmarkStart w:id="2713" w:name="_Toc522570087"/>
        <w:bookmarkStart w:id="2714" w:name="_Toc522570141"/>
        <w:bookmarkEnd w:id="2712"/>
        <w:bookmarkEnd w:id="2713"/>
        <w:bookmarkEnd w:id="2714"/>
      </w:del>
    </w:p>
    <w:p w14:paraId="432996E2" w14:textId="496FF159" w:rsidR="009D51AC" w:rsidDel="00642CF7" w:rsidRDefault="00D841FC" w:rsidP="00416A63">
      <w:pPr>
        <w:pStyle w:val="4"/>
        <w:spacing w:line="360" w:lineRule="auto"/>
        <w:rPr>
          <w:del w:id="2715" w:author="Happy" w:date="2018-08-20T22:16:00Z"/>
        </w:rPr>
      </w:pPr>
      <w:bookmarkStart w:id="2716" w:name="_Toc522553777"/>
      <w:del w:id="2717" w:author="Happy" w:date="2018-08-20T22:16:00Z">
        <w:r w:rsidDel="00642CF7">
          <w:rPr>
            <w:rFonts w:hint="eastAsia"/>
          </w:rPr>
          <w:delText>桌台筛选条件</w:delText>
        </w:r>
        <w:bookmarkStart w:id="2718" w:name="_Toc522570030"/>
        <w:bookmarkStart w:id="2719" w:name="_Toc522570088"/>
        <w:bookmarkStart w:id="2720" w:name="_Toc522570142"/>
        <w:bookmarkEnd w:id="2716"/>
        <w:bookmarkEnd w:id="2718"/>
        <w:bookmarkEnd w:id="2719"/>
        <w:bookmarkEnd w:id="2720"/>
      </w:del>
    </w:p>
    <w:p w14:paraId="2D8E3904" w14:textId="3A66847B" w:rsidR="009D51AC" w:rsidDel="00642CF7" w:rsidRDefault="00D841FC">
      <w:pPr>
        <w:spacing w:line="360" w:lineRule="auto"/>
        <w:rPr>
          <w:del w:id="2721" w:author="Happy" w:date="2018-08-20T22:16:00Z"/>
        </w:rPr>
      </w:pPr>
      <w:del w:id="2722" w:author="Happy" w:date="2018-08-20T22:16:00Z">
        <w:r w:rsidDel="00642CF7">
          <w:rPr>
            <w:noProof/>
          </w:rPr>
          <w:drawing>
            <wp:inline distT="0" distB="0" distL="0" distR="0" wp14:anchorId="7C9236A9" wp14:editId="1047D91A">
              <wp:extent cx="5503545" cy="4175125"/>
              <wp:effectExtent l="1905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503545" cy="4175125"/>
                      </a:xfrm>
                      <a:prstGeom prst="rect">
                        <a:avLst/>
                      </a:prstGeom>
                      <a:noFill/>
                      <a:ln w="9525">
                        <a:noFill/>
                        <a:miter lim="800000"/>
                        <a:headEnd/>
                        <a:tailEnd/>
                      </a:ln>
                    </pic:spPr>
                  </pic:pic>
                </a:graphicData>
              </a:graphic>
            </wp:inline>
          </w:drawing>
        </w:r>
        <w:bookmarkStart w:id="2723" w:name="_Toc522570031"/>
        <w:bookmarkStart w:id="2724" w:name="_Toc522570089"/>
        <w:bookmarkStart w:id="2725" w:name="_Toc522570143"/>
        <w:bookmarkEnd w:id="2723"/>
        <w:bookmarkEnd w:id="2724"/>
        <w:bookmarkEnd w:id="2725"/>
      </w:del>
    </w:p>
    <w:p w14:paraId="442E0AEC" w14:textId="3DA9DA97" w:rsidR="00600B9A" w:rsidRDefault="009B4A32" w:rsidP="00416A63">
      <w:pPr>
        <w:pStyle w:val="3"/>
        <w:spacing w:line="360" w:lineRule="auto"/>
      </w:pPr>
      <w:bookmarkStart w:id="2726" w:name="_Toc522553778"/>
      <w:del w:id="2727" w:author="Happy" w:date="2018-08-20T22:16:00Z">
        <w:r w:rsidDel="00642CF7">
          <w:rPr>
            <w:rFonts w:hint="eastAsia"/>
          </w:rPr>
          <w:delText>估清</w:delText>
        </w:r>
        <w:r w:rsidR="005B240E" w:rsidDel="00642CF7">
          <w:rPr>
            <w:rFonts w:hint="eastAsia"/>
          </w:rPr>
          <w:delText>页</w:delText>
        </w:r>
      </w:del>
      <w:bookmarkStart w:id="2728" w:name="_Toc522570144"/>
      <w:bookmarkEnd w:id="2726"/>
      <w:ins w:id="2729" w:author="Happy" w:date="2018-08-20T22:16:00Z">
        <w:r w:rsidR="00642CF7">
          <w:rPr>
            <w:rFonts w:hint="eastAsia"/>
          </w:rPr>
          <w:t>积分规则</w:t>
        </w:r>
      </w:ins>
      <w:bookmarkEnd w:id="2728"/>
    </w:p>
    <w:p w14:paraId="4E91CE6A" w14:textId="45DE6E6E" w:rsidR="00642CF7" w:rsidRDefault="00642CF7" w:rsidP="00642CF7">
      <w:pPr>
        <w:spacing w:line="360" w:lineRule="auto"/>
        <w:rPr>
          <w:ins w:id="2730" w:author="Happy" w:date="2018-08-20T22:22:00Z"/>
        </w:rPr>
      </w:pPr>
      <w:ins w:id="2731" w:author="Happy" w:date="2018-08-20T22:22:00Z">
        <w:r>
          <w:rPr>
            <w:rFonts w:hint="eastAsia"/>
          </w:rPr>
          <w:t>用户点击积分规则按钮后，浮窗展示文本规则。</w:t>
        </w:r>
      </w:ins>
    </w:p>
    <w:p w14:paraId="4AA8A9CD" w14:textId="013F3CE5" w:rsidR="00642CF7" w:rsidRDefault="00642CF7" w:rsidP="00642CF7">
      <w:pPr>
        <w:spacing w:line="360" w:lineRule="auto"/>
        <w:rPr>
          <w:ins w:id="2732" w:author="Happy" w:date="2018-08-20T22:22:00Z"/>
        </w:rPr>
      </w:pPr>
    </w:p>
    <w:p w14:paraId="4386E986" w14:textId="77777777" w:rsidR="00642CF7" w:rsidRDefault="00642CF7" w:rsidP="00642CF7">
      <w:pPr>
        <w:pStyle w:val="4"/>
        <w:spacing w:line="360" w:lineRule="auto"/>
        <w:rPr>
          <w:ins w:id="2733" w:author="Happy" w:date="2018-08-20T22:22:00Z"/>
        </w:rPr>
      </w:pPr>
      <w:ins w:id="2734" w:author="Happy" w:date="2018-08-20T22:22:00Z">
        <w:r w:rsidRPr="00FF24E9">
          <w:t>显示内容</w:t>
        </w:r>
      </w:ins>
    </w:p>
    <w:p w14:paraId="29B9A188" w14:textId="01B01265" w:rsidR="00642CF7" w:rsidRDefault="00642CF7" w:rsidP="00642CF7">
      <w:pPr>
        <w:spacing w:line="360" w:lineRule="auto"/>
        <w:rPr>
          <w:ins w:id="2735" w:author="Happy" w:date="2018-08-20T22:22:00Z"/>
        </w:rPr>
      </w:pPr>
      <w:ins w:id="2736" w:author="Happy" w:date="2018-08-20T22:22:00Z">
        <w:r>
          <w:fldChar w:fldCharType="begin"/>
        </w:r>
        <w:r>
          <w:rPr>
            <w:rFonts w:hint="eastAsia"/>
          </w:rPr>
          <w:instrText>eq \o\ac(</w:instrText>
        </w:r>
        <w:r w:rsidRPr="004F53CE">
          <w:rPr>
            <w:rFonts w:ascii="宋体" w:hint="eastAsia"/>
            <w:position w:val="-4"/>
            <w:sz w:val="31"/>
          </w:rPr>
          <w:instrText>○</w:instrText>
        </w:r>
        <w:r>
          <w:rPr>
            <w:rFonts w:hint="eastAsia"/>
          </w:rPr>
          <w:instrText>,1)</w:instrText>
        </w:r>
        <w:r>
          <w:fldChar w:fldCharType="end"/>
        </w:r>
      </w:ins>
      <w:ins w:id="2737" w:author="Happy" w:date="2018-08-20T22:33:00Z">
        <w:r w:rsidR="007E2F81">
          <w:rPr>
            <w:rFonts w:hint="eastAsia"/>
          </w:rPr>
          <w:t>积分规则</w:t>
        </w:r>
      </w:ins>
    </w:p>
    <w:p w14:paraId="5176AECE" w14:textId="6AA48232" w:rsidR="00642CF7" w:rsidRDefault="007E2F81">
      <w:pPr>
        <w:pStyle w:val="af3"/>
        <w:widowControl/>
        <w:numPr>
          <w:ilvl w:val="0"/>
          <w:numId w:val="3"/>
        </w:numPr>
        <w:ind w:firstLineChars="0"/>
        <w:jc w:val="left"/>
        <w:rPr>
          <w:ins w:id="2738" w:author="Happy" w:date="2018-08-20T22:22:00Z"/>
        </w:rPr>
        <w:pPrChange w:id="2739" w:author="Happy" w:date="2018-08-20T22:34:00Z">
          <w:pPr>
            <w:pStyle w:val="af3"/>
            <w:numPr>
              <w:numId w:val="3"/>
            </w:numPr>
            <w:spacing w:line="360" w:lineRule="auto"/>
            <w:ind w:left="840" w:firstLineChars="0" w:hanging="420"/>
          </w:pPr>
        </w:pPrChange>
      </w:pPr>
      <w:ins w:id="2740" w:author="Happy" w:date="2018-08-20T22:34:00Z">
        <w:r>
          <w:rPr>
            <w:rFonts w:hint="eastAsia"/>
          </w:rPr>
          <w:t>静态文案：</w:t>
        </w:r>
      </w:ins>
      <w:ins w:id="2741" w:author="Happy" w:date="2018-08-20T22:33:00Z">
        <w:r w:rsidRPr="007E2F81">
          <w:rPr>
            <w:rFonts w:hint="eastAsia"/>
            <w:rPrChange w:id="2742" w:author="Happy" w:date="2018-08-20T22:33:00Z">
              <w:rPr>
                <w:rFonts w:ascii="Arial" w:hAnsi="Arial" w:cs="Arial" w:hint="eastAsia"/>
                <w:color w:val="101010"/>
                <w:kern w:val="0"/>
                <w:szCs w:val="21"/>
                <w:shd w:val="clear" w:color="auto" w:fill="FFFFFF"/>
              </w:rPr>
            </w:rPrChange>
          </w:rPr>
          <w:t>结营后，每个营内积分排行的第一名学员，可以获得奖品。如遇并列第一，则所有并列第一的学员均可获得相同奖品。</w:t>
        </w:r>
      </w:ins>
    </w:p>
    <w:p w14:paraId="511CEADA" w14:textId="6B334F3E" w:rsidR="00642CF7" w:rsidRDefault="00642CF7" w:rsidP="00642CF7">
      <w:pPr>
        <w:spacing w:line="360" w:lineRule="auto"/>
        <w:rPr>
          <w:ins w:id="2743" w:author="Happy" w:date="2018-08-20T22:22:00Z"/>
        </w:rPr>
      </w:pPr>
      <w:ins w:id="2744" w:author="Happy" w:date="2018-08-20T22:22:00Z">
        <w:r>
          <w:lastRenderedPageBreak/>
          <w:fldChar w:fldCharType="begin"/>
        </w:r>
        <w:r>
          <w:rPr>
            <w:rFonts w:hint="eastAsia"/>
          </w:rPr>
          <w:instrText>eq \o\ac(</w:instrText>
        </w:r>
        <w:r w:rsidRPr="00501715">
          <w:rPr>
            <w:rFonts w:ascii="宋体" w:hint="eastAsia"/>
            <w:position w:val="-4"/>
            <w:sz w:val="31"/>
          </w:rPr>
          <w:instrText>○</w:instrText>
        </w:r>
        <w:r>
          <w:rPr>
            <w:rFonts w:hint="eastAsia"/>
          </w:rPr>
          <w:instrText>,2)</w:instrText>
        </w:r>
        <w:r>
          <w:fldChar w:fldCharType="end"/>
        </w:r>
      </w:ins>
      <w:ins w:id="2745" w:author="Happy" w:date="2018-08-20T22:34:00Z">
        <w:r w:rsidR="007E2F81">
          <w:rPr>
            <w:rFonts w:hint="eastAsia"/>
          </w:rPr>
          <w:t>奖项设置</w:t>
        </w:r>
      </w:ins>
    </w:p>
    <w:p w14:paraId="5D6A9B1D" w14:textId="2909103E" w:rsidR="00642CF7" w:rsidRPr="00A56287" w:rsidRDefault="007E2F81">
      <w:pPr>
        <w:pStyle w:val="afc"/>
        <w:numPr>
          <w:ilvl w:val="0"/>
          <w:numId w:val="3"/>
        </w:numPr>
        <w:shd w:val="clear" w:color="auto" w:fill="FFFFFF"/>
        <w:spacing w:before="0" w:beforeAutospacing="0" w:after="75" w:afterAutospacing="0"/>
        <w:rPr>
          <w:ins w:id="2746" w:author="Happy" w:date="2018-08-20T22:22:00Z"/>
        </w:rPr>
        <w:pPrChange w:id="2747" w:author="Happy" w:date="2018-08-20T22:35:00Z">
          <w:pPr>
            <w:pStyle w:val="af3"/>
            <w:numPr>
              <w:numId w:val="3"/>
            </w:numPr>
            <w:spacing w:line="360" w:lineRule="auto"/>
            <w:ind w:left="840" w:firstLineChars="0" w:hanging="420"/>
          </w:pPr>
        </w:pPrChange>
      </w:pPr>
      <w:ins w:id="2748" w:author="Happy" w:date="2018-08-20T22:34:00Z">
        <w:r w:rsidRPr="00A56287">
          <w:rPr>
            <w:rFonts w:ascii="Times New Roman" w:hAnsi="Times New Roman" w:cs="Times New Roman" w:hint="eastAsia"/>
            <w:kern w:val="2"/>
            <w:sz w:val="21"/>
          </w:rPr>
          <w:t>静态文案：</w:t>
        </w:r>
        <w:r w:rsidR="00A56287" w:rsidRPr="00A56287">
          <w:rPr>
            <w:rFonts w:ascii="Times New Roman" w:hAnsi="Times New Roman" w:cs="Times New Roman"/>
            <w:kern w:val="2"/>
            <w:sz w:val="21"/>
            <w:rPrChange w:id="2749" w:author="Happy" w:date="2018-08-20T22:34:00Z">
              <w:rPr>
                <w:rFonts w:ascii="Arial" w:hAnsi="Arial" w:cs="Arial"/>
                <w:color w:val="101010"/>
                <w:szCs w:val="21"/>
              </w:rPr>
            </w:rPrChange>
          </w:rPr>
          <w:t>20</w:t>
        </w:r>
        <w:r w:rsidR="00A56287" w:rsidRPr="00A56287">
          <w:rPr>
            <w:rFonts w:ascii="Times New Roman" w:hAnsi="Times New Roman" w:cs="Times New Roman" w:hint="eastAsia"/>
            <w:kern w:val="2"/>
            <w:sz w:val="21"/>
            <w:rPrChange w:id="2750" w:author="Happy" w:date="2018-08-20T22:34:00Z">
              <w:rPr>
                <w:rFonts w:ascii="Arial" w:hAnsi="Arial" w:cs="Arial" w:hint="eastAsia"/>
                <w:color w:val="101010"/>
                <w:szCs w:val="21"/>
              </w:rPr>
            </w:rPrChange>
          </w:rPr>
          <w:t>元睿健时代商城无门槛代金券。</w:t>
        </w:r>
        <w:r w:rsidR="00A56287" w:rsidRPr="00A56287">
          <w:rPr>
            <w:rFonts w:ascii="Times New Roman" w:hAnsi="Times New Roman" w:cs="Times New Roman" w:hint="eastAsia"/>
            <w:kern w:val="2"/>
            <w:sz w:val="21"/>
            <w:rPrChange w:id="2751" w:author="Happy" w:date="2018-08-20T22:35:00Z">
              <w:rPr>
                <w:rFonts w:ascii="Arial" w:hAnsi="Arial" w:cs="Arial" w:hint="eastAsia"/>
                <w:color w:val="101010"/>
                <w:szCs w:val="21"/>
              </w:rPr>
            </w:rPrChange>
          </w:rPr>
          <w:t>奖品会在结营后</w:t>
        </w:r>
        <w:r w:rsidR="00A56287" w:rsidRPr="00A56287">
          <w:rPr>
            <w:rFonts w:ascii="Times New Roman" w:hAnsi="Times New Roman" w:cs="Times New Roman"/>
            <w:kern w:val="2"/>
            <w:sz w:val="21"/>
            <w:rPrChange w:id="2752" w:author="Happy" w:date="2018-08-20T22:35:00Z">
              <w:rPr>
                <w:rFonts w:ascii="Arial" w:hAnsi="Arial" w:cs="Arial"/>
                <w:color w:val="101010"/>
                <w:szCs w:val="21"/>
              </w:rPr>
            </w:rPrChange>
          </w:rPr>
          <w:t>1</w:t>
        </w:r>
        <w:r w:rsidR="00A56287" w:rsidRPr="00A56287">
          <w:rPr>
            <w:rFonts w:ascii="Times New Roman" w:hAnsi="Times New Roman" w:cs="Times New Roman" w:hint="eastAsia"/>
            <w:kern w:val="2"/>
            <w:sz w:val="21"/>
            <w:rPrChange w:id="2753" w:author="Happy" w:date="2018-08-20T22:35:00Z">
              <w:rPr>
                <w:rFonts w:ascii="Arial" w:hAnsi="Arial" w:cs="Arial" w:hint="eastAsia"/>
                <w:color w:val="101010"/>
                <w:szCs w:val="21"/>
              </w:rPr>
            </w:rPrChange>
          </w:rPr>
          <w:t>个工作日内发放到获奖用户的个人账户内，请在口袋减脂营微信公众号中的</w:t>
        </w:r>
        <w:r w:rsidR="00A56287" w:rsidRPr="00A56287">
          <w:rPr>
            <w:rFonts w:ascii="Times New Roman" w:hAnsi="Times New Roman" w:cs="Times New Roman"/>
            <w:kern w:val="2"/>
            <w:sz w:val="21"/>
            <w:rPrChange w:id="2754" w:author="Happy" w:date="2018-08-20T22:35:00Z">
              <w:rPr>
                <w:rFonts w:ascii="Arial" w:hAnsi="Arial" w:cs="Arial"/>
                <w:color w:val="101010"/>
                <w:szCs w:val="21"/>
              </w:rPr>
            </w:rPrChange>
          </w:rPr>
          <w:t>“</w:t>
        </w:r>
        <w:r w:rsidR="00A56287" w:rsidRPr="00A56287">
          <w:rPr>
            <w:rFonts w:ascii="Times New Roman" w:hAnsi="Times New Roman" w:cs="Times New Roman" w:hint="eastAsia"/>
            <w:kern w:val="2"/>
            <w:sz w:val="21"/>
            <w:rPrChange w:id="2755" w:author="Happy" w:date="2018-08-20T22:35:00Z">
              <w:rPr>
                <w:rFonts w:ascii="Arial" w:hAnsi="Arial" w:cs="Arial" w:hint="eastAsia"/>
                <w:color w:val="101010"/>
                <w:szCs w:val="21"/>
              </w:rPr>
            </w:rPrChange>
          </w:rPr>
          <w:t>睿建商城</w:t>
        </w:r>
        <w:r w:rsidR="00A56287" w:rsidRPr="00A56287">
          <w:rPr>
            <w:rFonts w:ascii="Times New Roman" w:hAnsi="Times New Roman" w:cs="Times New Roman"/>
            <w:kern w:val="2"/>
            <w:sz w:val="21"/>
            <w:rPrChange w:id="2756" w:author="Happy" w:date="2018-08-20T22:35:00Z">
              <w:rPr>
                <w:rFonts w:ascii="Arial" w:hAnsi="Arial" w:cs="Arial"/>
                <w:color w:val="101010"/>
                <w:szCs w:val="21"/>
              </w:rPr>
            </w:rPrChange>
          </w:rPr>
          <w:t>”</w:t>
        </w:r>
        <w:r w:rsidR="00A56287" w:rsidRPr="00A56287">
          <w:rPr>
            <w:rFonts w:ascii="Times New Roman" w:hAnsi="Times New Roman" w:cs="Times New Roman" w:hint="eastAsia"/>
            <w:kern w:val="2"/>
            <w:sz w:val="21"/>
            <w:rPrChange w:id="2757" w:author="Happy" w:date="2018-08-20T22:35:00Z">
              <w:rPr>
                <w:rFonts w:ascii="Arial" w:hAnsi="Arial" w:cs="Arial" w:hint="eastAsia"/>
                <w:color w:val="101010"/>
                <w:szCs w:val="21"/>
              </w:rPr>
            </w:rPrChange>
          </w:rPr>
          <w:t>中使用。</w:t>
        </w:r>
      </w:ins>
    </w:p>
    <w:p w14:paraId="0F0FDD1F" w14:textId="77777777" w:rsidR="00642CF7" w:rsidRDefault="00642CF7" w:rsidP="00642CF7">
      <w:pPr>
        <w:pStyle w:val="4"/>
        <w:spacing w:line="360" w:lineRule="auto"/>
        <w:rPr>
          <w:ins w:id="2758" w:author="Happy" w:date="2018-08-20T22:22:00Z"/>
        </w:rPr>
      </w:pPr>
      <w:ins w:id="2759" w:author="Happy" w:date="2018-08-20T22:22:00Z">
        <w:r w:rsidRPr="00FF24E9">
          <w:t>出入口</w:t>
        </w:r>
      </w:ins>
    </w:p>
    <w:p w14:paraId="6EA2A2EF" w14:textId="54C37F3B" w:rsidR="00642CF7" w:rsidRDefault="00642CF7" w:rsidP="00642CF7">
      <w:pPr>
        <w:pStyle w:val="af3"/>
        <w:numPr>
          <w:ilvl w:val="0"/>
          <w:numId w:val="4"/>
        </w:numPr>
        <w:spacing w:line="360" w:lineRule="auto"/>
        <w:ind w:firstLineChars="0"/>
        <w:rPr>
          <w:ins w:id="2760" w:author="Happy" w:date="2018-08-20T22:22:00Z"/>
        </w:rPr>
      </w:pPr>
      <w:ins w:id="2761" w:author="Happy" w:date="2018-08-20T22:22:00Z">
        <w:r>
          <w:t>入口</w:t>
        </w:r>
        <w:r>
          <w:rPr>
            <w:rFonts w:hint="eastAsia"/>
          </w:rPr>
          <w:t>：</w:t>
        </w:r>
      </w:ins>
      <w:ins w:id="2762" w:author="Happy" w:date="2018-08-20T22:35:00Z">
        <w:r w:rsidR="00A56287">
          <w:rPr>
            <w:rFonts w:hint="eastAsia"/>
          </w:rPr>
          <w:t>荣耀之路首页</w:t>
        </w:r>
      </w:ins>
      <w:ins w:id="2763" w:author="Happy" w:date="2018-08-20T22:22:00Z">
        <w:r>
          <w:rPr>
            <w:rFonts w:hint="eastAsia"/>
          </w:rPr>
          <w:t>，点击“</w:t>
        </w:r>
      </w:ins>
      <w:ins w:id="2764" w:author="Happy" w:date="2018-08-20T22:35:00Z">
        <w:r w:rsidR="00A56287">
          <w:rPr>
            <w:rFonts w:hint="eastAsia"/>
          </w:rPr>
          <w:t>积分规则</w:t>
        </w:r>
      </w:ins>
      <w:ins w:id="2765" w:author="Happy" w:date="2018-08-20T22:22:00Z">
        <w:r>
          <w:rPr>
            <w:rFonts w:hint="eastAsia"/>
          </w:rPr>
          <w:t>”；</w:t>
        </w:r>
      </w:ins>
    </w:p>
    <w:p w14:paraId="70519F43" w14:textId="72F7666C" w:rsidR="00642CF7" w:rsidRDefault="00642CF7" w:rsidP="00642CF7">
      <w:pPr>
        <w:pStyle w:val="af3"/>
        <w:numPr>
          <w:ilvl w:val="0"/>
          <w:numId w:val="4"/>
        </w:numPr>
        <w:spacing w:line="360" w:lineRule="auto"/>
        <w:ind w:firstLineChars="0"/>
        <w:rPr>
          <w:ins w:id="2766" w:author="Happy" w:date="2018-08-20T22:22:00Z"/>
        </w:rPr>
      </w:pPr>
      <w:ins w:id="2767" w:author="Happy" w:date="2018-08-20T22:22:00Z">
        <w:r>
          <w:rPr>
            <w:rFonts w:hint="eastAsia"/>
          </w:rPr>
          <w:t>出口：</w:t>
        </w:r>
      </w:ins>
      <w:ins w:id="2768" w:author="Happy" w:date="2018-08-20T22:35:00Z">
        <w:r w:rsidR="00A56287">
          <w:rPr>
            <w:rFonts w:hint="eastAsia"/>
          </w:rPr>
          <w:t>荣耀之路首页</w:t>
        </w:r>
      </w:ins>
      <w:ins w:id="2769" w:author="Happy" w:date="2018-08-20T22:22:00Z">
        <w:r>
          <w:rPr>
            <w:rFonts w:hint="eastAsia"/>
          </w:rPr>
          <w:t>。</w:t>
        </w:r>
      </w:ins>
    </w:p>
    <w:p w14:paraId="0657B1AC" w14:textId="77777777" w:rsidR="00642CF7" w:rsidRDefault="00642CF7" w:rsidP="00642CF7">
      <w:pPr>
        <w:pStyle w:val="4"/>
        <w:spacing w:line="360" w:lineRule="auto"/>
        <w:rPr>
          <w:ins w:id="2770" w:author="Happy" w:date="2018-08-20T22:22:00Z"/>
        </w:rPr>
      </w:pPr>
      <w:ins w:id="2771" w:author="Happy" w:date="2018-08-20T22:22:00Z">
        <w:r>
          <w:rPr>
            <w:rFonts w:hint="eastAsia"/>
          </w:rPr>
          <w:t>数据来源</w:t>
        </w:r>
      </w:ins>
    </w:p>
    <w:p w14:paraId="1F6BB5EE" w14:textId="11E78E3E" w:rsidR="00642CF7" w:rsidRDefault="00A56287">
      <w:pPr>
        <w:pStyle w:val="af3"/>
        <w:numPr>
          <w:ilvl w:val="0"/>
          <w:numId w:val="4"/>
        </w:numPr>
        <w:spacing w:line="360" w:lineRule="auto"/>
        <w:ind w:firstLineChars="0"/>
        <w:rPr>
          <w:ins w:id="2772" w:author="Happy" w:date="2018-08-20T22:22:00Z"/>
        </w:rPr>
      </w:pPr>
      <w:ins w:id="2773" w:author="Happy" w:date="2018-08-20T22:36:00Z">
        <w:r>
          <w:rPr>
            <w:rFonts w:hint="eastAsia"/>
          </w:rPr>
          <w:t>前台静态文案</w:t>
        </w:r>
      </w:ins>
      <w:ins w:id="2774" w:author="Happy" w:date="2018-08-20T22:22:00Z">
        <w:r w:rsidR="00642CF7">
          <w:rPr>
            <w:rFonts w:hint="eastAsia"/>
          </w:rPr>
          <w:t>；</w:t>
        </w:r>
      </w:ins>
    </w:p>
    <w:p w14:paraId="022F24EF" w14:textId="77777777" w:rsidR="00642CF7" w:rsidRDefault="00642CF7" w:rsidP="00642CF7">
      <w:pPr>
        <w:pStyle w:val="4"/>
        <w:spacing w:line="360" w:lineRule="auto"/>
        <w:rPr>
          <w:ins w:id="2775" w:author="Happy" w:date="2018-08-20T22:22:00Z"/>
        </w:rPr>
      </w:pPr>
      <w:ins w:id="2776" w:author="Happy" w:date="2018-08-20T22:22:00Z">
        <w:r>
          <w:rPr>
            <w:rFonts w:hint="eastAsia"/>
          </w:rPr>
          <w:t>输入项</w:t>
        </w:r>
      </w:ins>
    </w:p>
    <w:p w14:paraId="65A8A483" w14:textId="77777777" w:rsidR="00642CF7" w:rsidRDefault="00642CF7" w:rsidP="00642CF7">
      <w:pPr>
        <w:pStyle w:val="af3"/>
        <w:numPr>
          <w:ilvl w:val="0"/>
          <w:numId w:val="4"/>
        </w:numPr>
        <w:spacing w:line="360" w:lineRule="auto"/>
        <w:ind w:firstLineChars="0"/>
        <w:rPr>
          <w:ins w:id="2777" w:author="Happy" w:date="2018-08-20T22:22:00Z"/>
        </w:rPr>
      </w:pPr>
      <w:ins w:id="2778" w:author="Happy" w:date="2018-08-20T22:22:00Z">
        <w:r>
          <w:rPr>
            <w:rFonts w:hint="eastAsia"/>
          </w:rPr>
          <w:t>无</w:t>
        </w:r>
      </w:ins>
    </w:p>
    <w:p w14:paraId="11BC1E92" w14:textId="77777777" w:rsidR="00642CF7" w:rsidRDefault="00642CF7" w:rsidP="00642CF7">
      <w:pPr>
        <w:pStyle w:val="4"/>
        <w:spacing w:line="360" w:lineRule="auto"/>
        <w:rPr>
          <w:ins w:id="2779" w:author="Happy" w:date="2018-08-20T22:22:00Z"/>
        </w:rPr>
      </w:pPr>
      <w:ins w:id="2780" w:author="Happy" w:date="2018-08-20T22:22:00Z">
        <w:r w:rsidRPr="00FF24E9">
          <w:rPr>
            <w:rFonts w:hint="eastAsia"/>
          </w:rPr>
          <w:t>操作规则</w:t>
        </w:r>
      </w:ins>
    </w:p>
    <w:p w14:paraId="78ED7D82" w14:textId="423D72E9" w:rsidR="00642CF7" w:rsidRDefault="00A56287" w:rsidP="00642CF7">
      <w:pPr>
        <w:pStyle w:val="af3"/>
        <w:numPr>
          <w:ilvl w:val="0"/>
          <w:numId w:val="6"/>
        </w:numPr>
        <w:spacing w:line="360" w:lineRule="auto"/>
        <w:ind w:firstLineChars="0"/>
        <w:rPr>
          <w:ins w:id="2781" w:author="Happy" w:date="2018-08-20T22:22:00Z"/>
        </w:rPr>
      </w:pPr>
      <w:ins w:id="2782" w:author="Happy" w:date="2018-08-20T22:36:00Z">
        <w:r>
          <w:rPr>
            <w:rFonts w:hint="eastAsia"/>
          </w:rPr>
          <w:t>点击右上角“</w:t>
        </w:r>
      </w:ins>
      <w:ins w:id="2783" w:author="Happy" w:date="2018-08-20T22:37:00Z">
        <w:r>
          <w:rPr>
            <w:rFonts w:hint="eastAsia"/>
          </w:rPr>
          <w:t>×</w:t>
        </w:r>
      </w:ins>
      <w:ins w:id="2784" w:author="Happy" w:date="2018-08-20T22:36:00Z">
        <w:r>
          <w:rPr>
            <w:rFonts w:hint="eastAsia"/>
          </w:rPr>
          <w:t>”</w:t>
        </w:r>
      </w:ins>
      <w:ins w:id="2785" w:author="Happy" w:date="2018-08-20T22:37:00Z">
        <w:r>
          <w:rPr>
            <w:rFonts w:hint="eastAsia"/>
          </w:rPr>
          <w:t>，收起浮窗</w:t>
        </w:r>
      </w:ins>
      <w:ins w:id="2786" w:author="Happy" w:date="2018-08-20T22:22:00Z">
        <w:r w:rsidR="00642CF7">
          <w:rPr>
            <w:rFonts w:hint="eastAsia"/>
          </w:rPr>
          <w:t>；</w:t>
        </w:r>
      </w:ins>
    </w:p>
    <w:p w14:paraId="5339BE4A" w14:textId="1E2BBA93" w:rsidR="00642CF7" w:rsidRDefault="00642CF7">
      <w:pPr>
        <w:pStyle w:val="af3"/>
        <w:numPr>
          <w:ilvl w:val="0"/>
          <w:numId w:val="6"/>
        </w:numPr>
        <w:spacing w:line="360" w:lineRule="auto"/>
        <w:ind w:firstLineChars="0"/>
        <w:rPr>
          <w:ins w:id="2787" w:author="Happy" w:date="2018-08-20T22:22:00Z"/>
        </w:rPr>
      </w:pPr>
      <w:ins w:id="2788" w:author="Happy" w:date="2018-08-20T22:22:00Z">
        <w:r>
          <w:rPr>
            <w:rFonts w:hint="eastAsia"/>
          </w:rPr>
          <w:t>点击</w:t>
        </w:r>
      </w:ins>
      <w:ins w:id="2789" w:author="Happy" w:date="2018-08-20T22:37:00Z">
        <w:r w:rsidR="00A56287">
          <w:rPr>
            <w:rFonts w:hint="eastAsia"/>
          </w:rPr>
          <w:t>浮窗外区域，收起浮窗</w:t>
        </w:r>
      </w:ins>
      <w:ins w:id="2790" w:author="Happy" w:date="2018-08-20T22:22:00Z">
        <w:r>
          <w:rPr>
            <w:rFonts w:hint="eastAsia"/>
          </w:rPr>
          <w:t>；</w:t>
        </w:r>
      </w:ins>
    </w:p>
    <w:p w14:paraId="69460807" w14:textId="77777777" w:rsidR="00642CF7" w:rsidRDefault="00642CF7" w:rsidP="00642CF7">
      <w:pPr>
        <w:pStyle w:val="4"/>
        <w:spacing w:line="360" w:lineRule="auto"/>
        <w:rPr>
          <w:ins w:id="2791" w:author="Happy" w:date="2018-08-20T22:22:00Z"/>
        </w:rPr>
      </w:pPr>
      <w:ins w:id="2792" w:author="Happy" w:date="2018-08-20T22:22:00Z">
        <w:r w:rsidRPr="00FF24E9">
          <w:t>提示信息</w:t>
        </w:r>
      </w:ins>
    </w:p>
    <w:p w14:paraId="577A65DF" w14:textId="4B51593E" w:rsidR="00642CF7" w:rsidRDefault="00A56287" w:rsidP="00642CF7">
      <w:pPr>
        <w:pStyle w:val="af3"/>
        <w:numPr>
          <w:ilvl w:val="0"/>
          <w:numId w:val="7"/>
        </w:numPr>
        <w:spacing w:line="360" w:lineRule="auto"/>
        <w:ind w:firstLineChars="0"/>
        <w:rPr>
          <w:ins w:id="2793" w:author="Happy" w:date="2018-08-20T22:22:00Z"/>
        </w:rPr>
      </w:pPr>
      <w:ins w:id="2794" w:author="Happy" w:date="2018-08-20T22:37:00Z">
        <w:r>
          <w:rPr>
            <w:rFonts w:hint="eastAsia"/>
          </w:rPr>
          <w:t>无</w:t>
        </w:r>
      </w:ins>
    </w:p>
    <w:p w14:paraId="06ED648E" w14:textId="77777777" w:rsidR="00A56287" w:rsidRDefault="00A56287">
      <w:pPr>
        <w:rPr>
          <w:ins w:id="2795" w:author="Happy" w:date="2018-08-20T22:40:00Z"/>
        </w:rPr>
        <w:pPrChange w:id="2796" w:author="Happy" w:date="2018-08-20T18:39:00Z">
          <w:pPr>
            <w:pStyle w:val="af3"/>
            <w:spacing w:line="360" w:lineRule="auto"/>
          </w:pPr>
        </w:pPrChange>
      </w:pPr>
    </w:p>
    <w:p w14:paraId="5070CF87" w14:textId="5A2D7FD5" w:rsidR="00A56287" w:rsidRDefault="00A56287">
      <w:pPr>
        <w:rPr>
          <w:ins w:id="2797" w:author="Happy" w:date="2018-08-20T23:00:00Z"/>
        </w:rPr>
        <w:pPrChange w:id="2798" w:author="Happy" w:date="2018-08-20T18:39:00Z">
          <w:pPr>
            <w:pStyle w:val="af3"/>
            <w:spacing w:line="360" w:lineRule="auto"/>
          </w:pPr>
        </w:pPrChange>
      </w:pPr>
    </w:p>
    <w:p w14:paraId="1E8DE812" w14:textId="77777777" w:rsidR="00650A50" w:rsidRDefault="00650A50">
      <w:pPr>
        <w:rPr>
          <w:ins w:id="2799" w:author="Happy" w:date="2018-08-20T22:40:00Z"/>
          <w:rFonts w:hint="eastAsia"/>
        </w:rPr>
        <w:pPrChange w:id="2800" w:author="Happy" w:date="2018-08-20T18:39:00Z">
          <w:pPr>
            <w:pStyle w:val="af3"/>
            <w:spacing w:line="360" w:lineRule="auto"/>
          </w:pPr>
        </w:pPrChange>
      </w:pPr>
    </w:p>
    <w:p w14:paraId="7425F9ED" w14:textId="0C67C0BB" w:rsidR="00034B2E" w:rsidRDefault="00034B2E" w:rsidP="00034B2E">
      <w:pPr>
        <w:pStyle w:val="2"/>
        <w:numPr>
          <w:ilvl w:val="1"/>
          <w:numId w:val="123"/>
        </w:numPr>
        <w:spacing w:line="360" w:lineRule="auto"/>
        <w:rPr>
          <w:ins w:id="2801" w:author="Happy" w:date="2018-08-20T23:00:00Z"/>
        </w:rPr>
      </w:pPr>
      <w:bookmarkStart w:id="2802" w:name="_Toc522570145"/>
      <w:ins w:id="2803" w:author="Happy" w:date="2018-08-20T23:00:00Z">
        <w:r>
          <w:rPr>
            <w:rFonts w:hint="eastAsia"/>
          </w:rPr>
          <w:t>口袋减脂营</w:t>
        </w:r>
        <w:r>
          <w:rPr>
            <w:rFonts w:hint="eastAsia"/>
          </w:rPr>
          <w:t>-</w:t>
        </w:r>
        <w:r w:rsidR="00650A50">
          <w:rPr>
            <w:rFonts w:hint="eastAsia"/>
          </w:rPr>
          <w:t>服务端</w:t>
        </w:r>
        <w:bookmarkEnd w:id="2802"/>
      </w:ins>
    </w:p>
    <w:p w14:paraId="098DCC81" w14:textId="2B5358C0" w:rsidR="00650A50" w:rsidRDefault="00650A50" w:rsidP="00650A50">
      <w:pPr>
        <w:pStyle w:val="3"/>
        <w:spacing w:line="360" w:lineRule="auto"/>
        <w:rPr>
          <w:ins w:id="2804" w:author="Happy" w:date="2018-08-20T23:00:00Z"/>
          <w:rFonts w:hint="eastAsia"/>
        </w:rPr>
      </w:pPr>
      <w:bookmarkStart w:id="2805" w:name="_Toc522570146"/>
      <w:ins w:id="2806" w:author="Happy" w:date="2018-08-20T23:01:00Z">
        <w:r>
          <w:rPr>
            <w:rFonts w:hint="eastAsia"/>
          </w:rPr>
          <w:t>自动发放积分奖品</w:t>
        </w:r>
      </w:ins>
      <w:bookmarkEnd w:id="2805"/>
    </w:p>
    <w:p w14:paraId="087BB1FC" w14:textId="77CB81AD" w:rsidR="00650A50" w:rsidRDefault="00650A50" w:rsidP="00650A50">
      <w:pPr>
        <w:pStyle w:val="4"/>
        <w:spacing w:line="360" w:lineRule="auto"/>
        <w:rPr>
          <w:ins w:id="2807" w:author="Happy" w:date="2018-08-20T23:01:00Z"/>
        </w:rPr>
      </w:pPr>
      <w:ins w:id="2808" w:author="Happy" w:date="2018-08-20T23:01:00Z">
        <w:r>
          <w:rPr>
            <w:rFonts w:hint="eastAsia"/>
          </w:rPr>
          <w:t>奖品发放</w:t>
        </w:r>
      </w:ins>
    </w:p>
    <w:p w14:paraId="553AB73E" w14:textId="79EAF75D" w:rsidR="00650A50" w:rsidRDefault="00650A50" w:rsidP="00650A50">
      <w:pPr>
        <w:rPr>
          <w:ins w:id="2809" w:author="Happy" w:date="2018-08-20T23:06:00Z"/>
          <w:rFonts w:hint="eastAsia"/>
        </w:rPr>
        <w:pPrChange w:id="2810" w:author="Happy" w:date="2018-08-20T23:01:00Z">
          <w:pPr>
            <w:pStyle w:val="4"/>
            <w:spacing w:line="360" w:lineRule="auto"/>
          </w:pPr>
        </w:pPrChange>
      </w:pPr>
      <w:ins w:id="2811" w:author="Happy" w:date="2018-08-20T23:01:00Z">
        <w:r>
          <w:rPr>
            <w:rFonts w:hint="eastAsia"/>
          </w:rPr>
          <w:t>此需求上线后，次周开营及次周之后开营的减脂营用户，在其</w:t>
        </w:r>
      </w:ins>
      <w:ins w:id="2812" w:author="Happy" w:date="2018-08-20T23:02:00Z">
        <w:r>
          <w:rPr>
            <w:rFonts w:hint="eastAsia"/>
          </w:rPr>
          <w:t>结营后次日的</w:t>
        </w:r>
        <w:r>
          <w:rPr>
            <w:rFonts w:hint="eastAsia"/>
          </w:rPr>
          <w:t>0</w:t>
        </w:r>
        <w:r>
          <w:t>0</w:t>
        </w:r>
        <w:r>
          <w:rPr>
            <w:rFonts w:hint="eastAsia"/>
          </w:rPr>
          <w:t>:</w:t>
        </w:r>
        <w:r>
          <w:t>05</w:t>
        </w:r>
        <w:r>
          <w:rPr>
            <w:rFonts w:hint="eastAsia"/>
          </w:rPr>
          <w:t>，自动发放</w:t>
        </w:r>
      </w:ins>
      <w:ins w:id="2813" w:author="Happy" w:date="2018-08-20T23:05:00Z">
        <w:r>
          <w:rPr>
            <w:rFonts w:hint="eastAsia"/>
          </w:rPr>
          <w:t>“</w:t>
        </w:r>
      </w:ins>
      <w:ins w:id="2814" w:author="Happy" w:date="2018-08-20T23:06:00Z">
        <w:r>
          <w:rPr>
            <w:rFonts w:hint="eastAsia"/>
          </w:rPr>
          <w:t>积分奖励无门槛</w:t>
        </w:r>
        <w:r>
          <w:rPr>
            <w:rFonts w:hint="eastAsia"/>
          </w:rPr>
          <w:t>20</w:t>
        </w:r>
        <w:r>
          <w:rPr>
            <w:rFonts w:hint="eastAsia"/>
          </w:rPr>
          <w:t>元”优惠券至学员的睿建商城账户。</w:t>
        </w:r>
      </w:ins>
    </w:p>
    <w:p w14:paraId="462092B6" w14:textId="68175E30" w:rsidR="00650A50" w:rsidRPr="00650A50" w:rsidRDefault="00650A50" w:rsidP="00650A50">
      <w:pPr>
        <w:rPr>
          <w:ins w:id="2815" w:author="Happy" w:date="2018-08-20T23:00:00Z"/>
          <w:rFonts w:hint="eastAsia"/>
          <w:rPrChange w:id="2816" w:author="Happy" w:date="2018-08-20T23:01:00Z">
            <w:rPr>
              <w:ins w:id="2817" w:author="Happy" w:date="2018-08-20T23:00:00Z"/>
            </w:rPr>
          </w:rPrChange>
        </w:rPr>
        <w:pPrChange w:id="2818" w:author="Happy" w:date="2018-08-20T23:01:00Z">
          <w:pPr>
            <w:pStyle w:val="4"/>
            <w:spacing w:line="360" w:lineRule="auto"/>
          </w:pPr>
        </w:pPrChange>
      </w:pPr>
      <w:ins w:id="2819" w:author="Happy" w:date="2018-08-20T23:06:00Z">
        <w:r>
          <w:rPr>
            <w:rFonts w:hint="eastAsia"/>
          </w:rPr>
          <w:t>该优惠券由电商部门配置</w:t>
        </w:r>
      </w:ins>
      <w:ins w:id="2820" w:author="Happy" w:date="2018-08-20T23:07:00Z">
        <w:r>
          <w:rPr>
            <w:rFonts w:hint="eastAsia"/>
          </w:rPr>
          <w:t>并发布，长期存在，</w:t>
        </w:r>
      </w:ins>
      <w:ins w:id="2821" w:author="Happy" w:date="2018-08-20T23:08:00Z">
        <w:r>
          <w:rPr>
            <w:rFonts w:hint="eastAsia"/>
          </w:rPr>
          <w:t>生成数量</w:t>
        </w:r>
      </w:ins>
      <w:ins w:id="2822" w:author="Happy" w:date="2018-08-20T23:09:00Z">
        <w:r w:rsidR="00D022F3">
          <w:t>99999</w:t>
        </w:r>
        <w:r w:rsidR="00D022F3">
          <w:t>，</w:t>
        </w:r>
      </w:ins>
      <w:ins w:id="2823" w:author="Happy" w:date="2018-08-20T23:08:00Z">
        <w:r>
          <w:rPr>
            <w:rFonts w:hint="eastAsia"/>
          </w:rPr>
          <w:t>适用</w:t>
        </w:r>
      </w:ins>
      <w:ins w:id="2824" w:author="Happy" w:date="2018-08-20T23:09:00Z">
        <w:r w:rsidR="00D022F3">
          <w:rPr>
            <w:rFonts w:hint="eastAsia"/>
          </w:rPr>
          <w:t>app</w:t>
        </w:r>
        <w:r w:rsidR="00D022F3">
          <w:rPr>
            <w:rFonts w:hint="eastAsia"/>
          </w:rPr>
          <w:t>、</w:t>
        </w:r>
        <w:r w:rsidR="00D022F3">
          <w:rPr>
            <w:rFonts w:hint="eastAsia"/>
          </w:rPr>
          <w:t>H</w:t>
        </w:r>
        <w:r w:rsidR="00D022F3">
          <w:t>5</w:t>
        </w:r>
        <w:r w:rsidR="00D022F3">
          <w:t>、</w:t>
        </w:r>
        <w:r w:rsidR="00D022F3">
          <w:rPr>
            <w:rFonts w:hint="eastAsia"/>
          </w:rPr>
          <w:t>微信渠道的</w:t>
        </w:r>
      </w:ins>
      <w:ins w:id="2825" w:author="Happy" w:date="2018-08-20T23:08:00Z">
        <w:r>
          <w:rPr>
            <w:rFonts w:hint="eastAsia"/>
          </w:rPr>
          <w:t>商城</w:t>
        </w:r>
      </w:ins>
      <w:ins w:id="2826" w:author="Happy" w:date="2018-08-20T23:09:00Z">
        <w:r w:rsidR="00D022F3">
          <w:rPr>
            <w:rFonts w:hint="eastAsia"/>
          </w:rPr>
          <w:t>，适用</w:t>
        </w:r>
      </w:ins>
      <w:ins w:id="2827" w:author="Happy" w:date="2018-08-20T23:08:00Z">
        <w:r>
          <w:rPr>
            <w:rFonts w:hint="eastAsia"/>
          </w:rPr>
          <w:t>所有商品，使用条件为满</w:t>
        </w:r>
        <w:r>
          <w:t>20</w:t>
        </w:r>
        <w:r>
          <w:rPr>
            <w:rFonts w:hint="eastAsia"/>
          </w:rPr>
          <w:t>元可使用，</w:t>
        </w:r>
      </w:ins>
      <w:ins w:id="2828" w:author="Happy" w:date="2018-08-20T23:07:00Z">
        <w:r>
          <w:rPr>
            <w:rFonts w:hint="eastAsia"/>
          </w:rPr>
          <w:t>有效期为自方法之日起</w:t>
        </w:r>
        <w:r>
          <w:rPr>
            <w:rFonts w:hint="eastAsia"/>
          </w:rPr>
          <w:t>90</w:t>
        </w:r>
        <w:r>
          <w:rPr>
            <w:rFonts w:hint="eastAsia"/>
          </w:rPr>
          <w:t>天内有效</w:t>
        </w:r>
      </w:ins>
      <w:ins w:id="2829" w:author="Happy" w:date="2018-08-20T23:06:00Z">
        <w:r>
          <w:rPr>
            <w:rFonts w:hint="eastAsia"/>
          </w:rPr>
          <w:t>。</w:t>
        </w:r>
      </w:ins>
    </w:p>
    <w:p w14:paraId="42960F01" w14:textId="59A0DB34" w:rsidR="00A56287" w:rsidRPr="00034B2E" w:rsidRDefault="00A56287">
      <w:pPr>
        <w:rPr>
          <w:ins w:id="2830" w:author="Happy" w:date="2018-08-20T22:40:00Z"/>
          <w:rPrChange w:id="2831" w:author="Happy" w:date="2018-08-20T23:00:00Z">
            <w:rPr>
              <w:ins w:id="2832" w:author="Happy" w:date="2018-08-20T22:40:00Z"/>
            </w:rPr>
          </w:rPrChange>
        </w:rPr>
        <w:pPrChange w:id="2833" w:author="Happy" w:date="2018-08-20T18:39:00Z">
          <w:pPr>
            <w:pStyle w:val="af3"/>
            <w:spacing w:line="360" w:lineRule="auto"/>
          </w:pPr>
        </w:pPrChange>
      </w:pPr>
    </w:p>
    <w:p w14:paraId="309D7AC9" w14:textId="4C2F1F74" w:rsidR="00A56287" w:rsidRDefault="00A56287" w:rsidP="00A56287">
      <w:pPr>
        <w:pStyle w:val="2"/>
        <w:numPr>
          <w:ilvl w:val="1"/>
          <w:numId w:val="123"/>
        </w:numPr>
        <w:spacing w:line="360" w:lineRule="auto"/>
        <w:rPr>
          <w:ins w:id="2834" w:author="Happy" w:date="2018-08-20T22:40:00Z"/>
        </w:rPr>
      </w:pPr>
      <w:bookmarkStart w:id="2835" w:name="_Toc522570147"/>
      <w:ins w:id="2836" w:author="Happy" w:date="2018-08-20T22:41:00Z">
        <w:r>
          <w:rPr>
            <w:rFonts w:hint="eastAsia"/>
          </w:rPr>
          <w:t>睿建商城</w:t>
        </w:r>
        <w:r>
          <w:rPr>
            <w:rFonts w:hint="eastAsia"/>
          </w:rPr>
          <w:t>H5</w:t>
        </w:r>
        <w:r>
          <w:rPr>
            <w:rFonts w:hint="eastAsia"/>
          </w:rPr>
          <w:t>前台</w:t>
        </w:r>
      </w:ins>
      <w:bookmarkEnd w:id="2835"/>
    </w:p>
    <w:p w14:paraId="574548F2" w14:textId="0952C86E" w:rsidR="00A56287" w:rsidRDefault="00A56287">
      <w:pPr>
        <w:pStyle w:val="3"/>
        <w:spacing w:line="360" w:lineRule="auto"/>
        <w:rPr>
          <w:ins w:id="2837" w:author="Happy" w:date="2018-08-20T22:44:00Z"/>
        </w:rPr>
        <w:pPrChange w:id="2838" w:author="Happy" w:date="2018-08-20T22:43:00Z">
          <w:pPr>
            <w:spacing w:line="360" w:lineRule="auto"/>
          </w:pPr>
        </w:pPrChange>
      </w:pPr>
      <w:bookmarkStart w:id="2839" w:name="_Toc522570148"/>
      <w:ins w:id="2840" w:author="Happy" w:date="2018-08-20T22:41:00Z">
        <w:r>
          <w:rPr>
            <w:rFonts w:hint="eastAsia"/>
          </w:rPr>
          <w:t>口袋减脂营商品详情页</w:t>
        </w:r>
      </w:ins>
      <w:bookmarkEnd w:id="2839"/>
    </w:p>
    <w:p w14:paraId="47DFE23A" w14:textId="60FEA473" w:rsidR="00277C2C" w:rsidRPr="00277C2C" w:rsidRDefault="00277C2C">
      <w:pPr>
        <w:rPr>
          <w:ins w:id="2841" w:author="Happy" w:date="2018-08-20T22:40:00Z"/>
        </w:rPr>
        <w:pPrChange w:id="2842" w:author="Happy" w:date="2018-08-20T22:44:00Z">
          <w:pPr>
            <w:spacing w:line="360" w:lineRule="auto"/>
          </w:pPr>
        </w:pPrChange>
      </w:pPr>
      <w:ins w:id="2843" w:author="Happy" w:date="2018-08-20T22:46:00Z">
        <w:r>
          <w:rPr>
            <w:rFonts w:hint="eastAsia"/>
            <w:noProof/>
          </w:rPr>
          <mc:AlternateContent>
            <mc:Choice Requires="wps">
              <w:drawing>
                <wp:anchor distT="0" distB="0" distL="114300" distR="114300" simplePos="0" relativeHeight="251660288" behindDoc="0" locked="0" layoutInCell="1" allowOverlap="1" wp14:anchorId="23F7C019" wp14:editId="1E28CC77">
                  <wp:simplePos x="0" y="0"/>
                  <wp:positionH relativeFrom="column">
                    <wp:posOffset>-133527</wp:posOffset>
                  </wp:positionH>
                  <wp:positionV relativeFrom="paragraph">
                    <wp:posOffset>3601720</wp:posOffset>
                  </wp:positionV>
                  <wp:extent cx="2982132" cy="666572"/>
                  <wp:effectExtent l="12700" t="12700" r="15240" b="6985"/>
                  <wp:wrapNone/>
                  <wp:docPr id="95" name="矩形 95"/>
                  <wp:cNvGraphicFramePr/>
                  <a:graphic xmlns:a="http://schemas.openxmlformats.org/drawingml/2006/main">
                    <a:graphicData uri="http://schemas.microsoft.com/office/word/2010/wordprocessingShape">
                      <wps:wsp>
                        <wps:cNvSpPr/>
                        <wps:spPr>
                          <a:xfrm>
                            <a:off x="0" y="0"/>
                            <a:ext cx="2982132" cy="666572"/>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A88C15" id="矩形 95" o:spid="_x0000_s1026" style="position:absolute;left:0;text-align:left;margin-left:-10.5pt;margin-top:283.6pt;width:234.8pt;height:5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" filled="f" strokecolor="#f79646 [3209]" strokeweight="2pt"/>
              </w:pict>
            </mc:Fallback>
          </mc:AlternateContent>
        </w:r>
      </w:ins>
      <w:ins w:id="2844" w:author="Happy" w:date="2018-08-20T22:45:00Z">
        <w:r>
          <w:rPr>
            <w:rFonts w:hint="eastAsia"/>
            <w:noProof/>
          </w:rPr>
          <w:drawing>
            <wp:inline distT="0" distB="0" distL="0" distR="0" wp14:anchorId="4A190E10" wp14:editId="177F15A1">
              <wp:extent cx="2595948" cy="461472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061534776299_.pic.jpg"/>
                      <pic:cNvPicPr/>
                    </pic:nvPicPr>
                    <pic:blipFill>
                      <a:blip r:embed="rId16"/>
                      <a:stretch>
                        <a:fillRect/>
                      </a:stretch>
                    </pic:blipFill>
                    <pic:spPr>
                      <a:xfrm>
                        <a:off x="0" y="0"/>
                        <a:ext cx="2602388" cy="4626177"/>
                      </a:xfrm>
                      <a:prstGeom prst="rect">
                        <a:avLst/>
                      </a:prstGeom>
                    </pic:spPr>
                  </pic:pic>
                </a:graphicData>
              </a:graphic>
            </wp:inline>
          </w:drawing>
        </w:r>
      </w:ins>
    </w:p>
    <w:p w14:paraId="180C592A" w14:textId="77777777" w:rsidR="00A56287" w:rsidRDefault="00A56287" w:rsidP="00A56287">
      <w:pPr>
        <w:pStyle w:val="4"/>
        <w:spacing w:line="360" w:lineRule="auto"/>
        <w:rPr>
          <w:ins w:id="2845" w:author="Happy" w:date="2018-08-20T22:40:00Z"/>
        </w:rPr>
      </w:pPr>
      <w:ins w:id="2846" w:author="Happy" w:date="2018-08-20T22:40:00Z">
        <w:r w:rsidRPr="00FF24E9">
          <w:t>显示内容</w:t>
        </w:r>
      </w:ins>
    </w:p>
    <w:p w14:paraId="2CC54D4B" w14:textId="1DC33A1C" w:rsidR="00A56287" w:rsidRDefault="00A56287" w:rsidP="00A56287">
      <w:pPr>
        <w:spacing w:line="360" w:lineRule="auto"/>
        <w:rPr>
          <w:ins w:id="2847" w:author="Happy" w:date="2018-08-20T22:40:00Z"/>
        </w:rPr>
      </w:pPr>
      <w:ins w:id="2848" w:author="Happy" w:date="2018-08-20T22:40:00Z">
        <w:r>
          <w:fldChar w:fldCharType="begin"/>
        </w:r>
        <w:r>
          <w:rPr>
            <w:rFonts w:hint="eastAsia"/>
          </w:rPr>
          <w:instrText>eq \o\ac(</w:instrText>
        </w:r>
        <w:r w:rsidRPr="004F53CE">
          <w:rPr>
            <w:rFonts w:ascii="宋体" w:hint="eastAsia"/>
            <w:position w:val="-4"/>
            <w:sz w:val="31"/>
          </w:rPr>
          <w:instrText>○</w:instrText>
        </w:r>
        <w:r>
          <w:rPr>
            <w:rFonts w:hint="eastAsia"/>
          </w:rPr>
          <w:instrText>,1)</w:instrText>
        </w:r>
        <w:r>
          <w:fldChar w:fldCharType="end"/>
        </w:r>
      </w:ins>
      <w:ins w:id="2849" w:author="Happy" w:date="2018-08-20T22:43:00Z">
        <w:r>
          <w:rPr>
            <w:rFonts w:hint="eastAsia"/>
          </w:rPr>
          <w:t>商品详情页中图文</w:t>
        </w:r>
      </w:ins>
    </w:p>
    <w:p w14:paraId="4D95F573" w14:textId="56618E48" w:rsidR="00A56287" w:rsidRDefault="00277C2C">
      <w:pPr>
        <w:pStyle w:val="af3"/>
        <w:numPr>
          <w:ilvl w:val="0"/>
          <w:numId w:val="3"/>
        </w:numPr>
        <w:spacing w:line="360" w:lineRule="auto"/>
        <w:ind w:firstLineChars="0"/>
        <w:rPr>
          <w:ins w:id="2850" w:author="Happy" w:date="2018-08-20T22:40:00Z"/>
        </w:rPr>
        <w:pPrChange w:id="2851" w:author="Happy" w:date="2018-08-20T22:48:00Z">
          <w:pPr>
            <w:spacing w:line="360" w:lineRule="auto"/>
          </w:pPr>
        </w:pPrChange>
      </w:pPr>
      <w:ins w:id="2852" w:author="Happy" w:date="2018-08-20T22:46:00Z">
        <w:r>
          <w:rPr>
            <w:rFonts w:hint="eastAsia"/>
          </w:rPr>
          <w:t>图片中文案改为：</w:t>
        </w:r>
      </w:ins>
      <w:ins w:id="2853" w:author="Happy" w:date="2018-08-20T22:47:00Z">
        <w:r>
          <w:rPr>
            <w:rFonts w:hint="eastAsia"/>
          </w:rPr>
          <w:t>有机会成为“明星学员”</w:t>
        </w:r>
      </w:ins>
    </w:p>
    <w:p w14:paraId="56D46852" w14:textId="77777777" w:rsidR="00A56287" w:rsidRDefault="00A56287" w:rsidP="00A56287">
      <w:pPr>
        <w:pStyle w:val="4"/>
        <w:spacing w:line="360" w:lineRule="auto"/>
        <w:rPr>
          <w:ins w:id="2854" w:author="Happy" w:date="2018-08-20T22:40:00Z"/>
        </w:rPr>
      </w:pPr>
      <w:ins w:id="2855" w:author="Happy" w:date="2018-08-20T22:40:00Z">
        <w:r w:rsidRPr="00FF24E9">
          <w:t>出入口</w:t>
        </w:r>
      </w:ins>
    </w:p>
    <w:p w14:paraId="2DB2F871" w14:textId="3BDB86B0" w:rsidR="00A56287" w:rsidRDefault="00A56287" w:rsidP="00A56287">
      <w:pPr>
        <w:pStyle w:val="af3"/>
        <w:numPr>
          <w:ilvl w:val="0"/>
          <w:numId w:val="4"/>
        </w:numPr>
        <w:spacing w:line="360" w:lineRule="auto"/>
        <w:ind w:firstLineChars="0"/>
        <w:rPr>
          <w:ins w:id="2856" w:author="Happy" w:date="2018-08-20T22:40:00Z"/>
        </w:rPr>
      </w:pPr>
      <w:ins w:id="2857" w:author="Happy" w:date="2018-08-20T22:40:00Z">
        <w:r>
          <w:t>入口</w:t>
        </w:r>
        <w:r>
          <w:rPr>
            <w:rFonts w:hint="eastAsia"/>
          </w:rPr>
          <w:t>：</w:t>
        </w:r>
      </w:ins>
      <w:ins w:id="2858" w:author="Happy" w:date="2018-08-20T22:47:00Z">
        <w:r w:rsidR="00277C2C">
          <w:rPr>
            <w:rFonts w:hint="eastAsia"/>
          </w:rPr>
          <w:t>睿建商城商品</w:t>
        </w:r>
      </w:ins>
      <w:ins w:id="2859" w:author="Happy" w:date="2018-08-20T22:48:00Z">
        <w:r w:rsidR="00277C2C">
          <w:rPr>
            <w:rFonts w:hint="eastAsia"/>
          </w:rPr>
          <w:t>列表页进入、活动下单页跳转、独立链接</w:t>
        </w:r>
      </w:ins>
      <w:ins w:id="2860" w:author="Happy" w:date="2018-08-20T22:40:00Z">
        <w:r>
          <w:rPr>
            <w:rFonts w:hint="eastAsia"/>
          </w:rPr>
          <w:t>；</w:t>
        </w:r>
      </w:ins>
    </w:p>
    <w:p w14:paraId="45F1DB0C" w14:textId="71D8642E" w:rsidR="00A56287" w:rsidRDefault="00A56287" w:rsidP="00A56287">
      <w:pPr>
        <w:pStyle w:val="af3"/>
        <w:numPr>
          <w:ilvl w:val="0"/>
          <w:numId w:val="4"/>
        </w:numPr>
        <w:spacing w:line="360" w:lineRule="auto"/>
        <w:ind w:firstLineChars="0"/>
        <w:rPr>
          <w:ins w:id="2861" w:author="Happy" w:date="2018-08-20T22:40:00Z"/>
        </w:rPr>
      </w:pPr>
      <w:ins w:id="2862" w:author="Happy" w:date="2018-08-20T22:40:00Z">
        <w:r>
          <w:rPr>
            <w:rFonts w:hint="eastAsia"/>
          </w:rPr>
          <w:t>出口：</w:t>
        </w:r>
      </w:ins>
      <w:ins w:id="2863" w:author="Happy" w:date="2018-08-20T22:48:00Z">
        <w:r w:rsidR="00277C2C">
          <w:rPr>
            <w:rFonts w:hint="eastAsia"/>
          </w:rPr>
          <w:t>购买</w:t>
        </w:r>
      </w:ins>
      <w:ins w:id="2864" w:author="Happy" w:date="2018-08-20T22:40:00Z">
        <w:r>
          <w:rPr>
            <w:rFonts w:hint="eastAsia"/>
          </w:rPr>
          <w:t>。</w:t>
        </w:r>
      </w:ins>
    </w:p>
    <w:p w14:paraId="6A6D2696" w14:textId="77777777" w:rsidR="00A56287" w:rsidRDefault="00A56287" w:rsidP="00A56287">
      <w:pPr>
        <w:pStyle w:val="4"/>
        <w:spacing w:line="360" w:lineRule="auto"/>
        <w:rPr>
          <w:ins w:id="2865" w:author="Happy" w:date="2018-08-20T22:40:00Z"/>
        </w:rPr>
      </w:pPr>
      <w:ins w:id="2866" w:author="Happy" w:date="2018-08-20T22:40:00Z">
        <w:r>
          <w:rPr>
            <w:rFonts w:hint="eastAsia"/>
          </w:rPr>
          <w:lastRenderedPageBreak/>
          <w:t>数据来源</w:t>
        </w:r>
      </w:ins>
    </w:p>
    <w:p w14:paraId="75C70634" w14:textId="4BF2FD4A" w:rsidR="00A56287" w:rsidRDefault="00277C2C" w:rsidP="00A56287">
      <w:pPr>
        <w:pStyle w:val="af3"/>
        <w:numPr>
          <w:ilvl w:val="0"/>
          <w:numId w:val="4"/>
        </w:numPr>
        <w:spacing w:line="360" w:lineRule="auto"/>
        <w:ind w:firstLineChars="0"/>
        <w:rPr>
          <w:ins w:id="2867" w:author="Happy" w:date="2018-08-20T22:40:00Z"/>
        </w:rPr>
      </w:pPr>
      <w:ins w:id="2868" w:author="Happy" w:date="2018-08-20T22:49:00Z">
        <w:r>
          <w:rPr>
            <w:rFonts w:hint="eastAsia"/>
          </w:rPr>
          <w:t>无</w:t>
        </w:r>
      </w:ins>
    </w:p>
    <w:p w14:paraId="6F45F51F" w14:textId="77777777" w:rsidR="00A56287" w:rsidRDefault="00A56287" w:rsidP="00A56287">
      <w:pPr>
        <w:pStyle w:val="4"/>
        <w:spacing w:line="360" w:lineRule="auto"/>
        <w:rPr>
          <w:ins w:id="2869" w:author="Happy" w:date="2018-08-20T22:40:00Z"/>
        </w:rPr>
      </w:pPr>
      <w:ins w:id="2870" w:author="Happy" w:date="2018-08-20T22:40:00Z">
        <w:r>
          <w:rPr>
            <w:rFonts w:hint="eastAsia"/>
          </w:rPr>
          <w:t>输入项</w:t>
        </w:r>
      </w:ins>
    </w:p>
    <w:p w14:paraId="69D98664" w14:textId="77777777" w:rsidR="00A56287" w:rsidRDefault="00A56287" w:rsidP="00A56287">
      <w:pPr>
        <w:pStyle w:val="af3"/>
        <w:numPr>
          <w:ilvl w:val="0"/>
          <w:numId w:val="4"/>
        </w:numPr>
        <w:spacing w:line="360" w:lineRule="auto"/>
        <w:ind w:firstLineChars="0"/>
        <w:rPr>
          <w:ins w:id="2871" w:author="Happy" w:date="2018-08-20T22:40:00Z"/>
        </w:rPr>
      </w:pPr>
      <w:ins w:id="2872" w:author="Happy" w:date="2018-08-20T22:40:00Z">
        <w:r>
          <w:rPr>
            <w:rFonts w:hint="eastAsia"/>
          </w:rPr>
          <w:t>无</w:t>
        </w:r>
      </w:ins>
    </w:p>
    <w:p w14:paraId="5905AC54" w14:textId="77777777" w:rsidR="00A56287" w:rsidRDefault="00A56287" w:rsidP="00A56287">
      <w:pPr>
        <w:pStyle w:val="4"/>
        <w:spacing w:line="360" w:lineRule="auto"/>
        <w:rPr>
          <w:ins w:id="2873" w:author="Happy" w:date="2018-08-20T22:40:00Z"/>
        </w:rPr>
      </w:pPr>
      <w:ins w:id="2874" w:author="Happy" w:date="2018-08-20T22:40:00Z">
        <w:r w:rsidRPr="00FF24E9">
          <w:rPr>
            <w:rFonts w:hint="eastAsia"/>
          </w:rPr>
          <w:t>操作规则</w:t>
        </w:r>
      </w:ins>
    </w:p>
    <w:p w14:paraId="3DC35520" w14:textId="1C050907" w:rsidR="00A56287" w:rsidRDefault="00277C2C" w:rsidP="00A56287">
      <w:pPr>
        <w:pStyle w:val="af3"/>
        <w:numPr>
          <w:ilvl w:val="0"/>
          <w:numId w:val="6"/>
        </w:numPr>
        <w:spacing w:line="360" w:lineRule="auto"/>
        <w:ind w:firstLineChars="0"/>
        <w:rPr>
          <w:ins w:id="2875" w:author="Happy" w:date="2018-08-20T22:40:00Z"/>
        </w:rPr>
      </w:pPr>
      <w:ins w:id="2876" w:author="Happy" w:date="2018-08-20T22:49:00Z">
        <w:r>
          <w:rPr>
            <w:rFonts w:hint="eastAsia"/>
          </w:rPr>
          <w:t>略</w:t>
        </w:r>
      </w:ins>
    </w:p>
    <w:p w14:paraId="09A57097" w14:textId="77777777" w:rsidR="00A56287" w:rsidRDefault="00A56287" w:rsidP="00A56287">
      <w:pPr>
        <w:pStyle w:val="4"/>
        <w:spacing w:line="360" w:lineRule="auto"/>
        <w:rPr>
          <w:ins w:id="2877" w:author="Happy" w:date="2018-08-20T22:40:00Z"/>
        </w:rPr>
      </w:pPr>
      <w:ins w:id="2878" w:author="Happy" w:date="2018-08-20T22:40:00Z">
        <w:r w:rsidRPr="00FF24E9">
          <w:t>提示信息</w:t>
        </w:r>
      </w:ins>
    </w:p>
    <w:p w14:paraId="7A89333B" w14:textId="17F3755C" w:rsidR="00A56287" w:rsidRDefault="00277C2C" w:rsidP="00A56287">
      <w:pPr>
        <w:pStyle w:val="af3"/>
        <w:numPr>
          <w:ilvl w:val="0"/>
          <w:numId w:val="7"/>
        </w:numPr>
        <w:spacing w:line="360" w:lineRule="auto"/>
        <w:ind w:firstLineChars="0"/>
        <w:rPr>
          <w:ins w:id="2879" w:author="Happy" w:date="2018-08-20T22:40:00Z"/>
        </w:rPr>
      </w:pPr>
      <w:ins w:id="2880" w:author="Happy" w:date="2018-08-20T22:49:00Z">
        <w:r>
          <w:rPr>
            <w:rFonts w:hint="eastAsia"/>
          </w:rPr>
          <w:t>略</w:t>
        </w:r>
      </w:ins>
    </w:p>
    <w:p w14:paraId="31E42812" w14:textId="77777777" w:rsidR="00277C2C" w:rsidRDefault="00277C2C">
      <w:pPr>
        <w:rPr>
          <w:ins w:id="2881" w:author="Happy" w:date="2018-08-20T22:49:00Z"/>
        </w:rPr>
        <w:pPrChange w:id="2882" w:author="Happy" w:date="2018-08-20T18:39:00Z">
          <w:pPr>
            <w:pStyle w:val="af3"/>
            <w:spacing w:line="360" w:lineRule="auto"/>
          </w:pPr>
        </w:pPrChange>
      </w:pPr>
    </w:p>
    <w:p w14:paraId="3379C751" w14:textId="77777777" w:rsidR="00277C2C" w:rsidRDefault="00277C2C">
      <w:pPr>
        <w:rPr>
          <w:ins w:id="2883" w:author="Happy" w:date="2018-08-20T22:49:00Z"/>
        </w:rPr>
        <w:pPrChange w:id="2884" w:author="Happy" w:date="2018-08-20T18:39:00Z">
          <w:pPr>
            <w:pStyle w:val="af3"/>
            <w:spacing w:line="360" w:lineRule="auto"/>
          </w:pPr>
        </w:pPrChange>
      </w:pPr>
    </w:p>
    <w:p w14:paraId="3565C99D" w14:textId="18E20F83" w:rsidR="00937C1A" w:rsidDel="00642CF7" w:rsidRDefault="0087072B" w:rsidP="000F6642">
      <w:pPr>
        <w:spacing w:line="360" w:lineRule="auto"/>
        <w:rPr>
          <w:del w:id="2885" w:author="Happy" w:date="2018-08-20T22:21:00Z"/>
        </w:rPr>
      </w:pPr>
      <w:ins w:id="2886" w:author="xiaohou" w:date="2016-09-13T09:22:00Z">
        <w:del w:id="2887" w:author="Happy" w:date="2018-08-20T22:16:00Z">
          <w:r w:rsidDel="00642CF7">
            <w:rPr>
              <w:noProof/>
            </w:rPr>
            <w:drawing>
              <wp:inline distT="0" distB="0" distL="0" distR="0" wp14:anchorId="2F606D9F" wp14:editId="2EAEFA48">
                <wp:extent cx="4930140" cy="3752850"/>
                <wp:effectExtent l="19050" t="0" r="381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4930140" cy="3752850"/>
                        </a:xfrm>
                        <a:prstGeom prst="rect">
                          <a:avLst/>
                        </a:prstGeom>
                        <a:noFill/>
                        <a:ln w="9525">
                          <a:noFill/>
                          <a:miter lim="800000"/>
                          <a:headEnd/>
                          <a:tailEnd/>
                        </a:ln>
                      </pic:spPr>
                    </pic:pic>
                  </a:graphicData>
                </a:graphic>
              </wp:inline>
            </w:drawing>
          </w:r>
        </w:del>
      </w:ins>
    </w:p>
    <w:p w14:paraId="1CF469A0" w14:textId="131366AB" w:rsidR="00727D10" w:rsidDel="00642CF7" w:rsidRDefault="009B4A32" w:rsidP="00416A63">
      <w:pPr>
        <w:pStyle w:val="4"/>
        <w:spacing w:line="360" w:lineRule="auto"/>
        <w:rPr>
          <w:del w:id="2888" w:author="Happy" w:date="2018-08-20T22:21:00Z"/>
        </w:rPr>
      </w:pPr>
      <w:bookmarkStart w:id="2889" w:name="_Toc522553779"/>
      <w:del w:id="2890" w:author="Happy" w:date="2018-08-20T22:21:00Z">
        <w:r w:rsidDel="00642CF7">
          <w:rPr>
            <w:rFonts w:hint="eastAsia"/>
          </w:rPr>
          <w:delText>显示</w:delText>
        </w:r>
        <w:r w:rsidR="00025938" w:rsidDel="00642CF7">
          <w:rPr>
            <w:rFonts w:hint="eastAsia"/>
          </w:rPr>
          <w:delText>内容</w:delText>
        </w:r>
        <w:bookmarkEnd w:id="2889"/>
      </w:del>
    </w:p>
    <w:p w14:paraId="6784CD94" w14:textId="69639819" w:rsidR="00727D10" w:rsidDel="00642CF7" w:rsidRDefault="00EF2892">
      <w:pPr>
        <w:spacing w:line="360" w:lineRule="auto"/>
        <w:rPr>
          <w:del w:id="2891" w:author="Happy" w:date="2018-08-20T22:21:00Z"/>
        </w:rPr>
      </w:pPr>
      <w:del w:id="2892" w:author="Happy" w:date="2018-08-20T22:21:00Z">
        <w:r w:rsidDel="00642CF7">
          <w:fldChar w:fldCharType="begin"/>
        </w:r>
        <w:r w:rsidR="00025938" w:rsidDel="00642CF7">
          <w:rPr>
            <w:rFonts w:hint="eastAsia"/>
          </w:rPr>
          <w:delInstrText>eq \o\ac(</w:delInstrText>
        </w:r>
        <w:r w:rsidR="00025938" w:rsidRPr="00025938" w:rsidDel="00642CF7">
          <w:rPr>
            <w:rFonts w:ascii="宋体" w:hint="eastAsia"/>
            <w:position w:val="-4"/>
            <w:sz w:val="31"/>
          </w:rPr>
          <w:delInstrText>○</w:delInstrText>
        </w:r>
        <w:r w:rsidR="00025938" w:rsidDel="00642CF7">
          <w:rPr>
            <w:rFonts w:hint="eastAsia"/>
          </w:rPr>
          <w:delInstrText>,1)</w:delInstrText>
        </w:r>
        <w:r w:rsidDel="00642CF7">
          <w:fldChar w:fldCharType="end"/>
        </w:r>
        <w:r w:rsidR="00025938" w:rsidDel="00642CF7">
          <w:delText>查询条件</w:delText>
        </w:r>
      </w:del>
    </w:p>
    <w:p w14:paraId="6CCF9848" w14:textId="6AF5687B" w:rsidR="00727D10" w:rsidDel="00642CF7" w:rsidRDefault="00025938">
      <w:pPr>
        <w:pStyle w:val="af3"/>
        <w:numPr>
          <w:ilvl w:val="0"/>
          <w:numId w:val="3"/>
        </w:numPr>
        <w:spacing w:line="360" w:lineRule="auto"/>
        <w:ind w:firstLineChars="0"/>
        <w:rPr>
          <w:del w:id="2893" w:author="Happy" w:date="2018-08-20T22:21:00Z"/>
        </w:rPr>
      </w:pPr>
      <w:del w:id="2894" w:author="Happy" w:date="2018-08-20T22:21:00Z">
        <w:r w:rsidDel="00642CF7">
          <w:delText>菜品分类</w:delText>
        </w:r>
        <w:r w:rsidDel="00642CF7">
          <w:rPr>
            <w:rFonts w:hint="eastAsia"/>
          </w:rPr>
          <w:delText>：下拉框，</w:delText>
        </w:r>
        <w:r w:rsidDel="00642CF7">
          <w:delText>默认</w:delText>
        </w:r>
        <w:r w:rsidR="00184FD5" w:rsidDel="00642CF7">
          <w:rPr>
            <w:rFonts w:hint="eastAsia"/>
          </w:rPr>
          <w:delText>为“</w:delText>
        </w:r>
        <w:r w:rsidDel="00642CF7">
          <w:delText>全部</w:delText>
        </w:r>
        <w:r w:rsidR="00184FD5" w:rsidDel="00642CF7">
          <w:rPr>
            <w:rFonts w:hint="eastAsia"/>
          </w:rPr>
          <w:delText>”</w:delText>
        </w:r>
        <w:r w:rsidDel="00642CF7">
          <w:rPr>
            <w:rFonts w:hint="eastAsia"/>
          </w:rPr>
          <w:delText>，</w:delText>
        </w:r>
        <w:r w:rsidDel="00642CF7">
          <w:delText>包含后台设定的所有可用的菜品分类</w:delText>
        </w:r>
        <w:r w:rsidDel="00642CF7">
          <w:rPr>
            <w:rFonts w:hint="eastAsia"/>
          </w:rPr>
          <w:delText>。</w:delText>
        </w:r>
      </w:del>
    </w:p>
    <w:p w14:paraId="7311E31C" w14:textId="675B110E" w:rsidR="00727D10" w:rsidDel="00642CF7" w:rsidRDefault="00025938">
      <w:pPr>
        <w:pStyle w:val="af3"/>
        <w:numPr>
          <w:ilvl w:val="0"/>
          <w:numId w:val="3"/>
        </w:numPr>
        <w:spacing w:line="360" w:lineRule="auto"/>
        <w:ind w:firstLineChars="0"/>
        <w:rPr>
          <w:del w:id="2895" w:author="Happy" w:date="2018-08-20T22:21:00Z"/>
        </w:rPr>
      </w:pPr>
      <w:del w:id="2896" w:author="Happy" w:date="2018-08-20T22:21:00Z">
        <w:r w:rsidDel="00642CF7">
          <w:rPr>
            <w:rFonts w:hint="eastAsia"/>
          </w:rPr>
          <w:delText>菜品名称：</w:delText>
        </w:r>
        <w:r w:rsidR="00033D0A" w:rsidDel="00642CF7">
          <w:rPr>
            <w:rFonts w:hint="eastAsia"/>
          </w:rPr>
          <w:delText>输入框，可以根据菜品名称模糊查询。</w:delText>
        </w:r>
      </w:del>
    </w:p>
    <w:p w14:paraId="1042AB2D" w14:textId="621194A5" w:rsidR="00727D10" w:rsidDel="00642CF7" w:rsidRDefault="00033D0A">
      <w:pPr>
        <w:pStyle w:val="af3"/>
        <w:numPr>
          <w:ilvl w:val="0"/>
          <w:numId w:val="3"/>
        </w:numPr>
        <w:spacing w:line="360" w:lineRule="auto"/>
        <w:ind w:firstLineChars="0"/>
        <w:rPr>
          <w:del w:id="2897" w:author="Happy" w:date="2018-08-20T22:21:00Z"/>
        </w:rPr>
      </w:pPr>
      <w:del w:id="2898" w:author="Happy" w:date="2018-08-20T22:21:00Z">
        <w:r w:rsidDel="00642CF7">
          <w:rPr>
            <w:rFonts w:hint="eastAsia"/>
          </w:rPr>
          <w:delText>菜品状态：下拉框，默认为</w:delText>
        </w:r>
        <w:r w:rsidR="009C4585" w:rsidDel="00642CF7">
          <w:rPr>
            <w:rFonts w:hint="eastAsia"/>
          </w:rPr>
          <w:delText>“</w:delText>
        </w:r>
      </w:del>
      <w:ins w:id="2899" w:author="xiaohou" w:date="2016-09-13T09:09:00Z">
        <w:del w:id="2900" w:author="Happy" w:date="2018-08-20T22:21:00Z">
          <w:r w:rsidR="002D2256" w:rsidDel="00642CF7">
            <w:rPr>
              <w:rFonts w:hint="eastAsia"/>
            </w:rPr>
            <w:delText>可售</w:delText>
          </w:r>
        </w:del>
      </w:ins>
      <w:del w:id="2901" w:author="Happy" w:date="2018-08-20T22:21:00Z">
        <w:r w:rsidR="009C4585" w:rsidDel="00642CF7">
          <w:rPr>
            <w:rFonts w:hint="eastAsia"/>
          </w:rPr>
          <w:delText>”</w:delText>
        </w:r>
        <w:r w:rsidDel="00642CF7">
          <w:rPr>
            <w:rFonts w:hint="eastAsia"/>
          </w:rPr>
          <w:delText>。包含全部、可售、估清。</w:delText>
        </w:r>
      </w:del>
    </w:p>
    <w:p w14:paraId="0697120A" w14:textId="77777777" w:rsidR="00277C2C" w:rsidRDefault="003F5DF4">
      <w:pPr>
        <w:rPr>
          <w:ins w:id="2902" w:author="Happy" w:date="2018-08-20T22:49:00Z"/>
        </w:rPr>
        <w:pPrChange w:id="2903" w:author="Happy" w:date="2018-08-20T18:39:00Z">
          <w:pPr>
            <w:pStyle w:val="af3"/>
            <w:spacing w:line="360" w:lineRule="auto"/>
          </w:pPr>
        </w:pPrChange>
      </w:pPr>
      <w:del w:id="2904" w:author="Happy" w:date="2018-08-20T22:21:00Z">
        <w:r w:rsidDel="00277C2C">
          <w:fldChar w:fldCharType="begin"/>
        </w:r>
        <w:r w:rsidDel="00642CF7">
          <w:rPr>
            <w:rFonts w:hint="eastAsia"/>
          </w:rPr>
          <w:delInstrText>eq \o\ac(</w:delInstrText>
        </w:r>
        <w:r w:rsidRPr="003F5DF4" w:rsidDel="00642CF7">
          <w:rPr>
            <w:rFonts w:ascii="宋体" w:hint="eastAsia"/>
            <w:position w:val="-4"/>
            <w:sz w:val="31"/>
          </w:rPr>
          <w:delInstrText>○</w:delInstrText>
        </w:r>
        <w:r w:rsidDel="00642CF7">
          <w:rPr>
            <w:rFonts w:hint="eastAsia"/>
          </w:rPr>
          <w:delInstrText>,2)</w:delInstrText>
        </w:r>
      </w:del>
      <w:del w:id="2905" w:author="Unknown">
        <w:r w:rsidDel="00277C2C">
          <w:fldChar w:fldCharType="end"/>
        </w:r>
      </w:del>
    </w:p>
    <w:p w14:paraId="6C9BCB6B" w14:textId="12D5E429" w:rsidR="00277C2C" w:rsidRDefault="00277C2C" w:rsidP="00277C2C">
      <w:pPr>
        <w:pStyle w:val="3"/>
        <w:spacing w:line="360" w:lineRule="auto"/>
        <w:rPr>
          <w:ins w:id="2906" w:author="Happy" w:date="2018-08-20T22:49:00Z"/>
        </w:rPr>
      </w:pPr>
      <w:bookmarkStart w:id="2907" w:name="_Toc522570149"/>
      <w:ins w:id="2908" w:author="Happy" w:date="2018-08-20T22:49:00Z">
        <w:r>
          <w:rPr>
            <w:rFonts w:hint="eastAsia"/>
          </w:rPr>
          <w:lastRenderedPageBreak/>
          <w:t>斐讯减脂营商品详情页</w:t>
        </w:r>
        <w:bookmarkEnd w:id="2907"/>
      </w:ins>
    </w:p>
    <w:p w14:paraId="2FD7B425" w14:textId="77777777" w:rsidR="00277C2C" w:rsidRPr="005308FB" w:rsidRDefault="00277C2C" w:rsidP="00277C2C">
      <w:pPr>
        <w:rPr>
          <w:ins w:id="2909" w:author="Happy" w:date="2018-08-20T22:49:00Z"/>
        </w:rPr>
      </w:pPr>
      <w:ins w:id="2910" w:author="Happy" w:date="2018-08-20T22:49:00Z">
        <w:r>
          <w:rPr>
            <w:rFonts w:hint="eastAsia"/>
            <w:noProof/>
          </w:rPr>
          <mc:AlternateContent>
            <mc:Choice Requires="wps">
              <w:drawing>
                <wp:anchor distT="0" distB="0" distL="114300" distR="114300" simplePos="0" relativeHeight="251662336" behindDoc="0" locked="0" layoutInCell="1" allowOverlap="1" wp14:anchorId="7855E15D" wp14:editId="11B3A50C">
                  <wp:simplePos x="0" y="0"/>
                  <wp:positionH relativeFrom="column">
                    <wp:posOffset>-133527</wp:posOffset>
                  </wp:positionH>
                  <wp:positionV relativeFrom="paragraph">
                    <wp:posOffset>3601720</wp:posOffset>
                  </wp:positionV>
                  <wp:extent cx="2982132" cy="666572"/>
                  <wp:effectExtent l="12700" t="12700" r="15240" b="6985"/>
                  <wp:wrapNone/>
                  <wp:docPr id="101" name="矩形 101"/>
                  <wp:cNvGraphicFramePr/>
                  <a:graphic xmlns:a="http://schemas.openxmlformats.org/drawingml/2006/main">
                    <a:graphicData uri="http://schemas.microsoft.com/office/word/2010/wordprocessingShape">
                      <wps:wsp>
                        <wps:cNvSpPr/>
                        <wps:spPr>
                          <a:xfrm>
                            <a:off x="0" y="0"/>
                            <a:ext cx="2982132" cy="666572"/>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60A0AD" id="矩形 101" o:spid="_x0000_s1026" style="position:absolute;left:0;text-align:left;margin-left:-10.5pt;margin-top:283.6pt;width:234.8pt;height:5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" filled="f" strokecolor="#f79646 [3209]" strokeweight="2pt"/>
              </w:pict>
            </mc:Fallback>
          </mc:AlternateContent>
        </w:r>
        <w:r>
          <w:rPr>
            <w:rFonts w:hint="eastAsia"/>
            <w:noProof/>
          </w:rPr>
          <w:drawing>
            <wp:inline distT="0" distB="0" distL="0" distR="0" wp14:anchorId="33CF855E" wp14:editId="3B3C2FFB">
              <wp:extent cx="2595948" cy="4614729"/>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061534776299_.pic.jpg"/>
                      <pic:cNvPicPr/>
                    </pic:nvPicPr>
                    <pic:blipFill>
                      <a:blip r:embed="rId16"/>
                      <a:stretch>
                        <a:fillRect/>
                      </a:stretch>
                    </pic:blipFill>
                    <pic:spPr>
                      <a:xfrm>
                        <a:off x="0" y="0"/>
                        <a:ext cx="2602388" cy="4626177"/>
                      </a:xfrm>
                      <a:prstGeom prst="rect">
                        <a:avLst/>
                      </a:prstGeom>
                    </pic:spPr>
                  </pic:pic>
                </a:graphicData>
              </a:graphic>
            </wp:inline>
          </w:drawing>
        </w:r>
      </w:ins>
    </w:p>
    <w:p w14:paraId="0126B50E" w14:textId="77777777" w:rsidR="00277C2C" w:rsidRDefault="00277C2C" w:rsidP="00277C2C">
      <w:pPr>
        <w:pStyle w:val="4"/>
        <w:spacing w:line="360" w:lineRule="auto"/>
        <w:rPr>
          <w:ins w:id="2911" w:author="Happy" w:date="2018-08-20T22:49:00Z"/>
        </w:rPr>
      </w:pPr>
      <w:ins w:id="2912" w:author="Happy" w:date="2018-08-20T22:49:00Z">
        <w:r w:rsidRPr="00FF24E9">
          <w:t>显示内容</w:t>
        </w:r>
      </w:ins>
    </w:p>
    <w:p w14:paraId="44FC83BF" w14:textId="77777777" w:rsidR="00277C2C" w:rsidRDefault="00277C2C" w:rsidP="00277C2C">
      <w:pPr>
        <w:spacing w:line="360" w:lineRule="auto"/>
        <w:rPr>
          <w:ins w:id="2913" w:author="Happy" w:date="2018-08-20T22:49:00Z"/>
        </w:rPr>
      </w:pPr>
      <w:ins w:id="2914" w:author="Happy" w:date="2018-08-20T22:49:00Z">
        <w:r>
          <w:fldChar w:fldCharType="begin"/>
        </w:r>
        <w:r>
          <w:rPr>
            <w:rFonts w:hint="eastAsia"/>
          </w:rPr>
          <w:instrText>eq \o\ac(</w:instrText>
        </w:r>
        <w:r w:rsidRPr="004F53CE">
          <w:rPr>
            <w:rFonts w:ascii="宋体" w:hint="eastAsia"/>
            <w:position w:val="-4"/>
            <w:sz w:val="31"/>
          </w:rPr>
          <w:instrText>○</w:instrText>
        </w:r>
        <w:r>
          <w:rPr>
            <w:rFonts w:hint="eastAsia"/>
          </w:rPr>
          <w:instrText>,1)</w:instrText>
        </w:r>
        <w:r>
          <w:fldChar w:fldCharType="end"/>
        </w:r>
        <w:r>
          <w:rPr>
            <w:rFonts w:hint="eastAsia"/>
          </w:rPr>
          <w:t>商品详情页中图文</w:t>
        </w:r>
      </w:ins>
    </w:p>
    <w:p w14:paraId="26570FEE" w14:textId="77777777" w:rsidR="00277C2C" w:rsidRDefault="00277C2C" w:rsidP="00277C2C">
      <w:pPr>
        <w:pStyle w:val="af3"/>
        <w:numPr>
          <w:ilvl w:val="0"/>
          <w:numId w:val="3"/>
        </w:numPr>
        <w:spacing w:line="360" w:lineRule="auto"/>
        <w:ind w:firstLineChars="0"/>
        <w:rPr>
          <w:ins w:id="2915" w:author="Happy" w:date="2018-08-20T22:49:00Z"/>
        </w:rPr>
      </w:pPr>
      <w:ins w:id="2916" w:author="Happy" w:date="2018-08-20T22:49:00Z">
        <w:r>
          <w:rPr>
            <w:rFonts w:hint="eastAsia"/>
          </w:rPr>
          <w:t>图片中文案改为：有机会成为“明星学员”</w:t>
        </w:r>
      </w:ins>
    </w:p>
    <w:p w14:paraId="750ADEB8" w14:textId="77777777" w:rsidR="00277C2C" w:rsidRDefault="00277C2C" w:rsidP="00277C2C">
      <w:pPr>
        <w:pStyle w:val="4"/>
        <w:spacing w:line="360" w:lineRule="auto"/>
        <w:rPr>
          <w:ins w:id="2917" w:author="Happy" w:date="2018-08-20T22:49:00Z"/>
        </w:rPr>
      </w:pPr>
      <w:ins w:id="2918" w:author="Happy" w:date="2018-08-20T22:49:00Z">
        <w:r w:rsidRPr="00FF24E9">
          <w:t>出入口</w:t>
        </w:r>
      </w:ins>
    </w:p>
    <w:p w14:paraId="3D0F4110" w14:textId="679D3F73" w:rsidR="00277C2C" w:rsidRDefault="00277C2C" w:rsidP="00277C2C">
      <w:pPr>
        <w:pStyle w:val="af3"/>
        <w:numPr>
          <w:ilvl w:val="0"/>
          <w:numId w:val="4"/>
        </w:numPr>
        <w:spacing w:line="360" w:lineRule="auto"/>
        <w:ind w:firstLineChars="0"/>
        <w:rPr>
          <w:ins w:id="2919" w:author="Happy" w:date="2018-08-20T22:49:00Z"/>
        </w:rPr>
      </w:pPr>
      <w:ins w:id="2920" w:author="Happy" w:date="2018-08-20T22:49:00Z">
        <w:r>
          <w:t>入口</w:t>
        </w:r>
        <w:r>
          <w:rPr>
            <w:rFonts w:hint="eastAsia"/>
          </w:rPr>
          <w:t>：睿建商城商品列表页进入、独立链接；</w:t>
        </w:r>
      </w:ins>
    </w:p>
    <w:p w14:paraId="0D3FE559" w14:textId="77777777" w:rsidR="00277C2C" w:rsidRDefault="00277C2C" w:rsidP="00277C2C">
      <w:pPr>
        <w:pStyle w:val="af3"/>
        <w:numPr>
          <w:ilvl w:val="0"/>
          <w:numId w:val="4"/>
        </w:numPr>
        <w:spacing w:line="360" w:lineRule="auto"/>
        <w:ind w:firstLineChars="0"/>
        <w:rPr>
          <w:ins w:id="2921" w:author="Happy" w:date="2018-08-20T22:49:00Z"/>
        </w:rPr>
      </w:pPr>
      <w:ins w:id="2922" w:author="Happy" w:date="2018-08-20T22:49:00Z">
        <w:r>
          <w:rPr>
            <w:rFonts w:hint="eastAsia"/>
          </w:rPr>
          <w:t>出口：购买。</w:t>
        </w:r>
      </w:ins>
    </w:p>
    <w:p w14:paraId="674E3556" w14:textId="77777777" w:rsidR="00277C2C" w:rsidRDefault="00277C2C" w:rsidP="00277C2C">
      <w:pPr>
        <w:pStyle w:val="4"/>
        <w:spacing w:line="360" w:lineRule="auto"/>
        <w:rPr>
          <w:ins w:id="2923" w:author="Happy" w:date="2018-08-20T22:49:00Z"/>
        </w:rPr>
      </w:pPr>
      <w:ins w:id="2924" w:author="Happy" w:date="2018-08-20T22:49:00Z">
        <w:r>
          <w:rPr>
            <w:rFonts w:hint="eastAsia"/>
          </w:rPr>
          <w:t>数据来源</w:t>
        </w:r>
      </w:ins>
    </w:p>
    <w:p w14:paraId="3E611250" w14:textId="77777777" w:rsidR="00277C2C" w:rsidRDefault="00277C2C" w:rsidP="00277C2C">
      <w:pPr>
        <w:pStyle w:val="af3"/>
        <w:numPr>
          <w:ilvl w:val="0"/>
          <w:numId w:val="4"/>
        </w:numPr>
        <w:spacing w:line="360" w:lineRule="auto"/>
        <w:ind w:firstLineChars="0"/>
        <w:rPr>
          <w:ins w:id="2925" w:author="Happy" w:date="2018-08-20T22:49:00Z"/>
        </w:rPr>
      </w:pPr>
      <w:ins w:id="2926" w:author="Happy" w:date="2018-08-20T22:49:00Z">
        <w:r>
          <w:rPr>
            <w:rFonts w:hint="eastAsia"/>
          </w:rPr>
          <w:t>无</w:t>
        </w:r>
      </w:ins>
    </w:p>
    <w:p w14:paraId="2D085A62" w14:textId="77777777" w:rsidR="00277C2C" w:rsidRDefault="00277C2C" w:rsidP="00277C2C">
      <w:pPr>
        <w:pStyle w:val="4"/>
        <w:spacing w:line="360" w:lineRule="auto"/>
        <w:rPr>
          <w:ins w:id="2927" w:author="Happy" w:date="2018-08-20T22:49:00Z"/>
        </w:rPr>
      </w:pPr>
      <w:ins w:id="2928" w:author="Happy" w:date="2018-08-20T22:49:00Z">
        <w:r>
          <w:rPr>
            <w:rFonts w:hint="eastAsia"/>
          </w:rPr>
          <w:lastRenderedPageBreak/>
          <w:t>输入项</w:t>
        </w:r>
      </w:ins>
    </w:p>
    <w:p w14:paraId="34803AD8" w14:textId="77777777" w:rsidR="00277C2C" w:rsidRDefault="00277C2C" w:rsidP="00277C2C">
      <w:pPr>
        <w:pStyle w:val="af3"/>
        <w:numPr>
          <w:ilvl w:val="0"/>
          <w:numId w:val="4"/>
        </w:numPr>
        <w:spacing w:line="360" w:lineRule="auto"/>
        <w:ind w:firstLineChars="0"/>
        <w:rPr>
          <w:ins w:id="2929" w:author="Happy" w:date="2018-08-20T22:49:00Z"/>
        </w:rPr>
      </w:pPr>
      <w:ins w:id="2930" w:author="Happy" w:date="2018-08-20T22:49:00Z">
        <w:r>
          <w:rPr>
            <w:rFonts w:hint="eastAsia"/>
          </w:rPr>
          <w:t>无</w:t>
        </w:r>
      </w:ins>
    </w:p>
    <w:p w14:paraId="365E30C2" w14:textId="77777777" w:rsidR="00277C2C" w:rsidRDefault="00277C2C" w:rsidP="00277C2C">
      <w:pPr>
        <w:pStyle w:val="4"/>
        <w:spacing w:line="360" w:lineRule="auto"/>
        <w:rPr>
          <w:ins w:id="2931" w:author="Happy" w:date="2018-08-20T22:49:00Z"/>
        </w:rPr>
      </w:pPr>
      <w:ins w:id="2932" w:author="Happy" w:date="2018-08-20T22:49:00Z">
        <w:r w:rsidRPr="00FF24E9">
          <w:rPr>
            <w:rFonts w:hint="eastAsia"/>
          </w:rPr>
          <w:t>操作规则</w:t>
        </w:r>
      </w:ins>
    </w:p>
    <w:p w14:paraId="56815678" w14:textId="77777777" w:rsidR="00277C2C" w:rsidRDefault="00277C2C" w:rsidP="00277C2C">
      <w:pPr>
        <w:pStyle w:val="af3"/>
        <w:numPr>
          <w:ilvl w:val="0"/>
          <w:numId w:val="6"/>
        </w:numPr>
        <w:spacing w:line="360" w:lineRule="auto"/>
        <w:ind w:firstLineChars="0"/>
        <w:rPr>
          <w:ins w:id="2933" w:author="Happy" w:date="2018-08-20T22:49:00Z"/>
        </w:rPr>
      </w:pPr>
      <w:ins w:id="2934" w:author="Happy" w:date="2018-08-20T22:49:00Z">
        <w:r>
          <w:rPr>
            <w:rFonts w:hint="eastAsia"/>
          </w:rPr>
          <w:t>略</w:t>
        </w:r>
      </w:ins>
    </w:p>
    <w:p w14:paraId="3ADF2B30" w14:textId="77777777" w:rsidR="00277C2C" w:rsidRDefault="00277C2C" w:rsidP="00277C2C">
      <w:pPr>
        <w:pStyle w:val="4"/>
        <w:spacing w:line="360" w:lineRule="auto"/>
        <w:rPr>
          <w:ins w:id="2935" w:author="Happy" w:date="2018-08-20T22:49:00Z"/>
        </w:rPr>
      </w:pPr>
      <w:ins w:id="2936" w:author="Happy" w:date="2018-08-20T22:49:00Z">
        <w:r w:rsidRPr="00FF24E9">
          <w:t>提示信息</w:t>
        </w:r>
      </w:ins>
    </w:p>
    <w:p w14:paraId="1E889201" w14:textId="77777777" w:rsidR="00277C2C" w:rsidRDefault="00277C2C" w:rsidP="00277C2C">
      <w:pPr>
        <w:pStyle w:val="af3"/>
        <w:numPr>
          <w:ilvl w:val="0"/>
          <w:numId w:val="7"/>
        </w:numPr>
        <w:spacing w:line="360" w:lineRule="auto"/>
        <w:ind w:firstLineChars="0"/>
        <w:rPr>
          <w:ins w:id="2937" w:author="Happy" w:date="2018-08-20T22:49:00Z"/>
        </w:rPr>
      </w:pPr>
      <w:ins w:id="2938" w:author="Happy" w:date="2018-08-20T22:49:00Z">
        <w:r>
          <w:rPr>
            <w:rFonts w:hint="eastAsia"/>
          </w:rPr>
          <w:t>略</w:t>
        </w:r>
      </w:ins>
    </w:p>
    <w:p w14:paraId="68AD9684" w14:textId="0CE349E8" w:rsidR="00727D10" w:rsidDel="00642CF7" w:rsidRDefault="003F5DF4">
      <w:pPr>
        <w:spacing w:line="360" w:lineRule="auto"/>
        <w:rPr>
          <w:del w:id="2939" w:author="Happy" w:date="2018-08-20T22:21:00Z"/>
        </w:rPr>
      </w:pPr>
      <w:del w:id="2940" w:author="Happy" w:date="2018-08-20T22:21:00Z">
        <w:r w:rsidDel="00642CF7">
          <w:delText>列表</w:delText>
        </w:r>
      </w:del>
    </w:p>
    <w:p w14:paraId="6674367E" w14:textId="130C34BA" w:rsidR="00727D10" w:rsidDel="00642CF7" w:rsidRDefault="00194AE9">
      <w:pPr>
        <w:pStyle w:val="af3"/>
        <w:numPr>
          <w:ilvl w:val="0"/>
          <w:numId w:val="3"/>
        </w:numPr>
        <w:spacing w:line="360" w:lineRule="auto"/>
        <w:ind w:firstLineChars="0"/>
        <w:rPr>
          <w:del w:id="2941" w:author="Happy" w:date="2018-08-20T22:21:00Z"/>
        </w:rPr>
      </w:pPr>
      <w:del w:id="2942" w:author="Happy" w:date="2018-08-20T22:21:00Z">
        <w:r w:rsidDel="00642CF7">
          <w:delText>列表默认显示所有</w:delText>
        </w:r>
        <w:r w:rsidR="00AC7707" w:rsidDel="00642CF7">
          <w:rPr>
            <w:rFonts w:hint="eastAsia"/>
          </w:rPr>
          <w:delText>查询到的数据</w:delText>
        </w:r>
        <w:r w:rsidR="00A2381F" w:rsidDel="00642CF7">
          <w:rPr>
            <w:rFonts w:hint="eastAsia"/>
          </w:rPr>
          <w:delText>，</w:delText>
        </w:r>
        <w:r w:rsidR="00A2381F" w:rsidDel="00642CF7">
          <w:delText>按照菜品的</w:delText>
        </w:r>
      </w:del>
      <w:ins w:id="2943" w:author="xiaohou" w:date="2016-09-07T17:15:00Z">
        <w:del w:id="2944" w:author="Happy" w:date="2018-08-20T22:21:00Z">
          <w:r w:rsidR="007C5DB8" w:rsidDel="00642CF7">
            <w:delText>库存</w:delText>
          </w:r>
          <w:r w:rsidR="003A257A" w:rsidDel="00642CF7">
            <w:delText>数量</w:delText>
          </w:r>
        </w:del>
      </w:ins>
      <w:ins w:id="2945" w:author="xiaohou" w:date="2016-09-27T13:31:00Z">
        <w:del w:id="2946" w:author="Happy" w:date="2018-08-20T22:21:00Z">
          <w:r w:rsidR="00882EB6" w:rsidDel="00642CF7">
            <w:delText>顺序</w:delText>
          </w:r>
        </w:del>
      </w:ins>
      <w:del w:id="2947" w:author="Happy" w:date="2018-08-20T22:21:00Z">
        <w:r w:rsidR="00A2381F" w:rsidDel="00642CF7">
          <w:delText>排列</w:delText>
        </w:r>
        <w:r w:rsidDel="00642CF7">
          <w:rPr>
            <w:rFonts w:hint="eastAsia"/>
          </w:rPr>
          <w:delText>。</w:delText>
        </w:r>
      </w:del>
    </w:p>
    <w:p w14:paraId="135B793C" w14:textId="445FB8F5" w:rsidR="00727D10" w:rsidDel="00642CF7" w:rsidRDefault="000E003C">
      <w:pPr>
        <w:pStyle w:val="af3"/>
        <w:numPr>
          <w:ilvl w:val="0"/>
          <w:numId w:val="3"/>
        </w:numPr>
        <w:spacing w:line="360" w:lineRule="auto"/>
        <w:ind w:firstLineChars="0"/>
        <w:rPr>
          <w:del w:id="2948" w:author="Happy" w:date="2018-08-20T22:21:00Z"/>
        </w:rPr>
      </w:pPr>
      <w:del w:id="2949" w:author="Happy" w:date="2018-08-20T22:21:00Z">
        <w:r w:rsidDel="00642CF7">
          <w:rPr>
            <w:rFonts w:hint="eastAsia"/>
          </w:rPr>
          <w:delText>菜品编号：默认完全显示</w:delText>
        </w:r>
      </w:del>
    </w:p>
    <w:p w14:paraId="3746B722" w14:textId="7B8DA11E" w:rsidR="00727D10" w:rsidDel="00642CF7" w:rsidRDefault="000E003C">
      <w:pPr>
        <w:pStyle w:val="af3"/>
        <w:numPr>
          <w:ilvl w:val="0"/>
          <w:numId w:val="3"/>
        </w:numPr>
        <w:spacing w:line="360" w:lineRule="auto"/>
        <w:ind w:firstLineChars="0"/>
        <w:rPr>
          <w:del w:id="2950" w:author="Happy" w:date="2018-08-20T22:21:00Z"/>
        </w:rPr>
      </w:pPr>
      <w:del w:id="2951" w:author="Happy" w:date="2018-08-20T22:21:00Z">
        <w:r w:rsidDel="00642CF7">
          <w:rPr>
            <w:rFonts w:hint="eastAsia"/>
          </w:rPr>
          <w:delText>菜品分类：默认完全显示</w:delText>
        </w:r>
      </w:del>
    </w:p>
    <w:p w14:paraId="2EEC6001" w14:textId="0BA79437" w:rsidR="00727D10" w:rsidDel="00642CF7" w:rsidRDefault="000E003C">
      <w:pPr>
        <w:pStyle w:val="af3"/>
        <w:numPr>
          <w:ilvl w:val="0"/>
          <w:numId w:val="3"/>
        </w:numPr>
        <w:spacing w:line="360" w:lineRule="auto"/>
        <w:ind w:firstLineChars="0"/>
        <w:rPr>
          <w:del w:id="2952" w:author="Happy" w:date="2018-08-20T22:21:00Z"/>
        </w:rPr>
      </w:pPr>
      <w:del w:id="2953" w:author="Happy" w:date="2018-08-20T22:21:00Z">
        <w:r w:rsidDel="00642CF7">
          <w:rPr>
            <w:rFonts w:hint="eastAsia"/>
          </w:rPr>
          <w:delText>菜品名称：默认显示</w:delText>
        </w:r>
        <w:r w:rsidDel="00642CF7">
          <w:rPr>
            <w:rFonts w:hint="eastAsia"/>
          </w:rPr>
          <w:delText>20</w:delText>
        </w:r>
        <w:r w:rsidDel="00642CF7">
          <w:rPr>
            <w:rFonts w:hint="eastAsia"/>
          </w:rPr>
          <w:delText>个字符，多余的则省略显示。</w:delText>
        </w:r>
      </w:del>
    </w:p>
    <w:p w14:paraId="3D2BD93C" w14:textId="57AD82CE" w:rsidR="00727D10" w:rsidDel="00642CF7" w:rsidRDefault="000E003C">
      <w:pPr>
        <w:pStyle w:val="af3"/>
        <w:numPr>
          <w:ilvl w:val="0"/>
          <w:numId w:val="3"/>
        </w:numPr>
        <w:spacing w:line="360" w:lineRule="auto"/>
        <w:ind w:firstLineChars="0"/>
        <w:rPr>
          <w:del w:id="2954" w:author="Happy" w:date="2018-08-20T22:21:00Z"/>
        </w:rPr>
      </w:pPr>
      <w:del w:id="2955" w:author="Happy" w:date="2018-08-20T22:21:00Z">
        <w:r w:rsidDel="00642CF7">
          <w:rPr>
            <w:rFonts w:hint="eastAsia"/>
          </w:rPr>
          <w:delText>当前库存数量：默认完全显示。</w:delText>
        </w:r>
      </w:del>
    </w:p>
    <w:p w14:paraId="5639A897" w14:textId="1C2F0ED4" w:rsidR="00727D10" w:rsidDel="00642CF7" w:rsidRDefault="009B4A32" w:rsidP="00416A63">
      <w:pPr>
        <w:pStyle w:val="4"/>
        <w:spacing w:line="360" w:lineRule="auto"/>
        <w:rPr>
          <w:del w:id="2956" w:author="Happy" w:date="2018-08-20T22:21:00Z"/>
        </w:rPr>
      </w:pPr>
      <w:bookmarkStart w:id="2957" w:name="_Toc522553780"/>
      <w:del w:id="2958" w:author="Happy" w:date="2018-08-20T22:21:00Z">
        <w:r w:rsidDel="00642CF7">
          <w:rPr>
            <w:rFonts w:hint="eastAsia"/>
          </w:rPr>
          <w:delText>出入口</w:delText>
        </w:r>
        <w:bookmarkEnd w:id="2957"/>
      </w:del>
    </w:p>
    <w:p w14:paraId="7D0581DE" w14:textId="79C3DAF8" w:rsidR="005C3A57" w:rsidDel="00642CF7" w:rsidRDefault="00161460">
      <w:pPr>
        <w:pStyle w:val="af3"/>
        <w:numPr>
          <w:ilvl w:val="0"/>
          <w:numId w:val="7"/>
        </w:numPr>
        <w:spacing w:line="360" w:lineRule="auto"/>
        <w:ind w:firstLineChars="0"/>
        <w:rPr>
          <w:del w:id="2959" w:author="Happy" w:date="2018-08-20T22:21:00Z"/>
        </w:rPr>
      </w:pPr>
      <w:del w:id="2960" w:author="Happy" w:date="2018-08-20T22:21:00Z">
        <w:r w:rsidDel="00642CF7">
          <w:delText>入口</w:delText>
        </w:r>
        <w:r w:rsidDel="00642CF7">
          <w:rPr>
            <w:rFonts w:hint="eastAsia"/>
          </w:rPr>
          <w:delText>：</w:delText>
        </w:r>
        <w:r w:rsidDel="00642CF7">
          <w:delText>主页</w:delText>
        </w:r>
      </w:del>
    </w:p>
    <w:p w14:paraId="575419C2" w14:textId="48C3F015" w:rsidR="005C3A57" w:rsidDel="00642CF7" w:rsidRDefault="00161460">
      <w:pPr>
        <w:pStyle w:val="af3"/>
        <w:numPr>
          <w:ilvl w:val="0"/>
          <w:numId w:val="7"/>
        </w:numPr>
        <w:spacing w:line="360" w:lineRule="auto"/>
        <w:ind w:firstLineChars="0"/>
        <w:rPr>
          <w:del w:id="2961" w:author="Happy" w:date="2018-08-20T22:21:00Z"/>
        </w:rPr>
      </w:pPr>
      <w:del w:id="2962" w:author="Happy" w:date="2018-08-20T22:21:00Z">
        <w:r w:rsidDel="00642CF7">
          <w:rPr>
            <w:rFonts w:hint="eastAsia"/>
          </w:rPr>
          <w:delText>出口：主页</w:delText>
        </w:r>
      </w:del>
    </w:p>
    <w:p w14:paraId="506D07E9" w14:textId="09085369" w:rsidR="005C3A57" w:rsidDel="00642CF7" w:rsidRDefault="009B4A32" w:rsidP="00416A63">
      <w:pPr>
        <w:pStyle w:val="4"/>
        <w:spacing w:line="360" w:lineRule="auto"/>
        <w:rPr>
          <w:del w:id="2963" w:author="Happy" w:date="2018-08-20T22:21:00Z"/>
        </w:rPr>
      </w:pPr>
      <w:bookmarkStart w:id="2964" w:name="_Toc522553781"/>
      <w:del w:id="2965" w:author="Happy" w:date="2018-08-20T22:21:00Z">
        <w:r w:rsidDel="00642CF7">
          <w:rPr>
            <w:rFonts w:hint="eastAsia"/>
          </w:rPr>
          <w:delText>数据来源</w:delText>
        </w:r>
        <w:bookmarkEnd w:id="2964"/>
      </w:del>
    </w:p>
    <w:p w14:paraId="01D546B9" w14:textId="584FD196" w:rsidR="005C3A57" w:rsidDel="00642CF7" w:rsidRDefault="00091377">
      <w:pPr>
        <w:pStyle w:val="af3"/>
        <w:numPr>
          <w:ilvl w:val="0"/>
          <w:numId w:val="3"/>
        </w:numPr>
        <w:spacing w:line="360" w:lineRule="auto"/>
        <w:ind w:firstLineChars="0"/>
        <w:rPr>
          <w:del w:id="2966" w:author="Happy" w:date="2018-08-20T22:21:00Z"/>
        </w:rPr>
      </w:pPr>
      <w:del w:id="2967" w:author="Happy" w:date="2018-08-20T22:21:00Z">
        <w:r w:rsidDel="00642CF7">
          <w:rPr>
            <w:rFonts w:hint="eastAsia"/>
          </w:rPr>
          <w:delText>菜品编号：调取后台设定</w:delText>
        </w:r>
        <w:r w:rsidDel="00277C2C">
          <w:rPr>
            <w:rFonts w:hint="eastAsia"/>
          </w:rPr>
          <w:delText>的</w:delText>
        </w:r>
      </w:del>
      <w:ins w:id="2968" w:author="Happy" w:date="2018-08-20T22:49:00Z">
        <w:r>
          <w:rPr>
            <w:rFonts w:hint="eastAsia"/>
          </w:rPr>
          <w:t>当</w:t>
        </w:r>
      </w:ins>
      <w:del w:id="2969" w:author="Happy" w:date="2018-08-20T22:21:00Z">
        <w:r w:rsidDel="00642CF7">
          <w:rPr>
            <w:rFonts w:hint="eastAsia"/>
          </w:rPr>
          <w:delText>前门店下的菜品编号。</w:delText>
        </w:r>
      </w:del>
    </w:p>
    <w:p w14:paraId="6E06C8D9" w14:textId="6950A0AF" w:rsidR="005C3A57" w:rsidDel="00642CF7" w:rsidRDefault="00091377">
      <w:pPr>
        <w:pStyle w:val="af3"/>
        <w:numPr>
          <w:ilvl w:val="0"/>
          <w:numId w:val="3"/>
        </w:numPr>
        <w:spacing w:line="360" w:lineRule="auto"/>
        <w:ind w:firstLineChars="0"/>
        <w:rPr>
          <w:del w:id="2970" w:author="Happy" w:date="2018-08-20T22:21:00Z"/>
        </w:rPr>
      </w:pPr>
      <w:del w:id="2971" w:author="Happy" w:date="2018-08-20T22:21:00Z">
        <w:r w:rsidDel="00642CF7">
          <w:rPr>
            <w:rFonts w:hint="eastAsia"/>
          </w:rPr>
          <w:delText>菜品分类：调取后台设定的当前门店下的菜品分类。</w:delText>
        </w:r>
      </w:del>
    </w:p>
    <w:p w14:paraId="15541C08" w14:textId="55CE8685" w:rsidR="005C3A57" w:rsidDel="00642CF7" w:rsidRDefault="00091377">
      <w:pPr>
        <w:pStyle w:val="af3"/>
        <w:numPr>
          <w:ilvl w:val="0"/>
          <w:numId w:val="3"/>
        </w:numPr>
        <w:spacing w:line="360" w:lineRule="auto"/>
        <w:ind w:firstLineChars="0"/>
        <w:rPr>
          <w:del w:id="2972" w:author="Happy" w:date="2018-08-20T22:21:00Z"/>
        </w:rPr>
      </w:pPr>
      <w:del w:id="2973" w:author="Happy" w:date="2018-08-20T22:21:00Z">
        <w:r w:rsidDel="00642CF7">
          <w:delText>菜品名称</w:delText>
        </w:r>
        <w:r w:rsidDel="00642CF7">
          <w:rPr>
            <w:rFonts w:hint="eastAsia"/>
          </w:rPr>
          <w:delText>：</w:delText>
        </w:r>
        <w:r w:rsidDel="00642CF7">
          <w:delText>调取后台设定的当前门店下的菜品名称</w:delText>
        </w:r>
        <w:r w:rsidDel="00642CF7">
          <w:rPr>
            <w:rFonts w:hint="eastAsia"/>
          </w:rPr>
          <w:delText>。</w:delText>
        </w:r>
      </w:del>
    </w:p>
    <w:p w14:paraId="56C41860" w14:textId="2783F9E7" w:rsidR="005C3A57" w:rsidDel="00642CF7" w:rsidRDefault="00091377">
      <w:pPr>
        <w:pStyle w:val="af3"/>
        <w:numPr>
          <w:ilvl w:val="0"/>
          <w:numId w:val="3"/>
        </w:numPr>
        <w:spacing w:line="360" w:lineRule="auto"/>
        <w:ind w:firstLineChars="0"/>
        <w:rPr>
          <w:del w:id="2974" w:author="Happy" w:date="2018-08-20T22:21:00Z"/>
        </w:rPr>
      </w:pPr>
      <w:del w:id="2975" w:author="Happy" w:date="2018-08-20T22:21:00Z">
        <w:r w:rsidDel="00642CF7">
          <w:rPr>
            <w:rFonts w:hint="eastAsia"/>
          </w:rPr>
          <w:delText>菜品状态：显示菜品当前的状态。</w:delText>
        </w:r>
      </w:del>
    </w:p>
    <w:p w14:paraId="3BE800EE" w14:textId="7D245C2C" w:rsidR="005C3A57" w:rsidDel="00642CF7" w:rsidRDefault="00091377">
      <w:pPr>
        <w:pStyle w:val="af3"/>
        <w:numPr>
          <w:ilvl w:val="0"/>
          <w:numId w:val="3"/>
        </w:numPr>
        <w:spacing w:line="360" w:lineRule="auto"/>
        <w:ind w:firstLineChars="0"/>
        <w:rPr>
          <w:del w:id="2976" w:author="Happy" w:date="2018-08-20T22:21:00Z"/>
        </w:rPr>
      </w:pPr>
      <w:del w:id="2977" w:author="Happy" w:date="2018-08-20T22:21:00Z">
        <w:r w:rsidDel="00642CF7">
          <w:rPr>
            <w:rFonts w:hint="eastAsia"/>
          </w:rPr>
          <w:delText>当前库存数量：</w:delText>
        </w:r>
        <w:r w:rsidR="00A9534A" w:rsidDel="00642CF7">
          <w:rPr>
            <w:rFonts w:hint="eastAsia"/>
          </w:rPr>
          <w:delText>调取后台服务器中菜品当前库存数量。</w:delText>
        </w:r>
      </w:del>
    </w:p>
    <w:p w14:paraId="4E786D12" w14:textId="64B421C9" w:rsidR="005C3A57" w:rsidDel="00642CF7" w:rsidRDefault="009B4A32" w:rsidP="00416A63">
      <w:pPr>
        <w:pStyle w:val="4"/>
        <w:spacing w:line="360" w:lineRule="auto"/>
        <w:rPr>
          <w:del w:id="2978" w:author="Happy" w:date="2018-08-20T22:21:00Z"/>
        </w:rPr>
      </w:pPr>
      <w:bookmarkStart w:id="2979" w:name="_Toc522553782"/>
      <w:del w:id="2980" w:author="Happy" w:date="2018-08-20T22:21:00Z">
        <w:r w:rsidDel="00642CF7">
          <w:rPr>
            <w:rFonts w:hint="eastAsia"/>
          </w:rPr>
          <w:delText>输入项</w:delText>
        </w:r>
        <w:bookmarkEnd w:id="2979"/>
      </w:del>
    </w:p>
    <w:p w14:paraId="7CFD37BB" w14:textId="0ACBC369" w:rsidR="005C3A57" w:rsidDel="00642CF7" w:rsidRDefault="000C5956">
      <w:pPr>
        <w:spacing w:line="360" w:lineRule="auto"/>
        <w:rPr>
          <w:del w:id="2981" w:author="Happy" w:date="2018-08-20T22:21:00Z"/>
        </w:rPr>
      </w:pPr>
      <w:del w:id="2982" w:author="Happy" w:date="2018-08-20T22:21:00Z">
        <w:r w:rsidDel="00642CF7">
          <w:rPr>
            <w:rFonts w:hint="eastAsia"/>
          </w:rPr>
          <w:delText>无</w:delText>
        </w:r>
      </w:del>
    </w:p>
    <w:p w14:paraId="19500C3A" w14:textId="6C54528C" w:rsidR="005C3A57" w:rsidDel="00642CF7" w:rsidRDefault="009B4A32" w:rsidP="00416A63">
      <w:pPr>
        <w:pStyle w:val="4"/>
        <w:spacing w:line="360" w:lineRule="auto"/>
        <w:rPr>
          <w:del w:id="2983" w:author="Happy" w:date="2018-08-20T22:21:00Z"/>
        </w:rPr>
      </w:pPr>
      <w:bookmarkStart w:id="2984" w:name="_Toc522553783"/>
      <w:del w:id="2985" w:author="Happy" w:date="2018-08-20T22:21:00Z">
        <w:r w:rsidDel="00642CF7">
          <w:rPr>
            <w:rFonts w:hint="eastAsia"/>
          </w:rPr>
          <w:delText>操作规则</w:delText>
        </w:r>
        <w:bookmarkEnd w:id="2984"/>
      </w:del>
    </w:p>
    <w:p w14:paraId="2EF1DA53" w14:textId="7E25AB75" w:rsidR="005C3A57" w:rsidDel="00642CF7" w:rsidRDefault="00114837">
      <w:pPr>
        <w:pStyle w:val="af3"/>
        <w:numPr>
          <w:ilvl w:val="0"/>
          <w:numId w:val="3"/>
        </w:numPr>
        <w:spacing w:line="360" w:lineRule="auto"/>
        <w:ind w:firstLineChars="0"/>
        <w:rPr>
          <w:del w:id="2986" w:author="Happy" w:date="2018-08-20T22:21:00Z"/>
        </w:rPr>
      </w:pPr>
      <w:del w:id="2987" w:author="Happy" w:date="2018-08-20T22:21:00Z">
        <w:r w:rsidDel="00642CF7">
          <w:rPr>
            <w:rFonts w:hint="eastAsia"/>
          </w:rPr>
          <w:delText>【搜索】可以根据查询条件进行搜索条件。</w:delText>
        </w:r>
      </w:del>
    </w:p>
    <w:p w14:paraId="0F51600C" w14:textId="1616BFA2" w:rsidR="005C3A57" w:rsidDel="00642CF7" w:rsidRDefault="00F651D2">
      <w:pPr>
        <w:pStyle w:val="af3"/>
        <w:numPr>
          <w:ilvl w:val="0"/>
          <w:numId w:val="3"/>
        </w:numPr>
        <w:spacing w:line="360" w:lineRule="auto"/>
        <w:ind w:firstLineChars="0"/>
        <w:rPr>
          <w:del w:id="2988" w:author="Happy" w:date="2018-08-20T22:21:00Z"/>
        </w:rPr>
      </w:pPr>
      <w:del w:id="2989" w:author="Happy" w:date="2018-08-20T22:21:00Z">
        <w:r w:rsidDel="00642CF7">
          <w:rPr>
            <w:rFonts w:hint="eastAsia"/>
          </w:rPr>
          <w:delText>【估清】</w:delText>
        </w:r>
        <w:r w:rsidR="00091377" w:rsidDel="00642CF7">
          <w:rPr>
            <w:rFonts w:hint="eastAsia"/>
          </w:rPr>
          <w:delText>当前库存数量还有的时候，显示为</w:delText>
        </w:r>
        <w:r w:rsidR="00475011" w:rsidDel="00642CF7">
          <w:rPr>
            <w:rFonts w:hint="eastAsia"/>
          </w:rPr>
          <w:delText>【</w:delText>
        </w:r>
        <w:r w:rsidR="00091377" w:rsidDel="00642CF7">
          <w:rPr>
            <w:rFonts w:hint="eastAsia"/>
          </w:rPr>
          <w:delText>估清</w:delText>
        </w:r>
        <w:r w:rsidR="00475011" w:rsidDel="00642CF7">
          <w:rPr>
            <w:rFonts w:hint="eastAsia"/>
          </w:rPr>
          <w:delText>】</w:delText>
        </w:r>
        <w:r w:rsidR="00091377" w:rsidDel="00642CF7">
          <w:rPr>
            <w:rFonts w:hint="eastAsia"/>
          </w:rPr>
          <w:delText>按钮，点击后，可以对此菜品进行估清。当估清后，</w:delText>
        </w:r>
        <w:r w:rsidR="00ED3116" w:rsidDel="00642CF7">
          <w:rPr>
            <w:rFonts w:hint="eastAsia"/>
          </w:rPr>
          <w:delText>服务器端</w:delText>
        </w:r>
        <w:r w:rsidR="00091377" w:rsidDel="00642CF7">
          <w:rPr>
            <w:rFonts w:hint="eastAsia"/>
          </w:rPr>
          <w:delText>菜品库存数量</w:delText>
        </w:r>
        <w:r w:rsidR="00665973" w:rsidDel="00642CF7">
          <w:rPr>
            <w:rFonts w:hint="eastAsia"/>
          </w:rPr>
          <w:delText>改写</w:delText>
        </w:r>
        <w:r w:rsidR="00091377" w:rsidDel="00642CF7">
          <w:rPr>
            <w:rFonts w:hint="eastAsia"/>
          </w:rPr>
          <w:delText>为</w:delText>
        </w:r>
        <w:r w:rsidR="00091377" w:rsidDel="00642CF7">
          <w:rPr>
            <w:rFonts w:hint="eastAsia"/>
          </w:rPr>
          <w:delText>0</w:delText>
        </w:r>
        <w:r w:rsidR="00091377" w:rsidDel="00642CF7">
          <w:rPr>
            <w:rFonts w:hint="eastAsia"/>
          </w:rPr>
          <w:delText>，</w:delText>
        </w:r>
        <w:r w:rsidR="00952E46" w:rsidDel="00642CF7">
          <w:rPr>
            <w:rFonts w:hint="eastAsia"/>
          </w:rPr>
          <w:delText>前台菜品</w:delText>
        </w:r>
        <w:r w:rsidR="00503B37" w:rsidDel="00642CF7">
          <w:rPr>
            <w:rFonts w:hint="eastAsia"/>
          </w:rPr>
          <w:delText>状态变为售罄，置灰不可点。</w:delText>
        </w:r>
        <w:r w:rsidR="00091377" w:rsidDel="00642CF7">
          <w:rPr>
            <w:rFonts w:hint="eastAsia"/>
          </w:rPr>
          <w:delText>按钮变为</w:delText>
        </w:r>
        <w:r w:rsidR="00E13A49" w:rsidDel="00642CF7">
          <w:rPr>
            <w:rFonts w:hint="eastAsia"/>
          </w:rPr>
          <w:delText>“再售”</w:delText>
        </w:r>
        <w:r w:rsidR="00091377" w:rsidDel="00642CF7">
          <w:rPr>
            <w:rFonts w:hint="eastAsia"/>
          </w:rPr>
          <w:delText>。</w:delText>
        </w:r>
      </w:del>
    </w:p>
    <w:p w14:paraId="3FDE612F" w14:textId="10DA3901" w:rsidR="005C3A57" w:rsidDel="00642CF7" w:rsidRDefault="00F91F1D">
      <w:pPr>
        <w:pStyle w:val="af3"/>
        <w:numPr>
          <w:ilvl w:val="0"/>
          <w:numId w:val="3"/>
        </w:numPr>
        <w:spacing w:line="360" w:lineRule="auto"/>
        <w:ind w:firstLineChars="0"/>
        <w:rPr>
          <w:del w:id="2990" w:author="Happy" w:date="2018-08-20T22:21:00Z"/>
        </w:rPr>
      </w:pPr>
      <w:del w:id="2991" w:author="Happy" w:date="2018-08-20T22:21:00Z">
        <w:r w:rsidDel="00642CF7">
          <w:rPr>
            <w:rFonts w:hint="eastAsia"/>
          </w:rPr>
          <w:delText>【</w:delText>
        </w:r>
        <w:r w:rsidR="00091377" w:rsidDel="00642CF7">
          <w:rPr>
            <w:rFonts w:hint="eastAsia"/>
          </w:rPr>
          <w:delText>再售</w:delText>
        </w:r>
        <w:r w:rsidDel="00642CF7">
          <w:rPr>
            <w:rFonts w:hint="eastAsia"/>
          </w:rPr>
          <w:delText>】</w:delText>
        </w:r>
        <w:r w:rsidR="00A817CF" w:rsidDel="00642CF7">
          <w:rPr>
            <w:rFonts w:hint="eastAsia"/>
          </w:rPr>
          <w:delText>点击时</w:delText>
        </w:r>
        <w:r w:rsidR="00091377" w:rsidDel="00642CF7">
          <w:rPr>
            <w:rFonts w:hint="eastAsia"/>
          </w:rPr>
          <w:delText>弹框</w:delText>
        </w:r>
        <w:r w:rsidR="003A199E" w:rsidDel="00642CF7">
          <w:rPr>
            <w:rFonts w:hint="eastAsia"/>
          </w:rPr>
          <w:delText>（如</w:delText>
        </w:r>
        <w:r w:rsidR="003A199E" w:rsidDel="00642CF7">
          <w:rPr>
            <w:rFonts w:hint="eastAsia"/>
          </w:rPr>
          <w:delText>1.2.8</w:delText>
        </w:r>
        <w:r w:rsidR="003A199E" w:rsidDel="00642CF7">
          <w:rPr>
            <w:rFonts w:hint="eastAsia"/>
          </w:rPr>
          <w:delText>）</w:delText>
        </w:r>
        <w:r w:rsidR="00091377" w:rsidDel="00642CF7">
          <w:rPr>
            <w:rFonts w:hint="eastAsia"/>
          </w:rPr>
          <w:delText>，</w:delText>
        </w:r>
        <w:r w:rsidR="00277156" w:rsidDel="00642CF7">
          <w:rPr>
            <w:rFonts w:hint="eastAsia"/>
          </w:rPr>
          <w:delText>需要</w:delText>
        </w:r>
        <w:r w:rsidR="00091377" w:rsidDel="00642CF7">
          <w:rPr>
            <w:rFonts w:hint="eastAsia"/>
          </w:rPr>
          <w:delText>填写再售数量。确定后，此菜品可以再次进行售卖。</w:delText>
        </w:r>
        <w:r w:rsidR="00FC6FEB" w:rsidDel="00642CF7">
          <w:rPr>
            <w:rFonts w:hint="eastAsia"/>
          </w:rPr>
          <w:delText>服务器端菜品数量改为填写库存数量。</w:delText>
        </w:r>
        <w:r w:rsidR="00E23F30" w:rsidDel="00642CF7">
          <w:rPr>
            <w:rFonts w:hint="eastAsia"/>
          </w:rPr>
          <w:delText>菜品状态变为</w:delText>
        </w:r>
        <w:r w:rsidR="0022181F" w:rsidDel="00642CF7">
          <w:rPr>
            <w:rFonts w:hint="eastAsia"/>
          </w:rPr>
          <w:delText>可</w:delText>
        </w:r>
        <w:r w:rsidR="00E23F30" w:rsidDel="00642CF7">
          <w:rPr>
            <w:rFonts w:hint="eastAsia"/>
          </w:rPr>
          <w:delText>售。</w:delText>
        </w:r>
        <w:r w:rsidR="00A817CF" w:rsidDel="00642CF7">
          <w:rPr>
            <w:rFonts w:hint="eastAsia"/>
          </w:rPr>
          <w:delText>前台菜品状态由售罄变为可卖状态，并且显示当前库存</w:delText>
        </w:r>
        <w:r w:rsidR="00E23F30" w:rsidDel="00642CF7">
          <w:rPr>
            <w:rFonts w:hint="eastAsia"/>
          </w:rPr>
          <w:delText>数量。</w:delText>
        </w:r>
      </w:del>
    </w:p>
    <w:p w14:paraId="51432416" w14:textId="010B0B38" w:rsidR="005C3A57" w:rsidDel="00642CF7" w:rsidRDefault="009B4A32" w:rsidP="00416A63">
      <w:pPr>
        <w:pStyle w:val="4"/>
        <w:spacing w:line="360" w:lineRule="auto"/>
        <w:rPr>
          <w:del w:id="2992" w:author="Happy" w:date="2018-08-20T22:21:00Z"/>
        </w:rPr>
      </w:pPr>
      <w:bookmarkStart w:id="2993" w:name="_Toc522553784"/>
      <w:del w:id="2994" w:author="Happy" w:date="2018-08-20T22:21:00Z">
        <w:r w:rsidDel="00642CF7">
          <w:rPr>
            <w:rFonts w:hint="eastAsia"/>
          </w:rPr>
          <w:delText>提示信息</w:delText>
        </w:r>
        <w:bookmarkEnd w:id="2993"/>
      </w:del>
    </w:p>
    <w:p w14:paraId="17CC3BEF" w14:textId="5B922242" w:rsidR="005C3A57" w:rsidDel="00642CF7" w:rsidRDefault="000C5956">
      <w:pPr>
        <w:pStyle w:val="af3"/>
        <w:numPr>
          <w:ilvl w:val="0"/>
          <w:numId w:val="22"/>
        </w:numPr>
        <w:spacing w:line="360" w:lineRule="auto"/>
        <w:ind w:firstLineChars="0"/>
        <w:rPr>
          <w:del w:id="2995" w:author="Happy" w:date="2018-08-20T22:21:00Z"/>
        </w:rPr>
      </w:pPr>
      <w:del w:id="2996" w:author="Happy" w:date="2018-08-20T22:21:00Z">
        <w:r w:rsidDel="00642CF7">
          <w:rPr>
            <w:rFonts w:hint="eastAsia"/>
          </w:rPr>
          <w:delText>当搜索条件输入错误，则</w:delText>
        </w:r>
        <w:r w:rsidR="00CE1296" w:rsidDel="00642CF7">
          <w:rPr>
            <w:rFonts w:hint="eastAsia"/>
          </w:rPr>
          <w:delText>列表替换显示</w:delText>
        </w:r>
        <w:r w:rsidDel="00642CF7">
          <w:rPr>
            <w:rFonts w:hint="eastAsia"/>
          </w:rPr>
          <w:delText>：对不起，无搜索结果。</w:delText>
        </w:r>
        <w:r w:rsidR="00A86490" w:rsidDel="00642CF7">
          <w:rPr>
            <w:rFonts w:hint="eastAsia"/>
          </w:rPr>
          <w:delText>如</w:delText>
        </w:r>
        <w:r w:rsidR="00A86490" w:rsidDel="00642CF7">
          <w:rPr>
            <w:rFonts w:hint="eastAsia"/>
          </w:rPr>
          <w:delText>1.2.7</w:delText>
        </w:r>
        <w:r w:rsidR="00A86490" w:rsidDel="00642CF7">
          <w:rPr>
            <w:rFonts w:hint="eastAsia"/>
          </w:rPr>
          <w:delText>图所示</w:delText>
        </w:r>
      </w:del>
    </w:p>
    <w:p w14:paraId="1123EE6F" w14:textId="07B1B288" w:rsidR="005C3A57" w:rsidDel="00642CF7" w:rsidRDefault="00F64E8D">
      <w:pPr>
        <w:pStyle w:val="af3"/>
        <w:numPr>
          <w:ilvl w:val="0"/>
          <w:numId w:val="22"/>
        </w:numPr>
        <w:spacing w:line="360" w:lineRule="auto"/>
        <w:ind w:firstLineChars="0"/>
        <w:rPr>
          <w:del w:id="2997" w:author="Happy" w:date="2018-08-20T22:21:00Z"/>
        </w:rPr>
      </w:pPr>
      <w:del w:id="2998" w:author="Happy" w:date="2018-08-20T22:21:00Z">
        <w:r w:rsidDel="00642CF7">
          <w:rPr>
            <w:rFonts w:hint="eastAsia"/>
          </w:rPr>
          <w:delText>当估清成功，则</w:delText>
        </w:r>
        <w:r w:rsidDel="00642CF7">
          <w:rPr>
            <w:rFonts w:hint="eastAsia"/>
          </w:rPr>
          <w:delText>toast</w:delText>
        </w:r>
        <w:r w:rsidDel="00642CF7">
          <w:rPr>
            <w:rFonts w:hint="eastAsia"/>
          </w:rPr>
          <w:delText>提示：</w:delText>
        </w:r>
        <w:r w:rsidDel="00642CF7">
          <w:rPr>
            <w:rFonts w:hint="eastAsia"/>
          </w:rPr>
          <w:delText>**</w:delText>
        </w:r>
        <w:r w:rsidDel="00642CF7">
          <w:rPr>
            <w:rFonts w:hint="eastAsia"/>
          </w:rPr>
          <w:delText>菜品（</w:delText>
        </w:r>
        <w:r w:rsidDel="00642CF7">
          <w:rPr>
            <w:rFonts w:hint="eastAsia"/>
          </w:rPr>
          <w:delText>**</w:delText>
        </w:r>
        <w:r w:rsidDel="00642CF7">
          <w:rPr>
            <w:rFonts w:hint="eastAsia"/>
          </w:rPr>
          <w:delText>指菜品名称）估清成功</w:delText>
        </w:r>
        <w:r w:rsidR="0055724C" w:rsidDel="00642CF7">
          <w:rPr>
            <w:rFonts w:hint="eastAsia"/>
          </w:rPr>
          <w:delText>。</w:delText>
        </w:r>
      </w:del>
    </w:p>
    <w:p w14:paraId="2A7ECB0D" w14:textId="2941678F" w:rsidR="005C3A57" w:rsidDel="00642CF7" w:rsidRDefault="008C3D65">
      <w:pPr>
        <w:pStyle w:val="af3"/>
        <w:numPr>
          <w:ilvl w:val="0"/>
          <w:numId w:val="22"/>
        </w:numPr>
        <w:spacing w:line="360" w:lineRule="auto"/>
        <w:ind w:firstLineChars="0"/>
        <w:rPr>
          <w:del w:id="2999" w:author="Happy" w:date="2018-08-20T22:21:00Z"/>
        </w:rPr>
      </w:pPr>
      <w:del w:id="3000" w:author="Happy" w:date="2018-08-20T22:21:00Z">
        <w:r w:rsidDel="00642CF7">
          <w:rPr>
            <w:rFonts w:hint="eastAsia"/>
          </w:rPr>
          <w:delText>当调整为再售之后，</w:delText>
        </w:r>
        <w:r w:rsidR="00AC30E7" w:rsidDel="00642CF7">
          <w:rPr>
            <w:rFonts w:hint="eastAsia"/>
          </w:rPr>
          <w:delText>则</w:delText>
        </w:r>
        <w:r w:rsidR="00AC30E7" w:rsidDel="00642CF7">
          <w:rPr>
            <w:rFonts w:hint="eastAsia"/>
          </w:rPr>
          <w:delText>toast</w:delText>
        </w:r>
        <w:r w:rsidR="00AC30E7" w:rsidDel="00642CF7">
          <w:rPr>
            <w:rFonts w:hint="eastAsia"/>
          </w:rPr>
          <w:delText>提示</w:delText>
        </w:r>
        <w:r w:rsidDel="00642CF7">
          <w:rPr>
            <w:rFonts w:hint="eastAsia"/>
          </w:rPr>
          <w:delText>：</w:delText>
        </w:r>
        <w:r w:rsidDel="00642CF7">
          <w:rPr>
            <w:rFonts w:hint="eastAsia"/>
          </w:rPr>
          <w:delText>**</w:delText>
        </w:r>
        <w:r w:rsidDel="00642CF7">
          <w:rPr>
            <w:rFonts w:hint="eastAsia"/>
          </w:rPr>
          <w:delText>菜品（</w:delText>
        </w:r>
        <w:r w:rsidDel="00642CF7">
          <w:rPr>
            <w:rFonts w:hint="eastAsia"/>
          </w:rPr>
          <w:delText>**</w:delText>
        </w:r>
        <w:r w:rsidDel="00642CF7">
          <w:rPr>
            <w:rFonts w:hint="eastAsia"/>
          </w:rPr>
          <w:delText>指菜品名称）再售</w:delText>
        </w:r>
        <w:r w:rsidR="00DA599E" w:rsidDel="00642CF7">
          <w:rPr>
            <w:rFonts w:hint="eastAsia"/>
          </w:rPr>
          <w:delText>成功</w:delText>
        </w:r>
        <w:r w:rsidDel="00642CF7">
          <w:rPr>
            <w:rFonts w:hint="eastAsia"/>
          </w:rPr>
          <w:delText>。</w:delText>
        </w:r>
      </w:del>
    </w:p>
    <w:p w14:paraId="5D408A70" w14:textId="53641713" w:rsidR="005C3A57" w:rsidDel="00642CF7" w:rsidRDefault="00A86490" w:rsidP="00416A63">
      <w:pPr>
        <w:pStyle w:val="4"/>
        <w:spacing w:line="360" w:lineRule="auto"/>
        <w:rPr>
          <w:del w:id="3001" w:author="Happy" w:date="2018-08-20T22:21:00Z"/>
        </w:rPr>
      </w:pPr>
      <w:bookmarkStart w:id="3002" w:name="_Toc522553785"/>
      <w:del w:id="3003" w:author="Happy" w:date="2018-08-20T22:21:00Z">
        <w:r w:rsidDel="00642CF7">
          <w:rPr>
            <w:rFonts w:hint="eastAsia"/>
          </w:rPr>
          <w:delText>搜索无结果图</w:delText>
        </w:r>
        <w:bookmarkEnd w:id="3002"/>
      </w:del>
    </w:p>
    <w:p w14:paraId="100BC6ED" w14:textId="4CD06A1F" w:rsidR="005C3A57" w:rsidDel="00642CF7" w:rsidRDefault="001E2701">
      <w:pPr>
        <w:spacing w:line="360" w:lineRule="auto"/>
        <w:rPr>
          <w:del w:id="3004" w:author="Happy" w:date="2018-08-20T22:21:00Z"/>
        </w:rPr>
      </w:pPr>
      <w:del w:id="3005" w:author="Happy" w:date="2018-08-20T22:21:00Z">
        <w:r w:rsidDel="00642CF7">
          <w:rPr>
            <w:noProof/>
          </w:rPr>
          <w:drawing>
            <wp:inline distT="0" distB="0" distL="0" distR="0" wp14:anchorId="1FAC6F9C" wp14:editId="35428066">
              <wp:extent cx="5486400" cy="4162425"/>
              <wp:effectExtent l="19050" t="0" r="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486400" cy="4162425"/>
                      </a:xfrm>
                      <a:prstGeom prst="rect">
                        <a:avLst/>
                      </a:prstGeom>
                      <a:noFill/>
                      <a:ln w="9525">
                        <a:noFill/>
                        <a:miter lim="800000"/>
                        <a:headEnd/>
                        <a:tailEnd/>
                      </a:ln>
                    </pic:spPr>
                  </pic:pic>
                </a:graphicData>
              </a:graphic>
            </wp:inline>
          </w:drawing>
        </w:r>
      </w:del>
    </w:p>
    <w:p w14:paraId="2EDB3C94" w14:textId="739EEEFC" w:rsidR="005C3A57" w:rsidDel="00642CF7" w:rsidRDefault="00B31416" w:rsidP="00416A63">
      <w:pPr>
        <w:pStyle w:val="4"/>
        <w:spacing w:line="360" w:lineRule="auto"/>
        <w:rPr>
          <w:del w:id="3006" w:author="Happy" w:date="2018-08-20T22:21:00Z"/>
        </w:rPr>
      </w:pPr>
      <w:bookmarkStart w:id="3007" w:name="_Toc522553786"/>
      <w:del w:id="3008" w:author="Happy" w:date="2018-08-20T22:21:00Z">
        <w:r w:rsidDel="00642CF7">
          <w:rPr>
            <w:rFonts w:hint="eastAsia"/>
          </w:rPr>
          <w:delText>菜品再售弹框</w:delText>
        </w:r>
        <w:bookmarkEnd w:id="3007"/>
      </w:del>
    </w:p>
    <w:p w14:paraId="2BAFC25F" w14:textId="4EFBB4D3" w:rsidR="005C3A57" w:rsidDel="00642CF7" w:rsidRDefault="00777F55">
      <w:pPr>
        <w:spacing w:line="360" w:lineRule="auto"/>
        <w:rPr>
          <w:del w:id="3009" w:author="Happy" w:date="2018-08-20T22:21:00Z"/>
        </w:rPr>
      </w:pPr>
      <w:del w:id="3010" w:author="Happy" w:date="2018-08-20T22:21:00Z">
        <w:r w:rsidDel="00642CF7">
          <w:rPr>
            <w:noProof/>
          </w:rPr>
          <w:drawing>
            <wp:inline distT="0" distB="0" distL="0" distR="0" wp14:anchorId="5344A2E5" wp14:editId="0B29FCDE">
              <wp:extent cx="5449570" cy="4125595"/>
              <wp:effectExtent l="1905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449570" cy="4125595"/>
                      </a:xfrm>
                      <a:prstGeom prst="rect">
                        <a:avLst/>
                      </a:prstGeom>
                      <a:noFill/>
                      <a:ln w="9525">
                        <a:noFill/>
                        <a:miter lim="800000"/>
                        <a:headEnd/>
                        <a:tailEnd/>
                      </a:ln>
                    </pic:spPr>
                  </pic:pic>
                </a:graphicData>
              </a:graphic>
            </wp:inline>
          </w:drawing>
        </w:r>
      </w:del>
    </w:p>
    <w:p w14:paraId="10C090BB" w14:textId="3A6A3F1D" w:rsidR="005C3A57" w:rsidDel="00642CF7" w:rsidRDefault="00B31416">
      <w:pPr>
        <w:pStyle w:val="af3"/>
        <w:numPr>
          <w:ilvl w:val="0"/>
          <w:numId w:val="21"/>
        </w:numPr>
        <w:spacing w:line="360" w:lineRule="auto"/>
        <w:ind w:firstLineChars="0"/>
        <w:jc w:val="left"/>
        <w:rPr>
          <w:del w:id="3011" w:author="Happy" w:date="2018-08-20T22:21:00Z"/>
        </w:rPr>
      </w:pPr>
      <w:del w:id="3012" w:author="Happy" w:date="2018-08-20T22:21:00Z">
        <w:r w:rsidDel="00642CF7">
          <w:rPr>
            <w:rFonts w:hint="eastAsia"/>
          </w:rPr>
          <w:delText>显示信息</w:delText>
        </w:r>
      </w:del>
    </w:p>
    <w:p w14:paraId="467CFDB8" w14:textId="4FFC972A" w:rsidR="005C3A57" w:rsidDel="00642CF7" w:rsidRDefault="00B31416">
      <w:pPr>
        <w:pStyle w:val="af3"/>
        <w:numPr>
          <w:ilvl w:val="0"/>
          <w:numId w:val="20"/>
        </w:numPr>
        <w:spacing w:line="360" w:lineRule="auto"/>
        <w:ind w:firstLineChars="0"/>
        <w:jc w:val="left"/>
        <w:rPr>
          <w:del w:id="3013" w:author="Happy" w:date="2018-08-20T22:21:00Z"/>
        </w:rPr>
      </w:pPr>
      <w:del w:id="3014" w:author="Happy" w:date="2018-08-20T22:21:00Z">
        <w:r w:rsidDel="00642CF7">
          <w:delText>菜品名称</w:delText>
        </w:r>
        <w:r w:rsidDel="00642CF7">
          <w:rPr>
            <w:rFonts w:hint="eastAsia"/>
          </w:rPr>
          <w:delText>：</w:delText>
        </w:r>
        <w:r w:rsidDel="00642CF7">
          <w:delText>显示当前需要再售的菜品名称</w:delText>
        </w:r>
        <w:r w:rsidDel="00642CF7">
          <w:rPr>
            <w:rFonts w:hint="eastAsia"/>
          </w:rPr>
          <w:delText>。</w:delText>
        </w:r>
      </w:del>
    </w:p>
    <w:p w14:paraId="441E66FE" w14:textId="3AFA4021" w:rsidR="005C3A57" w:rsidDel="00642CF7" w:rsidRDefault="00B31416">
      <w:pPr>
        <w:pStyle w:val="af3"/>
        <w:numPr>
          <w:ilvl w:val="0"/>
          <w:numId w:val="21"/>
        </w:numPr>
        <w:spacing w:line="360" w:lineRule="auto"/>
        <w:ind w:firstLineChars="0"/>
        <w:jc w:val="left"/>
        <w:rPr>
          <w:del w:id="3015" w:author="Happy" w:date="2018-08-20T22:21:00Z"/>
        </w:rPr>
      </w:pPr>
      <w:del w:id="3016" w:author="Happy" w:date="2018-08-20T22:21:00Z">
        <w:r w:rsidDel="00642CF7">
          <w:rPr>
            <w:rFonts w:hint="eastAsia"/>
          </w:rPr>
          <w:delText>输入项</w:delText>
        </w:r>
      </w:del>
    </w:p>
    <w:p w14:paraId="5D61EE5F" w14:textId="01C15CA6" w:rsidR="005C3A57" w:rsidDel="00642CF7" w:rsidRDefault="00B31416">
      <w:pPr>
        <w:pStyle w:val="af3"/>
        <w:numPr>
          <w:ilvl w:val="0"/>
          <w:numId w:val="20"/>
        </w:numPr>
        <w:spacing w:line="360" w:lineRule="auto"/>
        <w:ind w:firstLineChars="0"/>
        <w:jc w:val="left"/>
        <w:rPr>
          <w:del w:id="3017" w:author="Happy" w:date="2018-08-20T22:21:00Z"/>
        </w:rPr>
      </w:pPr>
      <w:del w:id="3018" w:author="Happy" w:date="2018-08-20T22:21:00Z">
        <w:r w:rsidDel="00642CF7">
          <w:rPr>
            <w:rFonts w:hint="eastAsia"/>
          </w:rPr>
          <w:delText>可售卖数量：</w:delText>
        </w:r>
        <w:r w:rsidR="005628C2" w:rsidDel="00642CF7">
          <w:rPr>
            <w:rFonts w:hint="eastAsia"/>
          </w:rPr>
          <w:delText>必填，</w:delText>
        </w:r>
        <w:r w:rsidDel="00642CF7">
          <w:rPr>
            <w:rFonts w:hint="eastAsia"/>
          </w:rPr>
          <w:delText>输入框，</w:delText>
        </w:r>
        <w:r w:rsidR="007634A6" w:rsidDel="00642CF7">
          <w:rPr>
            <w:rFonts w:hint="eastAsia"/>
          </w:rPr>
          <w:delText>只能输入</w:delText>
        </w:r>
        <w:r w:rsidDel="00642CF7">
          <w:rPr>
            <w:rFonts w:hint="eastAsia"/>
          </w:rPr>
          <w:delText>数字</w:delText>
        </w:r>
        <w:r w:rsidR="007634A6" w:rsidDel="00642CF7">
          <w:rPr>
            <w:rFonts w:hint="eastAsia"/>
          </w:rPr>
          <w:delText>，最多</w:delText>
        </w:r>
        <w:r w:rsidR="007634A6" w:rsidDel="00642CF7">
          <w:rPr>
            <w:rFonts w:hint="eastAsia"/>
          </w:rPr>
          <w:delText>5</w:delText>
        </w:r>
        <w:r w:rsidR="007634A6" w:rsidDel="00642CF7">
          <w:rPr>
            <w:rFonts w:hint="eastAsia"/>
          </w:rPr>
          <w:delText>个字符</w:delText>
        </w:r>
        <w:r w:rsidDel="00642CF7">
          <w:rPr>
            <w:rFonts w:hint="eastAsia"/>
          </w:rPr>
          <w:delText>。</w:delText>
        </w:r>
      </w:del>
    </w:p>
    <w:p w14:paraId="11029306" w14:textId="4F6F23B4" w:rsidR="005C3A57" w:rsidDel="00642CF7" w:rsidRDefault="00B31416">
      <w:pPr>
        <w:pStyle w:val="af3"/>
        <w:numPr>
          <w:ilvl w:val="0"/>
          <w:numId w:val="21"/>
        </w:numPr>
        <w:spacing w:line="360" w:lineRule="auto"/>
        <w:ind w:firstLineChars="0"/>
        <w:jc w:val="left"/>
        <w:rPr>
          <w:del w:id="3019" w:author="Happy" w:date="2018-08-20T22:21:00Z"/>
        </w:rPr>
      </w:pPr>
      <w:del w:id="3020" w:author="Happy" w:date="2018-08-20T22:21:00Z">
        <w:r w:rsidDel="00642CF7">
          <w:rPr>
            <w:rFonts w:hint="eastAsia"/>
          </w:rPr>
          <w:delText>操作</w:delText>
        </w:r>
      </w:del>
    </w:p>
    <w:p w14:paraId="2ACEFEDC" w14:textId="6AF5BFB9" w:rsidR="005C3A57" w:rsidDel="00642CF7" w:rsidRDefault="00B31416">
      <w:pPr>
        <w:pStyle w:val="af3"/>
        <w:numPr>
          <w:ilvl w:val="0"/>
          <w:numId w:val="20"/>
        </w:numPr>
        <w:spacing w:line="360" w:lineRule="auto"/>
        <w:ind w:firstLineChars="0"/>
        <w:jc w:val="left"/>
        <w:rPr>
          <w:del w:id="3021" w:author="Happy" w:date="2018-08-20T22:21:00Z"/>
        </w:rPr>
      </w:pPr>
      <w:del w:id="3022" w:author="Happy" w:date="2018-08-20T22:21:00Z">
        <w:r w:rsidDel="00642CF7">
          <w:rPr>
            <w:rFonts w:hint="eastAsia"/>
          </w:rPr>
          <w:delText>【取消】：点击取消后，所填内容不做保存，弹框消失。</w:delText>
        </w:r>
      </w:del>
    </w:p>
    <w:p w14:paraId="621401CE" w14:textId="2AB721A0" w:rsidR="005C3A57" w:rsidDel="00642CF7" w:rsidRDefault="00B31416">
      <w:pPr>
        <w:pStyle w:val="af3"/>
        <w:numPr>
          <w:ilvl w:val="0"/>
          <w:numId w:val="20"/>
        </w:numPr>
        <w:spacing w:line="360" w:lineRule="auto"/>
        <w:ind w:firstLineChars="0"/>
        <w:rPr>
          <w:del w:id="3023" w:author="Happy" w:date="2018-08-20T22:21:00Z"/>
        </w:rPr>
      </w:pPr>
      <w:del w:id="3024" w:author="Happy" w:date="2018-08-20T22:21:00Z">
        <w:r w:rsidDel="00642CF7">
          <w:rPr>
            <w:rFonts w:hint="eastAsia"/>
          </w:rPr>
          <w:delText>【确定】：点击确定后，</w:delText>
        </w:r>
        <w:r w:rsidR="000F3A05" w:rsidDel="00642CF7">
          <w:rPr>
            <w:rFonts w:hint="eastAsia"/>
          </w:rPr>
          <w:delText>弹框消失，</w:delText>
        </w:r>
        <w:r w:rsidDel="00642CF7">
          <w:rPr>
            <w:rFonts w:hint="eastAsia"/>
          </w:rPr>
          <w:delText>所填数量</w:delText>
        </w:r>
        <w:r w:rsidR="0060006B" w:rsidDel="00642CF7">
          <w:rPr>
            <w:rFonts w:hint="eastAsia"/>
          </w:rPr>
          <w:delText>提交到服务器，</w:delText>
        </w:r>
        <w:r w:rsidDel="00642CF7">
          <w:rPr>
            <w:rFonts w:hint="eastAsia"/>
          </w:rPr>
          <w:delText>列表中库存数量变为所填写数量，操作按钮变为【估清】。后台服务器中此菜品库存数量被改写为当前所填写数量。</w:delText>
        </w:r>
      </w:del>
    </w:p>
    <w:p w14:paraId="34962B68" w14:textId="77777777" w:rsidR="003B1953" w:rsidDel="009E1FA8" w:rsidRDefault="00A668AF">
      <w:pPr>
        <w:rPr>
          <w:del w:id="3025" w:author="Happy" w:date="2018-08-20T18:39:00Z"/>
        </w:rPr>
        <w:pPrChange w:id="3026" w:author="Happy" w:date="2018-08-20T18:39:00Z">
          <w:pPr>
            <w:spacing w:line="360" w:lineRule="auto"/>
          </w:pPr>
        </w:pPrChange>
      </w:pPr>
      <w:del w:id="3027" w:author="Happy" w:date="2018-08-20T18:39:00Z">
        <w:r w:rsidDel="009E1FA8">
          <w:rPr>
            <w:rFonts w:hint="eastAsia"/>
          </w:rPr>
          <w:delText>交接班</w:delText>
        </w:r>
        <w:r w:rsidR="0098516B" w:rsidDel="009E1FA8">
          <w:rPr>
            <w:rFonts w:hint="eastAsia"/>
          </w:rPr>
          <w:delText>列表</w:delText>
        </w:r>
      </w:del>
    </w:p>
    <w:p w14:paraId="000BFA05" w14:textId="77777777" w:rsidR="005C3A57" w:rsidDel="009E1FA8" w:rsidRDefault="005C3A57">
      <w:pPr>
        <w:rPr>
          <w:ins w:id="3028" w:author="xiaohou" w:date="2016-09-12T17:28:00Z"/>
          <w:del w:id="3029" w:author="Happy" w:date="2018-08-20T18:39:00Z"/>
        </w:rPr>
        <w:pPrChange w:id="3030" w:author="Happy" w:date="2018-08-20T18:39:00Z">
          <w:pPr>
            <w:spacing w:line="360" w:lineRule="auto"/>
          </w:pPr>
        </w:pPrChange>
      </w:pPr>
    </w:p>
    <w:p w14:paraId="66833EFF" w14:textId="77777777" w:rsidR="003E7FE5" w:rsidDel="009E1FA8" w:rsidRDefault="0087072B">
      <w:pPr>
        <w:rPr>
          <w:del w:id="3031" w:author="Happy" w:date="2018-08-20T18:39:00Z"/>
        </w:rPr>
        <w:pPrChange w:id="3032" w:author="Happy" w:date="2018-08-20T18:39:00Z">
          <w:pPr>
            <w:spacing w:line="360" w:lineRule="auto"/>
          </w:pPr>
        </w:pPrChange>
      </w:pPr>
      <w:ins w:id="3033" w:author="xiaohou" w:date="2016-09-12T17:28:00Z">
        <w:del w:id="3034" w:author="Happy" w:date="2018-08-20T18:39:00Z">
          <w:r w:rsidDel="009E1FA8">
            <w:rPr>
              <w:noProof/>
            </w:rPr>
            <w:drawing>
              <wp:inline distT="0" distB="0" distL="0" distR="0" wp14:anchorId="64D683AC" wp14:editId="14865213">
                <wp:extent cx="4945380" cy="3752850"/>
                <wp:effectExtent l="19050" t="0" r="762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945380" cy="3752850"/>
                        </a:xfrm>
                        <a:prstGeom prst="rect">
                          <a:avLst/>
                        </a:prstGeom>
                        <a:noFill/>
                        <a:ln w="9525">
                          <a:noFill/>
                          <a:miter lim="800000"/>
                          <a:headEnd/>
                          <a:tailEnd/>
                        </a:ln>
                      </pic:spPr>
                    </pic:pic>
                  </a:graphicData>
                </a:graphic>
              </wp:inline>
            </w:drawing>
          </w:r>
        </w:del>
      </w:ins>
    </w:p>
    <w:p w14:paraId="5414AAC8" w14:textId="77777777" w:rsidR="005C3A57" w:rsidDel="009E1FA8" w:rsidRDefault="00A668AF">
      <w:pPr>
        <w:rPr>
          <w:del w:id="3035" w:author="Happy" w:date="2018-08-20T18:39:00Z"/>
          <w:rStyle w:val="af8"/>
          <w:i w:val="0"/>
          <w:color w:val="auto"/>
        </w:rPr>
        <w:pPrChange w:id="3036" w:author="Happy" w:date="2018-08-20T18:39:00Z">
          <w:pPr>
            <w:pStyle w:val="4"/>
            <w:spacing w:line="360" w:lineRule="auto"/>
          </w:pPr>
        </w:pPrChange>
      </w:pPr>
      <w:del w:id="3037" w:author="Happy" w:date="2018-08-20T18:39:00Z">
        <w:r w:rsidRPr="009F2834" w:rsidDel="009E1FA8">
          <w:rPr>
            <w:rStyle w:val="af8"/>
            <w:rFonts w:hint="eastAsia"/>
            <w:b/>
            <w:i w:val="0"/>
            <w:color w:val="auto"/>
          </w:rPr>
          <w:delText>显示内容</w:delText>
        </w:r>
      </w:del>
    </w:p>
    <w:p w14:paraId="37E8A295" w14:textId="77777777" w:rsidR="005C3A57" w:rsidDel="009E1FA8" w:rsidRDefault="00EF2892">
      <w:pPr>
        <w:rPr>
          <w:del w:id="3038" w:author="Happy" w:date="2018-08-20T18:39:00Z"/>
        </w:rPr>
        <w:pPrChange w:id="3039" w:author="Happy" w:date="2018-08-20T18:39:00Z">
          <w:pPr>
            <w:spacing w:line="360" w:lineRule="auto"/>
          </w:pPr>
        </w:pPrChange>
      </w:pPr>
      <w:del w:id="3040" w:author="Happy" w:date="2018-08-20T18:39:00Z">
        <w:r w:rsidDel="009E1FA8">
          <w:fldChar w:fldCharType="begin"/>
        </w:r>
        <w:r w:rsidR="00BB42CE" w:rsidDel="009E1FA8">
          <w:rPr>
            <w:rFonts w:hint="eastAsia"/>
          </w:rPr>
          <w:delInstrText>eq \o\ac(</w:delInstrText>
        </w:r>
        <w:r w:rsidR="00BB42CE" w:rsidRPr="00BB42CE" w:rsidDel="009E1FA8">
          <w:rPr>
            <w:rFonts w:ascii="宋体" w:hint="eastAsia"/>
            <w:position w:val="-4"/>
            <w:sz w:val="31"/>
          </w:rPr>
          <w:delInstrText>○</w:delInstrText>
        </w:r>
        <w:r w:rsidR="00BB42CE" w:rsidDel="009E1FA8">
          <w:rPr>
            <w:rFonts w:hint="eastAsia"/>
          </w:rPr>
          <w:delInstrText>,1)</w:delInstrText>
        </w:r>
        <w:r w:rsidDel="009E1FA8">
          <w:fldChar w:fldCharType="end"/>
        </w:r>
        <w:r w:rsidR="00BB42CE" w:rsidDel="009E1FA8">
          <w:rPr>
            <w:rFonts w:hint="eastAsia"/>
          </w:rPr>
          <w:delText>查询条件</w:delText>
        </w:r>
      </w:del>
    </w:p>
    <w:p w14:paraId="72B2057E" w14:textId="77777777" w:rsidR="005C3A57" w:rsidDel="009E1FA8" w:rsidRDefault="00BB42CE">
      <w:pPr>
        <w:rPr>
          <w:del w:id="3041" w:author="Happy" w:date="2018-08-20T18:39:00Z"/>
        </w:rPr>
        <w:pPrChange w:id="3042" w:author="Happy" w:date="2018-08-20T18:39:00Z">
          <w:pPr>
            <w:pStyle w:val="af3"/>
            <w:numPr>
              <w:numId w:val="25"/>
            </w:numPr>
            <w:spacing w:line="360" w:lineRule="auto"/>
            <w:ind w:left="420" w:firstLineChars="0" w:hanging="420"/>
          </w:pPr>
        </w:pPrChange>
      </w:pPr>
      <w:del w:id="3043" w:author="Happy" w:date="2018-08-20T18:39:00Z">
        <w:r w:rsidDel="009E1FA8">
          <w:rPr>
            <w:rFonts w:hint="eastAsia"/>
          </w:rPr>
          <w:delText>操作人：下拉框，默认全部。</w:delText>
        </w:r>
      </w:del>
    </w:p>
    <w:p w14:paraId="3289AB09" w14:textId="77777777" w:rsidR="005C3A57" w:rsidDel="009E1FA8" w:rsidRDefault="00BB42CE">
      <w:pPr>
        <w:rPr>
          <w:del w:id="3044" w:author="Happy" w:date="2018-08-20T18:39:00Z"/>
        </w:rPr>
        <w:pPrChange w:id="3045" w:author="Happy" w:date="2018-08-20T18:39:00Z">
          <w:pPr>
            <w:pStyle w:val="af3"/>
            <w:numPr>
              <w:numId w:val="25"/>
            </w:numPr>
            <w:spacing w:line="360" w:lineRule="auto"/>
            <w:ind w:left="420" w:firstLineChars="0" w:hanging="420"/>
          </w:pPr>
        </w:pPrChange>
      </w:pPr>
      <w:del w:id="3046" w:author="Happy" w:date="2018-08-20T18:39:00Z">
        <w:r w:rsidDel="009E1FA8">
          <w:rPr>
            <w:rFonts w:hint="eastAsia"/>
          </w:rPr>
          <w:delText>日期：日期控件，默认当天日期。</w:delText>
        </w:r>
      </w:del>
    </w:p>
    <w:p w14:paraId="66734046" w14:textId="77777777" w:rsidR="005C3A57" w:rsidDel="009E1FA8" w:rsidRDefault="00BB42CE">
      <w:pPr>
        <w:rPr>
          <w:del w:id="3047" w:author="Happy" w:date="2018-08-20T18:39:00Z"/>
        </w:rPr>
        <w:pPrChange w:id="3048" w:author="Happy" w:date="2018-08-20T18:39:00Z">
          <w:pPr>
            <w:pStyle w:val="af3"/>
            <w:numPr>
              <w:numId w:val="25"/>
            </w:numPr>
            <w:spacing w:line="360" w:lineRule="auto"/>
            <w:ind w:left="420" w:firstLineChars="0" w:hanging="420"/>
          </w:pPr>
        </w:pPrChange>
      </w:pPr>
      <w:del w:id="3049" w:author="Happy" w:date="2018-08-20T18:39:00Z">
        <w:r w:rsidDel="009E1FA8">
          <w:rPr>
            <w:rFonts w:hint="eastAsia"/>
          </w:rPr>
          <w:delText>交班状态：下拉框，默认全部，包含为交班、已交班。</w:delText>
        </w:r>
      </w:del>
    </w:p>
    <w:p w14:paraId="6E75AC9F" w14:textId="77777777" w:rsidR="005C3A57" w:rsidDel="009E1FA8" w:rsidRDefault="00EF2892">
      <w:pPr>
        <w:rPr>
          <w:ins w:id="3050" w:author="xiaohou" w:date="2016-09-27T13:29:00Z"/>
          <w:del w:id="3051" w:author="Happy" w:date="2018-08-20T18:39:00Z"/>
        </w:rPr>
        <w:pPrChange w:id="3052" w:author="Happy" w:date="2018-08-20T18:39:00Z">
          <w:pPr>
            <w:spacing w:line="360" w:lineRule="auto"/>
          </w:pPr>
        </w:pPrChange>
      </w:pPr>
      <w:del w:id="3053" w:author="Happy" w:date="2018-08-20T18:39:00Z">
        <w:r w:rsidDel="009E1FA8">
          <w:fldChar w:fldCharType="begin"/>
        </w:r>
        <w:r w:rsidR="00BB42CE" w:rsidDel="009E1FA8">
          <w:rPr>
            <w:rFonts w:hint="eastAsia"/>
          </w:rPr>
          <w:delInstrText>eq \o\ac(</w:delInstrText>
        </w:r>
        <w:r w:rsidR="00BB42CE" w:rsidRPr="00BB42CE" w:rsidDel="009E1FA8">
          <w:rPr>
            <w:rFonts w:ascii="宋体" w:hint="eastAsia"/>
            <w:position w:val="-4"/>
            <w:sz w:val="31"/>
          </w:rPr>
          <w:delInstrText>○</w:delInstrText>
        </w:r>
        <w:r w:rsidR="00BB42CE" w:rsidDel="009E1FA8">
          <w:rPr>
            <w:rFonts w:hint="eastAsia"/>
          </w:rPr>
          <w:delInstrText>,2)</w:delInstrText>
        </w:r>
        <w:r w:rsidDel="009E1FA8">
          <w:fldChar w:fldCharType="end"/>
        </w:r>
        <w:r w:rsidR="00BB42CE" w:rsidDel="009E1FA8">
          <w:rPr>
            <w:rFonts w:hint="eastAsia"/>
          </w:rPr>
          <w:delText>查询列表</w:delText>
        </w:r>
      </w:del>
    </w:p>
    <w:p w14:paraId="336C3EE2" w14:textId="77777777" w:rsidR="000F7ACF" w:rsidRPr="000F7ACF" w:rsidDel="009E1FA8" w:rsidRDefault="000F7ACF">
      <w:pPr>
        <w:rPr>
          <w:del w:id="3054" w:author="Happy" w:date="2018-08-20T18:39:00Z"/>
        </w:rPr>
        <w:pPrChange w:id="3055" w:author="Happy" w:date="2018-08-20T18:39:00Z">
          <w:pPr>
            <w:spacing w:line="360" w:lineRule="auto"/>
          </w:pPr>
        </w:pPrChange>
      </w:pPr>
      <w:ins w:id="3056" w:author="xiaohou" w:date="2016-09-27T13:29:00Z">
        <w:del w:id="3057" w:author="Happy" w:date="2018-08-20T18:39:00Z">
          <w:r w:rsidDel="009E1FA8">
            <w:rPr>
              <w:rFonts w:hint="eastAsia"/>
            </w:rPr>
            <w:delText>列表首先按照交班状态排序，未交班的排在前面，如果都是未交班，则按照日期倒序排序。如果都是已交班，则按照交班时间倒序排列。</w:delText>
          </w:r>
        </w:del>
      </w:ins>
    </w:p>
    <w:p w14:paraId="5AB525F6" w14:textId="77777777" w:rsidR="005C3A57" w:rsidDel="009E1FA8" w:rsidRDefault="00BB42CE">
      <w:pPr>
        <w:rPr>
          <w:del w:id="3058" w:author="Happy" w:date="2018-08-20T18:39:00Z"/>
        </w:rPr>
        <w:pPrChange w:id="3059" w:author="Happy" w:date="2018-08-20T18:39:00Z">
          <w:pPr>
            <w:spacing w:line="360" w:lineRule="auto"/>
          </w:pPr>
        </w:pPrChange>
      </w:pPr>
      <w:del w:id="3060" w:author="Happy" w:date="2018-08-20T18:39:00Z">
        <w:r w:rsidDel="009E1FA8">
          <w:rPr>
            <w:rFonts w:hint="eastAsia"/>
          </w:rPr>
          <w:delText>交班人：显示查询条件下的交班人员。</w:delText>
        </w:r>
      </w:del>
    </w:p>
    <w:p w14:paraId="727E419B" w14:textId="77777777" w:rsidR="005C3A57" w:rsidDel="009E1FA8" w:rsidRDefault="00BB42CE">
      <w:pPr>
        <w:rPr>
          <w:del w:id="3061" w:author="Happy" w:date="2018-08-20T18:39:00Z"/>
        </w:rPr>
        <w:pPrChange w:id="3062" w:author="Happy" w:date="2018-08-20T18:39:00Z">
          <w:pPr>
            <w:spacing w:line="360" w:lineRule="auto"/>
          </w:pPr>
        </w:pPrChange>
      </w:pPr>
      <w:del w:id="3063" w:author="Happy" w:date="2018-08-20T18:39:00Z">
        <w:r w:rsidDel="009E1FA8">
          <w:rPr>
            <w:rFonts w:hint="eastAsia"/>
          </w:rPr>
          <w:delText>日期：显示当天日期</w:delText>
        </w:r>
      </w:del>
      <w:ins w:id="3064" w:author="xiaohou" w:date="2016-09-09T14:18:00Z">
        <w:del w:id="3065" w:author="Happy" w:date="2018-08-20T18:39:00Z">
          <w:r w:rsidR="00227D87" w:rsidDel="009E1FA8">
            <w:rPr>
              <w:rFonts w:hint="eastAsia"/>
            </w:rPr>
            <w:delText>。</w:delText>
          </w:r>
        </w:del>
      </w:ins>
    </w:p>
    <w:p w14:paraId="70A7BF15" w14:textId="77777777" w:rsidR="00730CB1" w:rsidDel="009E1FA8" w:rsidRDefault="00730CB1">
      <w:pPr>
        <w:rPr>
          <w:del w:id="3066" w:author="Happy" w:date="2018-08-20T18:39:00Z"/>
        </w:rPr>
        <w:pPrChange w:id="3067" w:author="Happy" w:date="2018-08-20T18:39:00Z">
          <w:pPr>
            <w:spacing w:line="360" w:lineRule="auto"/>
          </w:pPr>
        </w:pPrChange>
      </w:pPr>
      <w:del w:id="3068" w:author="Happy" w:date="2018-08-20T18:39:00Z">
        <w:r w:rsidDel="009E1FA8">
          <w:rPr>
            <w:rFonts w:hint="eastAsia"/>
          </w:rPr>
          <w:delText>系统金额：显示不同交班人值班期间营业金额总数。</w:delText>
        </w:r>
      </w:del>
      <w:ins w:id="3069" w:author="xiaohou" w:date="2016-09-12T17:17:00Z">
        <w:del w:id="3070" w:author="Happy" w:date="2018-08-20T18:39:00Z">
          <w:r w:rsidDel="009E1FA8">
            <w:rPr>
              <w:rFonts w:hint="eastAsia"/>
            </w:rPr>
            <w:delText>时间：显示交班完成的时间。</w:delText>
          </w:r>
        </w:del>
      </w:ins>
    </w:p>
    <w:p w14:paraId="6E5A787F" w14:textId="77777777" w:rsidR="001075BD" w:rsidDel="009E1FA8" w:rsidRDefault="001075BD">
      <w:pPr>
        <w:rPr>
          <w:ins w:id="3071" w:author="xiaohou" w:date="2016-09-27T13:33:00Z"/>
          <w:del w:id="3072" w:author="Happy" w:date="2018-08-20T18:39:00Z"/>
        </w:rPr>
        <w:pPrChange w:id="3073" w:author="Happy" w:date="2018-08-20T18:39:00Z">
          <w:pPr>
            <w:spacing w:line="360" w:lineRule="auto"/>
          </w:pPr>
        </w:pPrChange>
      </w:pPr>
      <w:ins w:id="3074" w:author="xiaohou" w:date="2016-09-27T13:33:00Z">
        <w:del w:id="3075" w:author="Happy" w:date="2018-08-20T18:39:00Z">
          <w:r w:rsidDel="009E1FA8">
            <w:rPr>
              <w:rFonts w:hint="eastAsia"/>
            </w:rPr>
            <w:delText>即操作人在值班完成时需要上交的所有金额。当还没有进行交班时，则显示为</w:delText>
          </w:r>
          <w:r w:rsidDel="009E1FA8">
            <w:rPr>
              <w:rFonts w:hint="eastAsia"/>
            </w:rPr>
            <w:delText>0</w:delText>
          </w:r>
          <w:r w:rsidDel="009E1FA8">
            <w:rPr>
              <w:rFonts w:hint="eastAsia"/>
            </w:rPr>
            <w:delText>；当已交班，则显示交班总金额（包含现金、线下刷银行卡、消费卡）。</w:delText>
          </w:r>
        </w:del>
      </w:ins>
    </w:p>
    <w:p w14:paraId="1FCD8152" w14:textId="77777777" w:rsidR="005C3A57" w:rsidDel="009E1FA8" w:rsidRDefault="00730CB1">
      <w:pPr>
        <w:rPr>
          <w:del w:id="3076" w:author="Happy" w:date="2018-08-20T18:39:00Z"/>
        </w:rPr>
        <w:pPrChange w:id="3077" w:author="Happy" w:date="2018-08-20T18:39:00Z">
          <w:pPr>
            <w:spacing w:line="360" w:lineRule="auto"/>
          </w:pPr>
        </w:pPrChange>
      </w:pPr>
      <w:del w:id="3078" w:author="Happy" w:date="2018-08-20T18:39:00Z">
        <w:r w:rsidDel="009E1FA8">
          <w:rPr>
            <w:rFonts w:hint="eastAsia"/>
          </w:rPr>
          <w:delText>交班金额：当还没有进行交班时，则显示为</w:delText>
        </w:r>
        <w:r w:rsidDel="009E1FA8">
          <w:rPr>
            <w:rFonts w:hint="eastAsia"/>
          </w:rPr>
          <w:delText>0</w:delText>
        </w:r>
        <w:r w:rsidDel="009E1FA8">
          <w:rPr>
            <w:rFonts w:hint="eastAsia"/>
          </w:rPr>
          <w:delText>；当已交班，则显示交班总金额（包含现金、银行卡、会员卡、微信、银行卡）。</w:delText>
        </w:r>
      </w:del>
    </w:p>
    <w:p w14:paraId="29E6F0E5" w14:textId="77777777" w:rsidR="005C3A57" w:rsidDel="009E1FA8" w:rsidRDefault="00BB42CE">
      <w:pPr>
        <w:rPr>
          <w:del w:id="3079" w:author="Happy" w:date="2018-08-20T18:39:00Z"/>
        </w:rPr>
        <w:pPrChange w:id="3080" w:author="Happy" w:date="2018-08-20T18:39:00Z">
          <w:pPr>
            <w:spacing w:line="360" w:lineRule="auto"/>
          </w:pPr>
        </w:pPrChange>
      </w:pPr>
      <w:del w:id="3081" w:author="Happy" w:date="2018-08-20T18:39:00Z">
        <w:r w:rsidDel="009E1FA8">
          <w:rPr>
            <w:rFonts w:hint="eastAsia"/>
          </w:rPr>
          <w:delText>交班状态：显示未交班或者已交班。</w:delText>
        </w:r>
      </w:del>
    </w:p>
    <w:p w14:paraId="1BB44D52" w14:textId="77777777" w:rsidR="005C3A57" w:rsidDel="009E1FA8" w:rsidRDefault="00BB42CE">
      <w:pPr>
        <w:rPr>
          <w:del w:id="3082" w:author="Happy" w:date="2018-08-20T18:39:00Z"/>
        </w:rPr>
        <w:pPrChange w:id="3083" w:author="Happy" w:date="2018-08-20T18:39:00Z">
          <w:pPr>
            <w:spacing w:line="360" w:lineRule="auto"/>
          </w:pPr>
        </w:pPrChange>
      </w:pPr>
      <w:del w:id="3084" w:author="Happy" w:date="2018-08-20T18:39:00Z">
        <w:r w:rsidDel="009E1FA8">
          <w:rPr>
            <w:rFonts w:hint="eastAsia"/>
          </w:rPr>
          <w:delText>操作：包含交班</w:delText>
        </w:r>
        <w:r w:rsidR="00EE4F70" w:rsidDel="009E1FA8">
          <w:rPr>
            <w:rFonts w:hint="eastAsia"/>
          </w:rPr>
          <w:delText>（见</w:delText>
        </w:r>
        <w:r w:rsidR="00EE4F70" w:rsidDel="009E1FA8">
          <w:rPr>
            <w:rFonts w:hint="eastAsia"/>
          </w:rPr>
          <w:delText>1.4</w:delText>
        </w:r>
        <w:r w:rsidR="00EE4F70" w:rsidDel="009E1FA8">
          <w:rPr>
            <w:rFonts w:hint="eastAsia"/>
          </w:rPr>
          <w:delText>）</w:delText>
        </w:r>
        <w:r w:rsidDel="009E1FA8">
          <w:rPr>
            <w:rFonts w:hint="eastAsia"/>
          </w:rPr>
          <w:delText>、查看</w:delText>
        </w:r>
        <w:r w:rsidR="00EE4F70" w:rsidDel="009E1FA8">
          <w:rPr>
            <w:rFonts w:hint="eastAsia"/>
          </w:rPr>
          <w:delText>（见</w:delText>
        </w:r>
        <w:r w:rsidR="00EE4F70" w:rsidDel="009E1FA8">
          <w:rPr>
            <w:rFonts w:hint="eastAsia"/>
          </w:rPr>
          <w:delText>1.5</w:delText>
        </w:r>
        <w:r w:rsidR="00EE4F70" w:rsidDel="009E1FA8">
          <w:rPr>
            <w:rFonts w:hint="eastAsia"/>
          </w:rPr>
          <w:delText>）</w:delText>
        </w:r>
        <w:r w:rsidDel="009E1FA8">
          <w:rPr>
            <w:rFonts w:hint="eastAsia"/>
          </w:rPr>
          <w:delText>。</w:delText>
        </w:r>
      </w:del>
    </w:p>
    <w:p w14:paraId="6F070B3E" w14:textId="77777777" w:rsidR="005C3A57" w:rsidDel="009E1FA8" w:rsidRDefault="00BB42CE">
      <w:pPr>
        <w:rPr>
          <w:del w:id="3085" w:author="Happy" w:date="2018-08-20T18:39:00Z"/>
          <w:rStyle w:val="af8"/>
          <w:i w:val="0"/>
          <w:color w:val="auto"/>
        </w:rPr>
        <w:pPrChange w:id="3086" w:author="Happy" w:date="2018-08-20T18:39:00Z">
          <w:pPr>
            <w:pStyle w:val="4"/>
            <w:spacing w:line="360" w:lineRule="auto"/>
          </w:pPr>
        </w:pPrChange>
      </w:pPr>
      <w:del w:id="3087" w:author="Happy" w:date="2018-08-20T18:39:00Z">
        <w:r w:rsidDel="009E1FA8">
          <w:rPr>
            <w:rStyle w:val="af8"/>
            <w:rFonts w:hint="eastAsia"/>
            <w:b/>
            <w:i w:val="0"/>
            <w:color w:val="auto"/>
          </w:rPr>
          <w:delText>出</w:delText>
        </w:r>
        <w:r w:rsidR="00A668AF" w:rsidDel="009E1FA8">
          <w:rPr>
            <w:rStyle w:val="af8"/>
            <w:rFonts w:hint="eastAsia"/>
            <w:b/>
            <w:i w:val="0"/>
            <w:color w:val="auto"/>
          </w:rPr>
          <w:delText>入口</w:delText>
        </w:r>
      </w:del>
    </w:p>
    <w:p w14:paraId="7C473C29" w14:textId="77777777" w:rsidR="005C3A57" w:rsidDel="009E1FA8" w:rsidRDefault="00A668AF">
      <w:pPr>
        <w:rPr>
          <w:del w:id="3088" w:author="Happy" w:date="2018-08-20T18:39:00Z"/>
        </w:rPr>
        <w:pPrChange w:id="3089" w:author="Happy" w:date="2018-08-20T18:39:00Z">
          <w:pPr>
            <w:pStyle w:val="af3"/>
            <w:numPr>
              <w:numId w:val="9"/>
            </w:numPr>
            <w:spacing w:line="360" w:lineRule="auto"/>
            <w:ind w:left="420" w:firstLineChars="0" w:hanging="420"/>
          </w:pPr>
        </w:pPrChange>
      </w:pPr>
      <w:del w:id="3090" w:author="Happy" w:date="2018-08-20T18:39:00Z">
        <w:r w:rsidDel="009E1FA8">
          <w:delText>出口</w:delText>
        </w:r>
        <w:r w:rsidDel="009E1FA8">
          <w:rPr>
            <w:rFonts w:hint="eastAsia"/>
          </w:rPr>
          <w:delText>：</w:delText>
        </w:r>
        <w:r w:rsidDel="009E1FA8">
          <w:delText>主页</w:delText>
        </w:r>
      </w:del>
    </w:p>
    <w:p w14:paraId="53DBEDCD" w14:textId="77777777" w:rsidR="005C3A57" w:rsidDel="009E1FA8" w:rsidRDefault="00A668AF">
      <w:pPr>
        <w:rPr>
          <w:del w:id="3091" w:author="Happy" w:date="2018-08-20T18:39:00Z"/>
        </w:rPr>
        <w:pPrChange w:id="3092" w:author="Happy" w:date="2018-08-20T18:39:00Z">
          <w:pPr>
            <w:pStyle w:val="af3"/>
            <w:numPr>
              <w:numId w:val="9"/>
            </w:numPr>
            <w:spacing w:line="360" w:lineRule="auto"/>
            <w:ind w:left="420" w:firstLineChars="0" w:hanging="420"/>
          </w:pPr>
        </w:pPrChange>
      </w:pPr>
      <w:del w:id="3093" w:author="Happy" w:date="2018-08-20T18:39:00Z">
        <w:r w:rsidDel="009E1FA8">
          <w:rPr>
            <w:rFonts w:hint="eastAsia"/>
          </w:rPr>
          <w:delText>入口：主页</w:delText>
        </w:r>
      </w:del>
    </w:p>
    <w:p w14:paraId="373EA385" w14:textId="77777777" w:rsidR="005C3A57" w:rsidDel="009E1FA8" w:rsidRDefault="00A668AF">
      <w:pPr>
        <w:rPr>
          <w:del w:id="3094" w:author="Happy" w:date="2018-08-20T18:39:00Z"/>
          <w:rStyle w:val="af8"/>
          <w:i w:val="0"/>
          <w:color w:val="auto"/>
        </w:rPr>
        <w:pPrChange w:id="3095" w:author="Happy" w:date="2018-08-20T18:39:00Z">
          <w:pPr>
            <w:pStyle w:val="4"/>
            <w:spacing w:line="360" w:lineRule="auto"/>
          </w:pPr>
        </w:pPrChange>
      </w:pPr>
      <w:del w:id="3096" w:author="Happy" w:date="2018-08-20T18:39:00Z">
        <w:r w:rsidDel="009E1FA8">
          <w:rPr>
            <w:rStyle w:val="af8"/>
            <w:b/>
            <w:i w:val="0"/>
            <w:color w:val="auto"/>
          </w:rPr>
          <w:delText>数据来源</w:delText>
        </w:r>
      </w:del>
    </w:p>
    <w:p w14:paraId="7913FB2E" w14:textId="77777777" w:rsidR="005C3A57" w:rsidDel="009E1FA8" w:rsidRDefault="00D3480C">
      <w:pPr>
        <w:rPr>
          <w:del w:id="3097" w:author="Happy" w:date="2018-08-20T18:39:00Z"/>
        </w:rPr>
        <w:pPrChange w:id="3098" w:author="Happy" w:date="2018-08-20T18:39:00Z">
          <w:pPr>
            <w:pStyle w:val="af3"/>
            <w:numPr>
              <w:numId w:val="24"/>
            </w:numPr>
            <w:spacing w:line="360" w:lineRule="auto"/>
            <w:ind w:left="420" w:firstLineChars="0" w:hanging="420"/>
          </w:pPr>
        </w:pPrChange>
      </w:pPr>
      <w:del w:id="3099" w:author="Happy" w:date="2018-08-20T18:39:00Z">
        <w:r w:rsidDel="009E1FA8">
          <w:rPr>
            <w:rFonts w:hint="eastAsia"/>
          </w:rPr>
          <w:delText>交班人：服务器端获取登录人用户名</w:delText>
        </w:r>
      </w:del>
    </w:p>
    <w:p w14:paraId="0E981A10" w14:textId="77777777" w:rsidR="005C3A57" w:rsidDel="009E1FA8" w:rsidRDefault="00D3480C">
      <w:pPr>
        <w:rPr>
          <w:del w:id="3100" w:author="Happy" w:date="2018-08-20T18:39:00Z"/>
        </w:rPr>
        <w:pPrChange w:id="3101" w:author="Happy" w:date="2018-08-20T18:39:00Z">
          <w:pPr>
            <w:pStyle w:val="af3"/>
            <w:numPr>
              <w:numId w:val="24"/>
            </w:numPr>
            <w:spacing w:line="360" w:lineRule="auto"/>
            <w:ind w:left="420" w:firstLineChars="0" w:hanging="420"/>
          </w:pPr>
        </w:pPrChange>
      </w:pPr>
      <w:del w:id="3102" w:author="Happy" w:date="2018-08-20T18:39:00Z">
        <w:r w:rsidDel="009E1FA8">
          <w:rPr>
            <w:rFonts w:hint="eastAsia"/>
          </w:rPr>
          <w:delText>日期：服务器端获取当前日期</w:delText>
        </w:r>
      </w:del>
    </w:p>
    <w:p w14:paraId="7C2C7F26" w14:textId="77777777" w:rsidR="005C3A57" w:rsidDel="009E1FA8" w:rsidRDefault="00D3480C">
      <w:pPr>
        <w:rPr>
          <w:del w:id="3103" w:author="Happy" w:date="2018-08-20T18:39:00Z"/>
        </w:rPr>
        <w:pPrChange w:id="3104" w:author="Happy" w:date="2018-08-20T18:39:00Z">
          <w:pPr>
            <w:pStyle w:val="af3"/>
            <w:numPr>
              <w:numId w:val="24"/>
            </w:numPr>
            <w:spacing w:line="360" w:lineRule="auto"/>
            <w:ind w:left="420" w:firstLineChars="0" w:hanging="420"/>
          </w:pPr>
        </w:pPrChange>
      </w:pPr>
      <w:del w:id="3105" w:author="Happy" w:date="2018-08-20T18:39:00Z">
        <w:r w:rsidDel="009E1FA8">
          <w:rPr>
            <w:rFonts w:hint="eastAsia"/>
          </w:rPr>
          <w:delText>交班金额：从服务器端获取交班人的交班金额情况。</w:delText>
        </w:r>
      </w:del>
    </w:p>
    <w:p w14:paraId="5216BC81" w14:textId="77777777" w:rsidR="005C3A57" w:rsidDel="009E1FA8" w:rsidRDefault="004F6468">
      <w:pPr>
        <w:rPr>
          <w:del w:id="3106" w:author="Happy" w:date="2018-08-20T18:39:00Z"/>
          <w:b/>
        </w:rPr>
        <w:pPrChange w:id="3107" w:author="Happy" w:date="2018-08-20T18:39:00Z">
          <w:pPr>
            <w:pStyle w:val="af3"/>
            <w:numPr>
              <w:numId w:val="24"/>
            </w:numPr>
            <w:spacing w:line="360" w:lineRule="auto"/>
            <w:ind w:left="420" w:firstLineChars="0" w:hanging="420"/>
          </w:pPr>
        </w:pPrChange>
      </w:pPr>
      <w:del w:id="3108" w:author="Happy" w:date="2018-08-20T18:39:00Z">
        <w:r w:rsidDel="009E1FA8">
          <w:delText>交班状态</w:delText>
        </w:r>
        <w:r w:rsidDel="009E1FA8">
          <w:rPr>
            <w:rFonts w:hint="eastAsia"/>
          </w:rPr>
          <w:delText>：</w:delText>
        </w:r>
        <w:r w:rsidDel="009E1FA8">
          <w:delText>从服务器端获取交班人</w:delText>
        </w:r>
        <w:r w:rsidR="00615A6E" w:rsidDel="009E1FA8">
          <w:delText>的</w:delText>
        </w:r>
        <w:r w:rsidDel="009E1FA8">
          <w:delText>交班状态</w:delText>
        </w:r>
        <w:r w:rsidDel="009E1FA8">
          <w:rPr>
            <w:rFonts w:hint="eastAsia"/>
          </w:rPr>
          <w:delText>。</w:delText>
        </w:r>
      </w:del>
    </w:p>
    <w:p w14:paraId="4D4A89B0" w14:textId="77777777" w:rsidR="005C3A57" w:rsidDel="009E1FA8" w:rsidRDefault="00A668AF">
      <w:pPr>
        <w:rPr>
          <w:del w:id="3109" w:author="Happy" w:date="2018-08-20T18:39:00Z"/>
          <w:rStyle w:val="af8"/>
          <w:i w:val="0"/>
          <w:color w:val="auto"/>
        </w:rPr>
        <w:pPrChange w:id="3110" w:author="Happy" w:date="2018-08-20T18:39:00Z">
          <w:pPr>
            <w:pStyle w:val="4"/>
            <w:spacing w:line="360" w:lineRule="auto"/>
          </w:pPr>
        </w:pPrChange>
      </w:pPr>
      <w:del w:id="3111" w:author="Happy" w:date="2018-08-20T18:39:00Z">
        <w:r w:rsidRPr="00CC5025" w:rsidDel="009E1FA8">
          <w:rPr>
            <w:rStyle w:val="af8"/>
            <w:rFonts w:hint="eastAsia"/>
            <w:i w:val="0"/>
            <w:color w:val="auto"/>
          </w:rPr>
          <w:delText>操作规则</w:delText>
        </w:r>
      </w:del>
    </w:p>
    <w:p w14:paraId="3F910333" w14:textId="77777777" w:rsidR="005C3A57" w:rsidDel="009E1FA8" w:rsidRDefault="00CE21D4">
      <w:pPr>
        <w:rPr>
          <w:del w:id="3112" w:author="Happy" w:date="2018-08-20T18:39:00Z"/>
        </w:rPr>
        <w:pPrChange w:id="3113" w:author="Happy" w:date="2018-08-20T18:39:00Z">
          <w:pPr>
            <w:pStyle w:val="af3"/>
            <w:numPr>
              <w:numId w:val="24"/>
            </w:numPr>
            <w:spacing w:line="360" w:lineRule="auto"/>
            <w:ind w:left="420" w:firstLineChars="0" w:hanging="420"/>
          </w:pPr>
        </w:pPrChange>
      </w:pPr>
      <w:del w:id="3114" w:author="Happy" w:date="2018-08-20T18:39:00Z">
        <w:r w:rsidDel="009E1FA8">
          <w:rPr>
            <w:rFonts w:hint="eastAsia"/>
          </w:rPr>
          <w:delText>【搜索】：点击搜索，则系统会根据输入的查询条件，查找符合条件的数据列表。</w:delText>
        </w:r>
      </w:del>
    </w:p>
    <w:p w14:paraId="39348256" w14:textId="77777777" w:rsidR="005C3A57" w:rsidDel="009E1FA8" w:rsidRDefault="002C2B2A">
      <w:pPr>
        <w:rPr>
          <w:del w:id="3115" w:author="Happy" w:date="2018-08-20T18:39:00Z"/>
        </w:rPr>
        <w:pPrChange w:id="3116" w:author="Happy" w:date="2018-08-20T18:39:00Z">
          <w:pPr>
            <w:pStyle w:val="af3"/>
            <w:numPr>
              <w:numId w:val="24"/>
            </w:numPr>
            <w:spacing w:line="360" w:lineRule="auto"/>
            <w:ind w:left="420" w:firstLineChars="0" w:hanging="420"/>
          </w:pPr>
        </w:pPrChange>
      </w:pPr>
      <w:del w:id="3117" w:author="Happy" w:date="2018-08-20T18:39:00Z">
        <w:r w:rsidDel="009E1FA8">
          <w:rPr>
            <w:rFonts w:hint="eastAsia"/>
          </w:rPr>
          <w:delText>【交班】：当还未交班时，则出现的是交班按钮，点击，则跳转到交班详情页面，填写当天用不同支付方式营业金额</w:delText>
        </w:r>
        <w:r w:rsidR="00150510" w:rsidDel="009E1FA8">
          <w:rPr>
            <w:rFonts w:hint="eastAsia"/>
          </w:rPr>
          <w:delText>，提交后，则“交班”变为“查看”</w:delText>
        </w:r>
        <w:r w:rsidR="00984C87" w:rsidDel="009E1FA8">
          <w:rPr>
            <w:rFonts w:hint="eastAsia"/>
          </w:rPr>
          <w:delText>。</w:delText>
        </w:r>
      </w:del>
    </w:p>
    <w:p w14:paraId="2E78E9AC" w14:textId="77777777" w:rsidR="005C3A57" w:rsidDel="009E1FA8" w:rsidRDefault="00984C87">
      <w:pPr>
        <w:rPr>
          <w:del w:id="3118" w:author="Happy" w:date="2018-08-20T18:39:00Z"/>
        </w:rPr>
        <w:pPrChange w:id="3119" w:author="Happy" w:date="2018-08-20T18:39:00Z">
          <w:pPr>
            <w:pStyle w:val="af3"/>
            <w:numPr>
              <w:numId w:val="24"/>
            </w:numPr>
            <w:spacing w:line="360" w:lineRule="auto"/>
            <w:ind w:left="420" w:firstLineChars="0" w:hanging="420"/>
          </w:pPr>
        </w:pPrChange>
      </w:pPr>
      <w:del w:id="3120" w:author="Happy" w:date="2018-08-20T18:39:00Z">
        <w:r w:rsidDel="009E1FA8">
          <w:rPr>
            <w:rFonts w:hint="eastAsia"/>
          </w:rPr>
          <w:delText>【查看】：点击查看，则可以看到已经交班详情。</w:delText>
        </w:r>
      </w:del>
    </w:p>
    <w:p w14:paraId="6FA92973" w14:textId="77777777" w:rsidR="005C3A57" w:rsidDel="009E1FA8" w:rsidRDefault="00A668AF">
      <w:pPr>
        <w:rPr>
          <w:del w:id="3121" w:author="Happy" w:date="2018-08-20T18:39:00Z"/>
          <w:rStyle w:val="af8"/>
          <w:i w:val="0"/>
          <w:color w:val="auto"/>
        </w:rPr>
        <w:pPrChange w:id="3122" w:author="Happy" w:date="2018-08-20T18:39:00Z">
          <w:pPr>
            <w:pStyle w:val="4"/>
            <w:spacing w:line="360" w:lineRule="auto"/>
          </w:pPr>
        </w:pPrChange>
      </w:pPr>
      <w:del w:id="3123" w:author="Happy" w:date="2018-08-20T18:39:00Z">
        <w:r w:rsidDel="009E1FA8">
          <w:rPr>
            <w:rStyle w:val="af8"/>
            <w:rFonts w:hint="eastAsia"/>
            <w:b/>
            <w:i w:val="0"/>
            <w:color w:val="auto"/>
          </w:rPr>
          <w:delText>提示信息</w:delText>
        </w:r>
      </w:del>
    </w:p>
    <w:p w14:paraId="47A802EF" w14:textId="77777777" w:rsidR="005C3A57" w:rsidDel="009E1FA8" w:rsidRDefault="0098516B">
      <w:pPr>
        <w:rPr>
          <w:del w:id="3124" w:author="Happy" w:date="2018-08-20T18:39:00Z"/>
        </w:rPr>
        <w:pPrChange w:id="3125" w:author="Happy" w:date="2018-08-20T18:39:00Z">
          <w:pPr>
            <w:pStyle w:val="af3"/>
            <w:numPr>
              <w:numId w:val="26"/>
            </w:numPr>
            <w:spacing w:line="360" w:lineRule="auto"/>
            <w:ind w:left="420" w:firstLineChars="0" w:hanging="420"/>
          </w:pPr>
        </w:pPrChange>
      </w:pPr>
      <w:del w:id="3126" w:author="Happy" w:date="2018-08-20T18:39:00Z">
        <w:r w:rsidDel="009E1FA8">
          <w:rPr>
            <w:rFonts w:hint="eastAsia"/>
          </w:rPr>
          <w:delText>搜索无结果时，则列表处提示：对不起，无搜索结果。</w:delText>
        </w:r>
        <w:r w:rsidR="00FC73D3" w:rsidDel="009E1FA8">
          <w:rPr>
            <w:rFonts w:hint="eastAsia"/>
          </w:rPr>
          <w:delText>如图</w:delText>
        </w:r>
        <w:r w:rsidR="00FC73D3" w:rsidDel="009E1FA8">
          <w:rPr>
            <w:rFonts w:hint="eastAsia"/>
          </w:rPr>
          <w:delText>1.3.6</w:delText>
        </w:r>
      </w:del>
    </w:p>
    <w:p w14:paraId="138562DE" w14:textId="77777777" w:rsidR="005C3A57" w:rsidDel="009E1FA8" w:rsidRDefault="001E4E56">
      <w:pPr>
        <w:rPr>
          <w:del w:id="3127" w:author="Happy" w:date="2018-08-20T18:39:00Z"/>
          <w:rStyle w:val="af8"/>
          <w:i w:val="0"/>
          <w:color w:val="auto"/>
        </w:rPr>
        <w:pPrChange w:id="3128" w:author="Happy" w:date="2018-08-20T18:39:00Z">
          <w:pPr>
            <w:pStyle w:val="4"/>
            <w:spacing w:line="360" w:lineRule="auto"/>
          </w:pPr>
        </w:pPrChange>
      </w:pPr>
      <w:del w:id="3129" w:author="Happy" w:date="2018-08-20T18:39:00Z">
        <w:r w:rsidDel="009E1FA8">
          <w:rPr>
            <w:rStyle w:val="af8"/>
            <w:rFonts w:hint="eastAsia"/>
            <w:b/>
            <w:i w:val="0"/>
            <w:color w:val="auto"/>
          </w:rPr>
          <w:delText>搜索无结果</w:delText>
        </w:r>
      </w:del>
    </w:p>
    <w:p w14:paraId="7F2EA288" w14:textId="77777777" w:rsidR="005C3A57" w:rsidDel="009E1FA8" w:rsidRDefault="0087072B">
      <w:pPr>
        <w:rPr>
          <w:del w:id="3130" w:author="Happy" w:date="2018-08-20T18:39:00Z"/>
        </w:rPr>
        <w:pPrChange w:id="3131" w:author="Happy" w:date="2018-08-20T18:39:00Z">
          <w:pPr>
            <w:pStyle w:val="af3"/>
            <w:spacing w:line="360" w:lineRule="auto"/>
            <w:ind w:firstLineChars="0" w:firstLine="0"/>
          </w:pPr>
        </w:pPrChange>
      </w:pPr>
      <w:ins w:id="3132" w:author="xiaohou" w:date="2016-09-12T17:34:00Z">
        <w:del w:id="3133" w:author="Happy" w:date="2018-08-20T18:39:00Z">
          <w:r w:rsidDel="009E1FA8">
            <w:rPr>
              <w:noProof/>
            </w:rPr>
            <w:drawing>
              <wp:inline distT="0" distB="0" distL="0" distR="0" wp14:anchorId="00076EA9" wp14:editId="382CEF02">
                <wp:extent cx="4952365" cy="3774440"/>
                <wp:effectExtent l="19050" t="0" r="635"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4952365" cy="3774440"/>
                        </a:xfrm>
                        <a:prstGeom prst="rect">
                          <a:avLst/>
                        </a:prstGeom>
                        <a:noFill/>
                        <a:ln w="9525">
                          <a:noFill/>
                          <a:miter lim="800000"/>
                          <a:headEnd/>
                          <a:tailEnd/>
                        </a:ln>
                      </pic:spPr>
                    </pic:pic>
                  </a:graphicData>
                </a:graphic>
              </wp:inline>
            </w:drawing>
          </w:r>
        </w:del>
      </w:ins>
    </w:p>
    <w:p w14:paraId="3B1E2AFA" w14:textId="77777777" w:rsidR="005C3A57" w:rsidDel="009E1FA8" w:rsidRDefault="00A668AF">
      <w:pPr>
        <w:rPr>
          <w:del w:id="3134" w:author="Happy" w:date="2018-08-20T18:39:00Z"/>
        </w:rPr>
        <w:pPrChange w:id="3135" w:author="Happy" w:date="2018-08-20T18:39:00Z">
          <w:pPr>
            <w:pStyle w:val="3"/>
            <w:spacing w:line="360" w:lineRule="auto"/>
          </w:pPr>
        </w:pPrChange>
      </w:pPr>
      <w:del w:id="3136" w:author="Happy" w:date="2018-08-20T18:39:00Z">
        <w:r w:rsidDel="009E1FA8">
          <w:rPr>
            <w:rFonts w:hint="eastAsia"/>
          </w:rPr>
          <w:delText>交接班</w:delText>
        </w:r>
        <w:r w:rsidR="0098516B" w:rsidDel="009E1FA8">
          <w:rPr>
            <w:rFonts w:hint="eastAsia"/>
          </w:rPr>
          <w:delText>详情</w:delText>
        </w:r>
      </w:del>
    </w:p>
    <w:p w14:paraId="0F637E22" w14:textId="77777777" w:rsidR="005C3A57" w:rsidDel="009E1FA8" w:rsidRDefault="005C3A57">
      <w:pPr>
        <w:rPr>
          <w:del w:id="3137" w:author="Happy" w:date="2018-08-20T18:39:00Z"/>
        </w:rPr>
        <w:pPrChange w:id="3138" w:author="Happy" w:date="2018-08-20T18:39:00Z">
          <w:pPr>
            <w:spacing w:line="360" w:lineRule="auto"/>
          </w:pPr>
        </w:pPrChange>
      </w:pPr>
    </w:p>
    <w:p w14:paraId="76EA9280" w14:textId="77777777" w:rsidR="005C3A57" w:rsidDel="009E1FA8" w:rsidRDefault="0087072B">
      <w:pPr>
        <w:rPr>
          <w:del w:id="3139" w:author="Happy" w:date="2018-08-20T18:39:00Z"/>
        </w:rPr>
        <w:pPrChange w:id="3140" w:author="Happy" w:date="2018-08-20T18:39:00Z">
          <w:pPr>
            <w:spacing w:line="360" w:lineRule="auto"/>
          </w:pPr>
        </w:pPrChange>
      </w:pPr>
      <w:ins w:id="3141" w:author="xiaohou" w:date="2016-09-27T13:33:00Z">
        <w:del w:id="3142" w:author="Happy" w:date="2018-08-20T18:39:00Z">
          <w:r w:rsidDel="009E1FA8">
            <w:rPr>
              <w:noProof/>
            </w:rPr>
            <w:drawing>
              <wp:inline distT="0" distB="0" distL="0" distR="0" wp14:anchorId="2EDA009D" wp14:editId="7C5642D3">
                <wp:extent cx="5943600" cy="4496435"/>
                <wp:effectExtent l="19050" t="0" r="0" b="0"/>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96435"/>
                        </a:xfrm>
                        <a:prstGeom prst="rect">
                          <a:avLst/>
                        </a:prstGeom>
                      </pic:spPr>
                    </pic:pic>
                  </a:graphicData>
                </a:graphic>
              </wp:inline>
            </w:drawing>
          </w:r>
        </w:del>
      </w:ins>
    </w:p>
    <w:p w14:paraId="20032287" w14:textId="77777777" w:rsidR="005C3A57" w:rsidDel="009E1FA8" w:rsidRDefault="00A668AF">
      <w:pPr>
        <w:rPr>
          <w:ins w:id="3143" w:author="xiaohou" w:date="2016-09-12T17:38:00Z"/>
          <w:del w:id="3144" w:author="Happy" w:date="2018-08-20T18:39:00Z"/>
          <w:rStyle w:val="af8"/>
          <w:bCs/>
          <w:i w:val="0"/>
          <w:color w:val="auto"/>
        </w:rPr>
        <w:pPrChange w:id="3145" w:author="Happy" w:date="2018-08-20T18:39:00Z">
          <w:pPr>
            <w:pStyle w:val="4"/>
            <w:spacing w:line="360" w:lineRule="auto"/>
          </w:pPr>
        </w:pPrChange>
      </w:pPr>
      <w:del w:id="3146" w:author="Happy" w:date="2018-08-20T18:39:00Z">
        <w:r w:rsidRPr="009F2834" w:rsidDel="009E1FA8">
          <w:rPr>
            <w:rStyle w:val="af8"/>
            <w:rFonts w:hint="eastAsia"/>
            <w:b/>
            <w:i w:val="0"/>
            <w:color w:val="auto"/>
          </w:rPr>
          <w:delText>显示内容</w:delText>
        </w:r>
      </w:del>
    </w:p>
    <w:p w14:paraId="3350496B" w14:textId="77777777" w:rsidR="003B1953" w:rsidRPr="003B1953" w:rsidDel="009E1FA8" w:rsidRDefault="003C77CD">
      <w:pPr>
        <w:rPr>
          <w:del w:id="3147" w:author="Happy" w:date="2018-08-20T18:39:00Z"/>
          <w:rPrChange w:id="3148" w:author="xiaohou" w:date="2016-09-12T17:38:00Z">
            <w:rPr>
              <w:del w:id="3149" w:author="Happy" w:date="2018-08-20T18:39:00Z"/>
              <w:rStyle w:val="af8"/>
              <w:b w:val="0"/>
              <w:bCs w:val="0"/>
              <w:i w:val="0"/>
              <w:color w:val="auto"/>
              <w:sz w:val="21"/>
              <w:szCs w:val="24"/>
            </w:rPr>
          </w:rPrChange>
        </w:rPr>
        <w:pPrChange w:id="3150" w:author="Happy" w:date="2018-08-20T18:39:00Z">
          <w:pPr>
            <w:pStyle w:val="4"/>
            <w:spacing w:line="360" w:lineRule="auto"/>
          </w:pPr>
        </w:pPrChange>
      </w:pPr>
      <w:ins w:id="3151" w:author="xiaohou" w:date="2016-09-12T17:39:00Z">
        <w:del w:id="3152" w:author="Happy" w:date="2018-08-20T18:39:00Z">
          <w:r w:rsidDel="009E1FA8">
            <w:delText>营业时间</w:delText>
          </w:r>
          <w:r w:rsidDel="009E1FA8">
            <w:rPr>
              <w:rFonts w:hint="eastAsia"/>
            </w:rPr>
            <w:delText>：</w:delText>
          </w:r>
          <w:r w:rsidR="007F708F" w:rsidDel="009E1FA8">
            <w:rPr>
              <w:rFonts w:hint="eastAsia"/>
            </w:rPr>
            <w:delText>显示</w:delText>
          </w:r>
        </w:del>
      </w:ins>
      <w:ins w:id="3153" w:author="xiaohou" w:date="2016-09-12T17:41:00Z">
        <w:del w:id="3154" w:author="Happy" w:date="2018-08-20T18:39:00Z">
          <w:r w:rsidR="00EA0DB6" w:rsidDel="009E1FA8">
            <w:rPr>
              <w:rFonts w:hint="eastAsia"/>
            </w:rPr>
            <w:delText>交班列表中选择</w:delText>
          </w:r>
        </w:del>
      </w:ins>
      <w:ins w:id="3155" w:author="xiaohou" w:date="2016-09-12T17:42:00Z">
        <w:del w:id="3156" w:author="Happy" w:date="2018-08-20T18:39:00Z">
          <w:r w:rsidR="00EA0DB6" w:rsidDel="009E1FA8">
            <w:rPr>
              <w:rFonts w:hint="eastAsia"/>
            </w:rPr>
            <w:delText>列的日期</w:delText>
          </w:r>
        </w:del>
      </w:ins>
      <w:ins w:id="3157" w:author="xiaohou" w:date="2016-09-12T17:40:00Z">
        <w:del w:id="3158" w:author="Happy" w:date="2018-08-20T18:39:00Z">
          <w:r w:rsidR="001053B2" w:rsidDel="009E1FA8">
            <w:rPr>
              <w:rFonts w:hint="eastAsia"/>
            </w:rPr>
            <w:delText>，格式：年</w:delText>
          </w:r>
          <w:r w:rsidR="001053B2" w:rsidDel="009E1FA8">
            <w:rPr>
              <w:rFonts w:hint="eastAsia"/>
            </w:rPr>
            <w:delText>-</w:delText>
          </w:r>
          <w:r w:rsidR="001053B2" w:rsidDel="009E1FA8">
            <w:rPr>
              <w:rFonts w:hint="eastAsia"/>
            </w:rPr>
            <w:delText>月</w:delText>
          </w:r>
          <w:r w:rsidR="001053B2" w:rsidDel="009E1FA8">
            <w:rPr>
              <w:rFonts w:hint="eastAsia"/>
            </w:rPr>
            <w:delText>-</w:delText>
          </w:r>
          <w:r w:rsidR="001053B2" w:rsidDel="009E1FA8">
            <w:rPr>
              <w:rFonts w:hint="eastAsia"/>
            </w:rPr>
            <w:delText>日。</w:delText>
          </w:r>
        </w:del>
      </w:ins>
    </w:p>
    <w:p w14:paraId="2A1D6670" w14:textId="77777777" w:rsidR="005C3A57" w:rsidDel="009E1FA8" w:rsidRDefault="00A668AF">
      <w:pPr>
        <w:rPr>
          <w:del w:id="3159" w:author="Happy" w:date="2018-08-20T18:39:00Z"/>
        </w:rPr>
        <w:pPrChange w:id="3160" w:author="Happy" w:date="2018-08-20T18:39:00Z">
          <w:pPr>
            <w:pStyle w:val="af3"/>
            <w:numPr>
              <w:numId w:val="8"/>
            </w:numPr>
            <w:spacing w:line="360" w:lineRule="auto"/>
            <w:ind w:left="420" w:firstLineChars="0" w:hanging="420"/>
          </w:pPr>
        </w:pPrChange>
      </w:pPr>
      <w:del w:id="3161" w:author="Happy" w:date="2018-08-20T18:39:00Z">
        <w:r w:rsidDel="009E1FA8">
          <w:delText>收银员</w:delText>
        </w:r>
        <w:r w:rsidDel="009E1FA8">
          <w:rPr>
            <w:rFonts w:hint="eastAsia"/>
          </w:rPr>
          <w:delText>：</w:delText>
        </w:r>
        <w:r w:rsidDel="009E1FA8">
          <w:delText>显示当前登录人员用户名</w:delText>
        </w:r>
      </w:del>
    </w:p>
    <w:p w14:paraId="44EFA4FD" w14:textId="77777777" w:rsidR="005C3A57" w:rsidDel="009E1FA8" w:rsidRDefault="00A668AF">
      <w:pPr>
        <w:rPr>
          <w:del w:id="3162" w:author="Happy" w:date="2018-08-20T18:39:00Z"/>
          <w:rStyle w:val="af8"/>
          <w:i w:val="0"/>
          <w:color w:val="auto"/>
        </w:rPr>
        <w:pPrChange w:id="3163" w:author="Happy" w:date="2018-08-20T18:39:00Z">
          <w:pPr>
            <w:pStyle w:val="4"/>
            <w:spacing w:line="360" w:lineRule="auto"/>
          </w:pPr>
        </w:pPrChange>
      </w:pPr>
      <w:del w:id="3164" w:author="Happy" w:date="2018-08-20T18:39:00Z">
        <w:r w:rsidDel="009E1FA8">
          <w:rPr>
            <w:rStyle w:val="af8"/>
            <w:rFonts w:hint="eastAsia"/>
            <w:b/>
            <w:i w:val="0"/>
            <w:color w:val="auto"/>
          </w:rPr>
          <w:delText>出入口</w:delText>
        </w:r>
      </w:del>
    </w:p>
    <w:p w14:paraId="389950A2" w14:textId="77777777" w:rsidR="005C3A57" w:rsidDel="009E1FA8" w:rsidRDefault="00A668AF">
      <w:pPr>
        <w:rPr>
          <w:del w:id="3165" w:author="Happy" w:date="2018-08-20T18:39:00Z"/>
        </w:rPr>
        <w:pPrChange w:id="3166" w:author="Happy" w:date="2018-08-20T18:39:00Z">
          <w:pPr>
            <w:pStyle w:val="af3"/>
            <w:numPr>
              <w:numId w:val="9"/>
            </w:numPr>
            <w:spacing w:line="360" w:lineRule="auto"/>
            <w:ind w:left="420" w:firstLineChars="0" w:hanging="420"/>
          </w:pPr>
        </w:pPrChange>
      </w:pPr>
      <w:del w:id="3167" w:author="Happy" w:date="2018-08-20T18:39:00Z">
        <w:r w:rsidDel="009E1FA8">
          <w:delText>出口</w:delText>
        </w:r>
        <w:r w:rsidDel="009E1FA8">
          <w:rPr>
            <w:rFonts w:hint="eastAsia"/>
          </w:rPr>
          <w:delText>：</w:delText>
        </w:r>
        <w:r w:rsidR="00B92BCA" w:rsidDel="009E1FA8">
          <w:rPr>
            <w:rFonts w:hint="eastAsia"/>
          </w:rPr>
          <w:delText>交接班列表</w:delText>
        </w:r>
      </w:del>
    </w:p>
    <w:p w14:paraId="6CB71EB5" w14:textId="77777777" w:rsidR="005C3A57" w:rsidDel="009E1FA8" w:rsidRDefault="00A668AF">
      <w:pPr>
        <w:rPr>
          <w:del w:id="3168" w:author="Happy" w:date="2018-08-20T18:39:00Z"/>
        </w:rPr>
        <w:pPrChange w:id="3169" w:author="Happy" w:date="2018-08-20T18:39:00Z">
          <w:pPr>
            <w:pStyle w:val="af3"/>
            <w:numPr>
              <w:numId w:val="9"/>
            </w:numPr>
            <w:spacing w:line="360" w:lineRule="auto"/>
            <w:ind w:left="420" w:firstLineChars="0" w:hanging="420"/>
          </w:pPr>
        </w:pPrChange>
      </w:pPr>
      <w:del w:id="3170" w:author="Happy" w:date="2018-08-20T18:39:00Z">
        <w:r w:rsidDel="009E1FA8">
          <w:rPr>
            <w:rFonts w:hint="eastAsia"/>
          </w:rPr>
          <w:delText>入口：</w:delText>
        </w:r>
        <w:r w:rsidR="00B92BCA" w:rsidDel="009E1FA8">
          <w:rPr>
            <w:rFonts w:hint="eastAsia"/>
          </w:rPr>
          <w:delText>交接班列表</w:delText>
        </w:r>
      </w:del>
    </w:p>
    <w:p w14:paraId="4821E703" w14:textId="77777777" w:rsidR="005C3A57" w:rsidDel="009E1FA8" w:rsidRDefault="00A668AF">
      <w:pPr>
        <w:rPr>
          <w:del w:id="3171" w:author="Happy" w:date="2018-08-20T18:39:00Z"/>
          <w:rStyle w:val="af8"/>
          <w:i w:val="0"/>
          <w:color w:val="auto"/>
        </w:rPr>
        <w:pPrChange w:id="3172" w:author="Happy" w:date="2018-08-20T18:39:00Z">
          <w:pPr>
            <w:pStyle w:val="4"/>
            <w:spacing w:line="360" w:lineRule="auto"/>
          </w:pPr>
        </w:pPrChange>
      </w:pPr>
      <w:del w:id="3173" w:author="Happy" w:date="2018-08-20T18:39:00Z">
        <w:r w:rsidDel="009E1FA8">
          <w:rPr>
            <w:rStyle w:val="af8"/>
            <w:b/>
            <w:i w:val="0"/>
            <w:color w:val="auto"/>
          </w:rPr>
          <w:delText>数据来源</w:delText>
        </w:r>
      </w:del>
    </w:p>
    <w:p w14:paraId="57A82F3C" w14:textId="77777777" w:rsidR="005C3A57" w:rsidDel="009E1FA8" w:rsidRDefault="00A668AF">
      <w:pPr>
        <w:rPr>
          <w:del w:id="3174" w:author="Happy" w:date="2018-08-20T18:39:00Z"/>
        </w:rPr>
        <w:pPrChange w:id="3175" w:author="Happy" w:date="2018-08-20T18:39:00Z">
          <w:pPr>
            <w:pStyle w:val="af3"/>
            <w:numPr>
              <w:numId w:val="24"/>
            </w:numPr>
            <w:spacing w:line="360" w:lineRule="auto"/>
            <w:ind w:left="420" w:firstLineChars="0" w:hanging="420"/>
          </w:pPr>
        </w:pPrChange>
      </w:pPr>
      <w:del w:id="3176" w:author="Happy" w:date="2018-08-20T18:39:00Z">
        <w:r w:rsidDel="009E1FA8">
          <w:rPr>
            <w:rFonts w:hint="eastAsia"/>
          </w:rPr>
          <w:delText>系统金额中的现金、银行卡、会员卡、微信、支付宝支付金额从服务器端获取。</w:delText>
        </w:r>
      </w:del>
    </w:p>
    <w:p w14:paraId="6A290622" w14:textId="77777777" w:rsidR="005C3A57" w:rsidDel="009E1FA8" w:rsidRDefault="00A668AF">
      <w:pPr>
        <w:rPr>
          <w:del w:id="3177" w:author="Happy" w:date="2018-08-20T18:39:00Z"/>
          <w:rStyle w:val="af8"/>
          <w:i w:val="0"/>
          <w:color w:val="auto"/>
        </w:rPr>
        <w:pPrChange w:id="3178" w:author="Happy" w:date="2018-08-20T18:39:00Z">
          <w:pPr>
            <w:pStyle w:val="4"/>
            <w:spacing w:line="360" w:lineRule="auto"/>
          </w:pPr>
        </w:pPrChange>
      </w:pPr>
      <w:del w:id="3179" w:author="Happy" w:date="2018-08-20T18:39:00Z">
        <w:r w:rsidDel="009E1FA8">
          <w:rPr>
            <w:rStyle w:val="af8"/>
            <w:rFonts w:hint="eastAsia"/>
            <w:b/>
            <w:i w:val="0"/>
            <w:color w:val="auto"/>
          </w:rPr>
          <w:delText>输入项</w:delText>
        </w:r>
      </w:del>
    </w:p>
    <w:p w14:paraId="42DD316D" w14:textId="77777777" w:rsidR="005C3A57" w:rsidDel="009E1FA8" w:rsidRDefault="00A668AF">
      <w:pPr>
        <w:rPr>
          <w:del w:id="3180" w:author="Happy" w:date="2018-08-20T18:39:00Z"/>
        </w:rPr>
        <w:pPrChange w:id="3181" w:author="Happy" w:date="2018-08-20T18:39:00Z">
          <w:pPr>
            <w:spacing w:line="360" w:lineRule="auto"/>
          </w:pPr>
        </w:pPrChange>
      </w:pPr>
      <w:del w:id="3182" w:author="Happy" w:date="2018-08-20T18:39:00Z">
        <w:r w:rsidDel="009E1FA8">
          <w:rPr>
            <w:rFonts w:hint="eastAsia"/>
          </w:rPr>
          <w:delText>现金：输入框，只能数字和</w:delText>
        </w:r>
        <w:r w:rsidDel="009E1FA8">
          <w:rPr>
            <w:rFonts w:hint="eastAsia"/>
          </w:rPr>
          <w:delText>1</w:delText>
        </w:r>
        <w:r w:rsidDel="009E1FA8">
          <w:rPr>
            <w:rFonts w:hint="eastAsia"/>
          </w:rPr>
          <w:delText>位小数点，最多输入</w:delText>
        </w:r>
        <w:r w:rsidDel="009E1FA8">
          <w:rPr>
            <w:rFonts w:hint="eastAsia"/>
          </w:rPr>
          <w:delText>10</w:delText>
        </w:r>
        <w:r w:rsidDel="009E1FA8">
          <w:rPr>
            <w:rFonts w:hint="eastAsia"/>
          </w:rPr>
          <w:delText>个字符，超出后无法继续输入。</w:delText>
        </w:r>
      </w:del>
    </w:p>
    <w:p w14:paraId="3ABDEBBA" w14:textId="77777777" w:rsidR="005C3A57" w:rsidDel="009E1FA8" w:rsidRDefault="00A668AF">
      <w:pPr>
        <w:rPr>
          <w:del w:id="3183" w:author="Happy" w:date="2018-08-20T18:39:00Z"/>
        </w:rPr>
        <w:pPrChange w:id="3184" w:author="Happy" w:date="2018-08-20T18:39:00Z">
          <w:pPr>
            <w:spacing w:line="360" w:lineRule="auto"/>
          </w:pPr>
        </w:pPrChange>
      </w:pPr>
      <w:del w:id="3185" w:author="Happy" w:date="2018-08-20T18:39:00Z">
        <w:r w:rsidDel="009E1FA8">
          <w:rPr>
            <w:rFonts w:hint="eastAsia"/>
          </w:rPr>
          <w:delText>银行卡：输入框，只能数字和</w:delText>
        </w:r>
        <w:r w:rsidDel="009E1FA8">
          <w:rPr>
            <w:rFonts w:hint="eastAsia"/>
          </w:rPr>
          <w:delText>1</w:delText>
        </w:r>
        <w:r w:rsidDel="009E1FA8">
          <w:rPr>
            <w:rFonts w:hint="eastAsia"/>
          </w:rPr>
          <w:delText>位小数点，最多输入</w:delText>
        </w:r>
        <w:r w:rsidDel="009E1FA8">
          <w:rPr>
            <w:rFonts w:hint="eastAsia"/>
          </w:rPr>
          <w:delText>10</w:delText>
        </w:r>
        <w:r w:rsidDel="009E1FA8">
          <w:rPr>
            <w:rFonts w:hint="eastAsia"/>
          </w:rPr>
          <w:delText>个字符，超出后无法继续输入</w:delText>
        </w:r>
      </w:del>
      <w:ins w:id="3186" w:author="xiaohou" w:date="2016-09-12T17:45:00Z">
        <w:del w:id="3187" w:author="Happy" w:date="2018-08-20T18:39:00Z">
          <w:r w:rsidR="00BA79BF" w:rsidDel="009E1FA8">
            <w:rPr>
              <w:rFonts w:hint="eastAsia"/>
            </w:rPr>
            <w:delText>。</w:delText>
          </w:r>
        </w:del>
      </w:ins>
    </w:p>
    <w:p w14:paraId="23092333" w14:textId="77777777" w:rsidR="005C3A57" w:rsidDel="009E1FA8" w:rsidRDefault="00BA79BF">
      <w:pPr>
        <w:rPr>
          <w:del w:id="3188" w:author="Happy" w:date="2018-08-20T18:39:00Z"/>
        </w:rPr>
        <w:pPrChange w:id="3189" w:author="Happy" w:date="2018-08-20T18:39:00Z">
          <w:pPr>
            <w:spacing w:line="360" w:lineRule="auto"/>
          </w:pPr>
        </w:pPrChange>
      </w:pPr>
      <w:ins w:id="3190" w:author="xiaohou" w:date="2016-09-12T17:44:00Z">
        <w:del w:id="3191" w:author="Happy" w:date="2018-08-20T18:39:00Z">
          <w:r w:rsidDel="009E1FA8">
            <w:rPr>
              <w:rFonts w:hint="eastAsia"/>
            </w:rPr>
            <w:delText>消费</w:delText>
          </w:r>
        </w:del>
      </w:ins>
      <w:del w:id="3192" w:author="Happy" w:date="2018-08-20T18:39:00Z">
        <w:r w:rsidR="00A668AF" w:rsidDel="009E1FA8">
          <w:rPr>
            <w:rFonts w:hint="eastAsia"/>
          </w:rPr>
          <w:delText>卡：输入框，只能数字和</w:delText>
        </w:r>
        <w:r w:rsidR="00A668AF" w:rsidDel="009E1FA8">
          <w:rPr>
            <w:rFonts w:hint="eastAsia"/>
          </w:rPr>
          <w:delText>1</w:delText>
        </w:r>
        <w:r w:rsidR="00A668AF" w:rsidDel="009E1FA8">
          <w:rPr>
            <w:rFonts w:hint="eastAsia"/>
          </w:rPr>
          <w:delText>位小数点，最多输入</w:delText>
        </w:r>
        <w:r w:rsidR="00A668AF" w:rsidDel="009E1FA8">
          <w:rPr>
            <w:rFonts w:hint="eastAsia"/>
          </w:rPr>
          <w:delText>10</w:delText>
        </w:r>
        <w:r w:rsidR="00A668AF" w:rsidDel="009E1FA8">
          <w:rPr>
            <w:rFonts w:hint="eastAsia"/>
          </w:rPr>
          <w:delText>个字符，超出后无法继续输入</w:delText>
        </w:r>
      </w:del>
      <w:ins w:id="3193" w:author="xiaohou" w:date="2016-09-12T17:45:00Z">
        <w:del w:id="3194" w:author="Happy" w:date="2018-08-20T18:39:00Z">
          <w:r w:rsidDel="009E1FA8">
            <w:rPr>
              <w:rFonts w:hint="eastAsia"/>
            </w:rPr>
            <w:delText>。</w:delText>
          </w:r>
        </w:del>
      </w:ins>
    </w:p>
    <w:p w14:paraId="30983332" w14:textId="77777777" w:rsidR="005C3A57" w:rsidDel="009E1FA8" w:rsidRDefault="00A668AF">
      <w:pPr>
        <w:rPr>
          <w:del w:id="3195" w:author="Happy" w:date="2018-08-20T18:39:00Z"/>
          <w:rStyle w:val="af8"/>
          <w:i w:val="0"/>
          <w:color w:val="auto"/>
        </w:rPr>
        <w:pPrChange w:id="3196" w:author="Happy" w:date="2018-08-20T18:39:00Z">
          <w:pPr>
            <w:pStyle w:val="4"/>
            <w:spacing w:line="360" w:lineRule="auto"/>
          </w:pPr>
        </w:pPrChange>
      </w:pPr>
      <w:del w:id="3197" w:author="Happy" w:date="2018-08-20T18:39:00Z">
        <w:r w:rsidDel="009E1FA8">
          <w:rPr>
            <w:rStyle w:val="af8"/>
            <w:rFonts w:hint="eastAsia"/>
            <w:b/>
            <w:i w:val="0"/>
            <w:color w:val="auto"/>
          </w:rPr>
          <w:delText>操作规则</w:delText>
        </w:r>
      </w:del>
    </w:p>
    <w:p w14:paraId="59F0CC92" w14:textId="77777777" w:rsidR="005C3A57" w:rsidDel="009E1FA8" w:rsidRDefault="00A668AF">
      <w:pPr>
        <w:rPr>
          <w:del w:id="3198" w:author="Happy" w:date="2018-08-20T18:39:00Z"/>
        </w:rPr>
        <w:pPrChange w:id="3199" w:author="Happy" w:date="2018-08-20T18:39:00Z">
          <w:pPr>
            <w:pStyle w:val="af3"/>
            <w:numPr>
              <w:numId w:val="8"/>
            </w:numPr>
            <w:spacing w:line="360" w:lineRule="auto"/>
            <w:ind w:left="420" w:firstLineChars="0" w:hanging="420"/>
          </w:pPr>
        </w:pPrChange>
      </w:pPr>
      <w:del w:id="3200" w:author="Happy" w:date="2018-08-20T18:39:00Z">
        <w:r w:rsidDel="009E1FA8">
          <w:rPr>
            <w:rFonts w:hint="eastAsia"/>
          </w:rPr>
          <w:delText>【</w:delText>
        </w:r>
        <w:r w:rsidR="00FA64AA" w:rsidDel="009E1FA8">
          <w:rPr>
            <w:rFonts w:hint="eastAsia"/>
          </w:rPr>
          <w:delText>提交</w:delText>
        </w:r>
        <w:r w:rsidDel="009E1FA8">
          <w:rPr>
            <w:rFonts w:hint="eastAsia"/>
          </w:rPr>
          <w:delText>】：点击确定，弹框消失，输入内容做保存，</w:delText>
        </w:r>
        <w:r w:rsidR="002B1F52" w:rsidDel="009E1FA8">
          <w:rPr>
            <w:rFonts w:hint="eastAsia"/>
          </w:rPr>
          <w:delText>toast</w:delText>
        </w:r>
        <w:r w:rsidDel="009E1FA8">
          <w:rPr>
            <w:rFonts w:hint="eastAsia"/>
          </w:rPr>
          <w:delText>提示保存成功。同时触发打印交接班单</w:delText>
        </w:r>
        <w:r w:rsidR="00663ABF" w:rsidDel="009E1FA8">
          <w:rPr>
            <w:rFonts w:hint="eastAsia"/>
          </w:rPr>
          <w:delText>（见</w:delText>
        </w:r>
        <w:r w:rsidR="00663ABF" w:rsidDel="009E1FA8">
          <w:rPr>
            <w:rFonts w:hint="eastAsia"/>
          </w:rPr>
          <w:delText>1.4.7</w:delText>
        </w:r>
        <w:r w:rsidR="00663ABF" w:rsidDel="009E1FA8">
          <w:rPr>
            <w:rFonts w:hint="eastAsia"/>
          </w:rPr>
          <w:delText>）</w:delText>
        </w:r>
        <w:r w:rsidR="00C416DE" w:rsidDel="009E1FA8">
          <w:rPr>
            <w:rFonts w:hint="eastAsia"/>
          </w:rPr>
          <w:delText>。</w:delText>
        </w:r>
        <w:r w:rsidR="00DE3925" w:rsidDel="009E1FA8">
          <w:rPr>
            <w:rFonts w:hint="eastAsia"/>
          </w:rPr>
          <w:delText>POS</w:delText>
        </w:r>
        <w:r w:rsidR="00C416DE" w:rsidDel="009E1FA8">
          <w:rPr>
            <w:rFonts w:hint="eastAsia"/>
          </w:rPr>
          <w:delText>将填写信息传到服务器端。</w:delText>
        </w:r>
      </w:del>
    </w:p>
    <w:p w14:paraId="05E4DADA" w14:textId="77777777" w:rsidR="005C3A57" w:rsidDel="009E1FA8" w:rsidRDefault="00A668AF">
      <w:pPr>
        <w:rPr>
          <w:del w:id="3201" w:author="Happy" w:date="2018-08-20T18:39:00Z"/>
          <w:rStyle w:val="af8"/>
          <w:i w:val="0"/>
          <w:color w:val="auto"/>
        </w:rPr>
        <w:pPrChange w:id="3202" w:author="Happy" w:date="2018-08-20T18:39:00Z">
          <w:pPr>
            <w:pStyle w:val="4"/>
            <w:spacing w:line="360" w:lineRule="auto"/>
          </w:pPr>
        </w:pPrChange>
      </w:pPr>
      <w:del w:id="3203" w:author="Happy" w:date="2018-08-20T18:39:00Z">
        <w:r w:rsidDel="009E1FA8">
          <w:rPr>
            <w:rStyle w:val="af8"/>
            <w:rFonts w:hint="eastAsia"/>
            <w:b/>
            <w:i w:val="0"/>
            <w:color w:val="auto"/>
          </w:rPr>
          <w:delText>提示信息</w:delText>
        </w:r>
      </w:del>
    </w:p>
    <w:p w14:paraId="37ACA08F" w14:textId="77777777" w:rsidR="005C3A57" w:rsidDel="009E1FA8" w:rsidRDefault="00A668AF">
      <w:pPr>
        <w:rPr>
          <w:del w:id="3204" w:author="Happy" w:date="2018-08-20T18:39:00Z"/>
        </w:rPr>
        <w:pPrChange w:id="3205" w:author="Happy" w:date="2018-08-20T18:39:00Z">
          <w:pPr>
            <w:pStyle w:val="af3"/>
            <w:numPr>
              <w:numId w:val="8"/>
            </w:numPr>
            <w:spacing w:line="360" w:lineRule="auto"/>
            <w:ind w:left="420" w:firstLineChars="0" w:hanging="420"/>
          </w:pPr>
        </w:pPrChange>
      </w:pPr>
      <w:del w:id="3206" w:author="Happy" w:date="2018-08-20T18:39:00Z">
        <w:r w:rsidDel="009E1FA8">
          <w:rPr>
            <w:rFonts w:hint="eastAsia"/>
          </w:rPr>
          <w:delText>当点击</w:delText>
        </w:r>
        <w:r w:rsidR="001F6875" w:rsidDel="009E1FA8">
          <w:rPr>
            <w:rFonts w:hint="eastAsia"/>
          </w:rPr>
          <w:delText>【</w:delText>
        </w:r>
        <w:r w:rsidR="00F15AEA" w:rsidDel="009E1FA8">
          <w:rPr>
            <w:rFonts w:hint="eastAsia"/>
          </w:rPr>
          <w:delText>提交</w:delText>
        </w:r>
        <w:r w:rsidR="001F6875" w:rsidDel="009E1FA8">
          <w:rPr>
            <w:rFonts w:hint="eastAsia"/>
          </w:rPr>
          <w:delText>】</w:delText>
        </w:r>
        <w:r w:rsidDel="009E1FA8">
          <w:rPr>
            <w:rFonts w:hint="eastAsia"/>
          </w:rPr>
          <w:delText>后，</w:delText>
        </w:r>
        <w:r w:rsidR="00A04109" w:rsidDel="009E1FA8">
          <w:rPr>
            <w:rFonts w:hint="eastAsia"/>
          </w:rPr>
          <w:delText>当网络正常，则</w:delText>
        </w:r>
        <w:r w:rsidR="00A04109" w:rsidDel="009E1FA8">
          <w:rPr>
            <w:rFonts w:hint="eastAsia"/>
          </w:rPr>
          <w:delText>toast</w:delText>
        </w:r>
        <w:r w:rsidR="00A04109" w:rsidDel="009E1FA8">
          <w:rPr>
            <w:rFonts w:hint="eastAsia"/>
          </w:rPr>
          <w:delText>提示：提交成功；当网络不正常，则</w:delText>
        </w:r>
        <w:r w:rsidR="00A04109" w:rsidDel="009E1FA8">
          <w:rPr>
            <w:rFonts w:hint="eastAsia"/>
          </w:rPr>
          <w:delText>toast</w:delText>
        </w:r>
        <w:r w:rsidR="00A04109" w:rsidDel="009E1FA8">
          <w:rPr>
            <w:rFonts w:hint="eastAsia"/>
          </w:rPr>
          <w:delText>提示：提交失败。</w:delText>
        </w:r>
      </w:del>
    </w:p>
    <w:p w14:paraId="74984CBC" w14:textId="77777777" w:rsidR="003B1953" w:rsidDel="009E1FA8" w:rsidRDefault="004C7722">
      <w:pPr>
        <w:rPr>
          <w:del w:id="3207" w:author="Happy" w:date="2018-08-20T18:39:00Z"/>
        </w:rPr>
        <w:pPrChange w:id="3208" w:author="Happy" w:date="2018-08-20T18:39:00Z">
          <w:pPr>
            <w:pStyle w:val="4"/>
          </w:pPr>
        </w:pPrChange>
      </w:pPr>
      <w:del w:id="3209" w:author="Happy" w:date="2018-08-20T18:39:00Z">
        <w:r w:rsidDel="009E1FA8">
          <w:delText>交接班单</w:delText>
        </w:r>
      </w:del>
    </w:p>
    <w:p w14:paraId="11C4D0BF" w14:textId="77777777" w:rsidR="003B1953" w:rsidDel="009E1FA8" w:rsidRDefault="005F3E9A">
      <w:pPr>
        <w:rPr>
          <w:del w:id="3210" w:author="Happy" w:date="2018-08-20T18:39:00Z"/>
        </w:rPr>
      </w:pPr>
      <w:del w:id="3211" w:author="Happy" w:date="2018-08-20T18:39:00Z">
        <w:r w:rsidDel="009E1FA8">
          <w:rPr>
            <w:noProof/>
          </w:rPr>
          <w:drawing>
            <wp:inline distT="0" distB="0" distL="0" distR="0" wp14:anchorId="144E96E9" wp14:editId="26001EAB">
              <wp:extent cx="2579370" cy="4123690"/>
              <wp:effectExtent l="19050" t="0" r="0" b="0"/>
              <wp:docPr id="91"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3"/>
                      <a:srcRect/>
                      <a:stretch>
                        <a:fillRect/>
                      </a:stretch>
                    </pic:blipFill>
                    <pic:spPr bwMode="auto">
                      <a:xfrm>
                        <a:off x="0" y="0"/>
                        <a:ext cx="2579370" cy="4123690"/>
                      </a:xfrm>
                      <a:prstGeom prst="rect">
                        <a:avLst/>
                      </a:prstGeom>
                      <a:noFill/>
                      <a:ln w="9525">
                        <a:noFill/>
                        <a:miter lim="800000"/>
                        <a:headEnd/>
                        <a:tailEnd/>
                      </a:ln>
                    </pic:spPr>
                  </pic:pic>
                </a:graphicData>
              </a:graphic>
            </wp:inline>
          </w:drawing>
        </w:r>
      </w:del>
    </w:p>
    <w:p w14:paraId="4688DA05" w14:textId="77777777" w:rsidR="003B1953" w:rsidDel="009E1FA8" w:rsidRDefault="004C7722">
      <w:pPr>
        <w:rPr>
          <w:del w:id="3212" w:author="Happy" w:date="2018-08-20T18:39:00Z"/>
        </w:rPr>
        <w:pPrChange w:id="3213" w:author="Happy" w:date="2018-08-20T18:39:00Z">
          <w:pPr>
            <w:pStyle w:val="af3"/>
            <w:numPr>
              <w:numId w:val="8"/>
            </w:numPr>
            <w:ind w:left="420" w:firstLineChars="0" w:hanging="420"/>
          </w:pPr>
        </w:pPrChange>
      </w:pPr>
      <w:del w:id="3214" w:author="Happy" w:date="2018-08-20T18:39:00Z">
        <w:r w:rsidDel="009E1FA8">
          <w:delText>表单类型</w:delText>
        </w:r>
        <w:r w:rsidDel="009E1FA8">
          <w:rPr>
            <w:rFonts w:hint="eastAsia"/>
          </w:rPr>
          <w:delText>：</w:delText>
        </w:r>
        <w:r w:rsidDel="009E1FA8">
          <w:delText>交接班</w:delText>
        </w:r>
      </w:del>
    </w:p>
    <w:p w14:paraId="0B20D939" w14:textId="77777777" w:rsidR="003B1953" w:rsidDel="009E1FA8" w:rsidRDefault="004C7722">
      <w:pPr>
        <w:rPr>
          <w:del w:id="3215" w:author="Happy" w:date="2018-08-20T18:39:00Z"/>
        </w:rPr>
        <w:pPrChange w:id="3216" w:author="Happy" w:date="2018-08-20T18:39:00Z">
          <w:pPr>
            <w:pStyle w:val="af3"/>
            <w:numPr>
              <w:numId w:val="8"/>
            </w:numPr>
            <w:ind w:left="420" w:firstLineChars="0" w:hanging="420"/>
          </w:pPr>
        </w:pPrChange>
      </w:pPr>
      <w:del w:id="3217" w:author="Happy" w:date="2018-08-20T18:39:00Z">
        <w:r w:rsidDel="009E1FA8">
          <w:rPr>
            <w:rFonts w:hint="eastAsia"/>
          </w:rPr>
          <w:delText>交接人员：需要服务员的用户名</w:delText>
        </w:r>
      </w:del>
    </w:p>
    <w:p w14:paraId="063A064D" w14:textId="77777777" w:rsidR="003B1953" w:rsidDel="009E1FA8" w:rsidRDefault="00AB35B7">
      <w:pPr>
        <w:rPr>
          <w:del w:id="3218" w:author="Happy" w:date="2018-08-20T18:39:00Z"/>
        </w:rPr>
        <w:pPrChange w:id="3219" w:author="Happy" w:date="2018-08-20T18:39:00Z">
          <w:pPr>
            <w:pStyle w:val="af3"/>
            <w:numPr>
              <w:numId w:val="8"/>
            </w:numPr>
            <w:ind w:left="420" w:firstLineChars="0" w:hanging="420"/>
          </w:pPr>
        </w:pPrChange>
      </w:pPr>
      <w:del w:id="3220" w:author="Happy" w:date="2018-08-20T18:39:00Z">
        <w:r w:rsidDel="009E1FA8">
          <w:rPr>
            <w:rFonts w:hint="eastAsia"/>
          </w:rPr>
          <w:delText>班次：</w:delText>
        </w:r>
        <w:r w:rsidR="001C15A0" w:rsidDel="009E1FA8">
          <w:rPr>
            <w:rFonts w:hint="eastAsia"/>
          </w:rPr>
          <w:delText>服务员当前值班的班次</w:delText>
        </w:r>
      </w:del>
    </w:p>
    <w:p w14:paraId="7B1059FD" w14:textId="77777777" w:rsidR="003B1953" w:rsidDel="009E1FA8" w:rsidRDefault="001C15A0">
      <w:pPr>
        <w:rPr>
          <w:del w:id="3221" w:author="Happy" w:date="2018-08-20T18:39:00Z"/>
        </w:rPr>
        <w:pPrChange w:id="3222" w:author="Happy" w:date="2018-08-20T18:39:00Z">
          <w:pPr>
            <w:pStyle w:val="af3"/>
            <w:numPr>
              <w:numId w:val="8"/>
            </w:numPr>
            <w:ind w:left="420" w:firstLineChars="0" w:hanging="420"/>
          </w:pPr>
        </w:pPrChange>
      </w:pPr>
      <w:del w:id="3223" w:author="Happy" w:date="2018-08-20T18:39:00Z">
        <w:r w:rsidDel="009E1FA8">
          <w:rPr>
            <w:rFonts w:hint="eastAsia"/>
          </w:rPr>
          <w:delText>打印时间：记录打印小票时间</w:delText>
        </w:r>
      </w:del>
    </w:p>
    <w:p w14:paraId="3D592A95" w14:textId="77777777" w:rsidR="003B1953" w:rsidDel="009E1FA8" w:rsidRDefault="001C15A0">
      <w:pPr>
        <w:rPr>
          <w:del w:id="3224" w:author="Happy" w:date="2018-08-20T18:39:00Z"/>
        </w:rPr>
        <w:pPrChange w:id="3225" w:author="Happy" w:date="2018-08-20T18:39:00Z">
          <w:pPr>
            <w:pStyle w:val="af3"/>
            <w:numPr>
              <w:numId w:val="8"/>
            </w:numPr>
            <w:ind w:left="420" w:firstLineChars="0" w:hanging="420"/>
          </w:pPr>
        </w:pPrChange>
      </w:pPr>
      <w:del w:id="3226" w:author="Happy" w:date="2018-08-20T18:39:00Z">
        <w:r w:rsidDel="009E1FA8">
          <w:rPr>
            <w:rFonts w:hint="eastAsia"/>
          </w:rPr>
          <w:delText>支付方式：现金、银行卡、会员卡、微信、优惠券。</w:delText>
        </w:r>
      </w:del>
    </w:p>
    <w:p w14:paraId="20C370B8" w14:textId="77777777" w:rsidR="003B1953" w:rsidDel="009E1FA8" w:rsidRDefault="001C15A0">
      <w:pPr>
        <w:rPr>
          <w:del w:id="3227" w:author="Happy" w:date="2018-08-20T18:39:00Z"/>
        </w:rPr>
        <w:pPrChange w:id="3228" w:author="Happy" w:date="2018-08-20T18:39:00Z">
          <w:pPr>
            <w:pStyle w:val="af3"/>
            <w:numPr>
              <w:numId w:val="8"/>
            </w:numPr>
            <w:ind w:left="420" w:firstLineChars="0" w:hanging="420"/>
          </w:pPr>
        </w:pPrChange>
      </w:pPr>
      <w:del w:id="3229" w:author="Happy" w:date="2018-08-20T18:39:00Z">
        <w:r w:rsidDel="009E1FA8">
          <w:rPr>
            <w:rFonts w:hint="eastAsia"/>
          </w:rPr>
          <w:delText>金额：记录各种支付方式下的交接金额。</w:delText>
        </w:r>
      </w:del>
    </w:p>
    <w:p w14:paraId="04C80D7A" w14:textId="77777777" w:rsidR="003B1953" w:rsidDel="009E1FA8" w:rsidRDefault="001C15A0">
      <w:pPr>
        <w:rPr>
          <w:del w:id="3230" w:author="Happy" w:date="2018-08-20T18:39:00Z"/>
        </w:rPr>
        <w:pPrChange w:id="3231" w:author="Happy" w:date="2018-08-20T18:39:00Z">
          <w:pPr>
            <w:pStyle w:val="af3"/>
            <w:numPr>
              <w:numId w:val="8"/>
            </w:numPr>
            <w:ind w:left="420" w:firstLineChars="0" w:hanging="420"/>
          </w:pPr>
        </w:pPrChange>
      </w:pPr>
      <w:del w:id="3232" w:author="Happy" w:date="2018-08-20T18:39:00Z">
        <w:r w:rsidDel="009E1FA8">
          <w:rPr>
            <w:rFonts w:hint="eastAsia"/>
          </w:rPr>
          <w:delText>长短款：记录交接的盈亏。</w:delText>
        </w:r>
      </w:del>
    </w:p>
    <w:p w14:paraId="09B9B181" w14:textId="77777777" w:rsidR="003B1953" w:rsidDel="009E1FA8" w:rsidRDefault="00DE2835">
      <w:pPr>
        <w:rPr>
          <w:del w:id="3233" w:author="Happy" w:date="2018-08-20T18:39:00Z"/>
        </w:rPr>
        <w:pPrChange w:id="3234" w:author="Happy" w:date="2018-08-20T18:39:00Z">
          <w:pPr>
            <w:spacing w:line="360" w:lineRule="auto"/>
          </w:pPr>
        </w:pPrChange>
      </w:pPr>
      <w:del w:id="3235" w:author="Happy" w:date="2018-08-20T18:39:00Z">
        <w:r w:rsidDel="009E1FA8">
          <w:rPr>
            <w:rFonts w:hint="eastAsia"/>
          </w:rPr>
          <w:delText>查看</w:delText>
        </w:r>
        <w:r w:rsidR="00450A39" w:rsidDel="009E1FA8">
          <w:rPr>
            <w:rFonts w:hint="eastAsia"/>
          </w:rPr>
          <w:delText>交接班</w:delText>
        </w:r>
      </w:del>
    </w:p>
    <w:p w14:paraId="33DB4D79" w14:textId="77777777" w:rsidR="00450A39" w:rsidRPr="009F2834" w:rsidDel="009E1FA8" w:rsidRDefault="0087072B">
      <w:pPr>
        <w:rPr>
          <w:del w:id="3236" w:author="Happy" w:date="2018-08-20T18:39:00Z"/>
        </w:rPr>
        <w:pPrChange w:id="3237" w:author="Happy" w:date="2018-08-20T18:39:00Z">
          <w:pPr>
            <w:spacing w:line="360" w:lineRule="auto"/>
          </w:pPr>
        </w:pPrChange>
      </w:pPr>
      <w:ins w:id="3238" w:author="xiaohou" w:date="2016-09-12T17:45:00Z">
        <w:del w:id="3239" w:author="Happy" w:date="2018-08-20T18:39:00Z">
          <w:r w:rsidDel="009E1FA8">
            <w:rPr>
              <w:noProof/>
              <w:rPrChange w:id="3240" w:author="Unknown">
                <w:rPr>
                  <w:i/>
                  <w:iCs/>
                  <w:noProof/>
                  <w:color w:val="808080" w:themeColor="text1" w:themeTint="7F"/>
                </w:rPr>
              </w:rPrChange>
            </w:rPr>
            <w:drawing>
              <wp:inline distT="0" distB="0" distL="0" distR="0" wp14:anchorId="6DA55E89" wp14:editId="7C28947E">
                <wp:extent cx="4952365" cy="4572000"/>
                <wp:effectExtent l="19050" t="0" r="635" b="0"/>
                <wp:docPr id="4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4952365" cy="4572000"/>
                        </a:xfrm>
                        <a:prstGeom prst="rect">
                          <a:avLst/>
                        </a:prstGeom>
                        <a:noFill/>
                        <a:ln w="9525">
                          <a:noFill/>
                          <a:miter lim="800000"/>
                          <a:headEnd/>
                          <a:tailEnd/>
                        </a:ln>
                      </pic:spPr>
                    </pic:pic>
                  </a:graphicData>
                </a:graphic>
              </wp:inline>
            </w:drawing>
          </w:r>
        </w:del>
      </w:ins>
    </w:p>
    <w:p w14:paraId="7F37E9DA" w14:textId="77777777" w:rsidR="00727D10" w:rsidDel="009E1FA8" w:rsidRDefault="00450A39">
      <w:pPr>
        <w:rPr>
          <w:ins w:id="3241" w:author="xiaohou" w:date="2016-09-12T17:46:00Z"/>
          <w:del w:id="3242" w:author="Happy" w:date="2018-08-20T18:39:00Z"/>
          <w:rStyle w:val="af8"/>
          <w:bCs/>
          <w:i w:val="0"/>
          <w:color w:val="auto"/>
        </w:rPr>
        <w:pPrChange w:id="3243" w:author="Happy" w:date="2018-08-20T18:39:00Z">
          <w:pPr>
            <w:pStyle w:val="4"/>
            <w:spacing w:line="360" w:lineRule="auto"/>
          </w:pPr>
        </w:pPrChange>
      </w:pPr>
      <w:del w:id="3244" w:author="Happy" w:date="2018-08-20T18:39:00Z">
        <w:r w:rsidRPr="009F2834" w:rsidDel="009E1FA8">
          <w:rPr>
            <w:rStyle w:val="af8"/>
            <w:rFonts w:hint="eastAsia"/>
            <w:b/>
            <w:i w:val="0"/>
            <w:color w:val="auto"/>
          </w:rPr>
          <w:delText>显示内容</w:delText>
        </w:r>
      </w:del>
    </w:p>
    <w:p w14:paraId="1F135AAA" w14:textId="77777777" w:rsidR="003B1953" w:rsidRPr="003B1953" w:rsidDel="009E1FA8" w:rsidRDefault="00EB6852">
      <w:pPr>
        <w:rPr>
          <w:del w:id="3245" w:author="Happy" w:date="2018-08-20T18:39:00Z"/>
          <w:rPrChange w:id="3246" w:author="xiaohou" w:date="2016-09-12T17:46:00Z">
            <w:rPr>
              <w:del w:id="3247" w:author="Happy" w:date="2018-08-20T18:39:00Z"/>
              <w:rStyle w:val="af8"/>
              <w:b w:val="0"/>
              <w:bCs w:val="0"/>
              <w:i w:val="0"/>
              <w:color w:val="auto"/>
              <w:sz w:val="21"/>
              <w:szCs w:val="24"/>
            </w:rPr>
          </w:rPrChange>
        </w:rPr>
        <w:pPrChange w:id="3248" w:author="Happy" w:date="2018-08-20T18:39:00Z">
          <w:pPr>
            <w:pStyle w:val="4"/>
            <w:spacing w:line="360" w:lineRule="auto"/>
          </w:pPr>
        </w:pPrChange>
      </w:pPr>
      <w:ins w:id="3249" w:author="xiaohou" w:date="2016-09-12T17:46:00Z">
        <w:del w:id="3250" w:author="Happy" w:date="2018-08-20T18:39:00Z">
          <w:r w:rsidDel="009E1FA8">
            <w:delText>营业时间</w:delText>
          </w:r>
          <w:r w:rsidDel="009E1FA8">
            <w:rPr>
              <w:rFonts w:hint="eastAsia"/>
            </w:rPr>
            <w:delText>：</w:delText>
          </w:r>
          <w:r w:rsidDel="009E1FA8">
            <w:delText>营业时间</w:delText>
          </w:r>
          <w:r w:rsidDel="009E1FA8">
            <w:rPr>
              <w:rFonts w:hint="eastAsia"/>
            </w:rPr>
            <w:delText>：显示交班列表中选择列的日期，格式：年</w:delText>
          </w:r>
          <w:r w:rsidDel="009E1FA8">
            <w:rPr>
              <w:rFonts w:hint="eastAsia"/>
            </w:rPr>
            <w:delText>-</w:delText>
          </w:r>
          <w:r w:rsidDel="009E1FA8">
            <w:rPr>
              <w:rFonts w:hint="eastAsia"/>
            </w:rPr>
            <w:delText>月</w:delText>
          </w:r>
          <w:r w:rsidDel="009E1FA8">
            <w:rPr>
              <w:rFonts w:hint="eastAsia"/>
            </w:rPr>
            <w:delText>-</w:delText>
          </w:r>
          <w:r w:rsidDel="009E1FA8">
            <w:rPr>
              <w:rFonts w:hint="eastAsia"/>
            </w:rPr>
            <w:delText>日。</w:delText>
          </w:r>
        </w:del>
      </w:ins>
    </w:p>
    <w:p w14:paraId="4489F902" w14:textId="77777777" w:rsidR="00727D10" w:rsidDel="009E1FA8" w:rsidRDefault="00450A39">
      <w:pPr>
        <w:rPr>
          <w:del w:id="3251" w:author="Happy" w:date="2018-08-20T18:39:00Z"/>
        </w:rPr>
        <w:pPrChange w:id="3252" w:author="Happy" w:date="2018-08-20T18:39:00Z">
          <w:pPr>
            <w:pStyle w:val="af3"/>
            <w:numPr>
              <w:numId w:val="8"/>
            </w:numPr>
            <w:spacing w:line="360" w:lineRule="auto"/>
            <w:ind w:left="420" w:firstLineChars="0" w:hanging="420"/>
          </w:pPr>
        </w:pPrChange>
      </w:pPr>
      <w:del w:id="3253" w:author="Happy" w:date="2018-08-20T18:39:00Z">
        <w:r w:rsidDel="009E1FA8">
          <w:delText>收银员</w:delText>
        </w:r>
        <w:r w:rsidDel="009E1FA8">
          <w:rPr>
            <w:rFonts w:hint="eastAsia"/>
          </w:rPr>
          <w:delText>：</w:delText>
        </w:r>
        <w:r w:rsidDel="009E1FA8">
          <w:delText>显示当前登录人员用户名</w:delText>
        </w:r>
      </w:del>
    </w:p>
    <w:p w14:paraId="7C22A5FA" w14:textId="77777777" w:rsidR="00727D10" w:rsidDel="009E1FA8" w:rsidRDefault="00613064">
      <w:pPr>
        <w:rPr>
          <w:del w:id="3254" w:author="Happy" w:date="2018-08-20T18:39:00Z"/>
        </w:rPr>
        <w:pPrChange w:id="3255" w:author="Happy" w:date="2018-08-20T18:39:00Z">
          <w:pPr>
            <w:pStyle w:val="af3"/>
            <w:numPr>
              <w:numId w:val="8"/>
            </w:numPr>
            <w:spacing w:line="360" w:lineRule="auto"/>
            <w:ind w:left="420" w:firstLineChars="0" w:hanging="420"/>
          </w:pPr>
        </w:pPrChange>
      </w:pPr>
      <w:del w:id="3256" w:author="Happy" w:date="2018-08-20T18:39:00Z">
        <w:r w:rsidDel="009E1FA8">
          <w:rPr>
            <w:rFonts w:hint="eastAsia"/>
          </w:rPr>
          <w:delText>抽大钞：显示当天</w:delText>
        </w:r>
        <w:r w:rsidR="00510FB1" w:rsidDel="009E1FA8">
          <w:rPr>
            <w:rFonts w:hint="eastAsia"/>
          </w:rPr>
          <w:delText>通过“抽大钞”功能已经抽取了的金额</w:delText>
        </w:r>
        <w:r w:rsidDel="009E1FA8">
          <w:rPr>
            <w:rFonts w:hint="eastAsia"/>
          </w:rPr>
          <w:delText>。</w:delText>
        </w:r>
      </w:del>
    </w:p>
    <w:p w14:paraId="5846695F" w14:textId="77777777" w:rsidR="00727D10" w:rsidDel="009E1FA8" w:rsidRDefault="00450A39">
      <w:pPr>
        <w:rPr>
          <w:del w:id="3257" w:author="Happy" w:date="2018-08-20T18:39:00Z"/>
        </w:rPr>
        <w:pPrChange w:id="3258" w:author="Happy" w:date="2018-08-20T18:39:00Z">
          <w:pPr>
            <w:pStyle w:val="af3"/>
            <w:numPr>
              <w:numId w:val="8"/>
            </w:numPr>
            <w:spacing w:line="360" w:lineRule="auto"/>
            <w:ind w:left="420" w:firstLineChars="0" w:hanging="420"/>
          </w:pPr>
        </w:pPrChange>
      </w:pPr>
      <w:del w:id="3259" w:author="Happy" w:date="2018-08-20T18:39:00Z">
        <w:r w:rsidDel="009E1FA8">
          <w:rPr>
            <w:rFonts w:hint="eastAsia"/>
          </w:rPr>
          <w:delText>系统金额：显示当天此班次产生的交易用现金支付的金额</w:delText>
        </w:r>
        <w:r w:rsidR="00226C66" w:rsidDel="009E1FA8">
          <w:rPr>
            <w:rFonts w:hint="eastAsia"/>
          </w:rPr>
          <w:delText>（</w:delText>
        </w:r>
        <w:r w:rsidR="00962EC2" w:rsidDel="009E1FA8">
          <w:rPr>
            <w:rFonts w:hint="eastAsia"/>
          </w:rPr>
          <w:delText>不</w:delText>
        </w:r>
        <w:r w:rsidR="00BD3AD6" w:rsidDel="009E1FA8">
          <w:rPr>
            <w:rFonts w:hint="eastAsia"/>
          </w:rPr>
          <w:delText>减掉抽大钞金额</w:delText>
        </w:r>
        <w:r w:rsidR="00226C66" w:rsidDel="009E1FA8">
          <w:rPr>
            <w:rFonts w:hint="eastAsia"/>
          </w:rPr>
          <w:delText>）</w:delText>
        </w:r>
        <w:r w:rsidDel="009E1FA8">
          <w:rPr>
            <w:rFonts w:hint="eastAsia"/>
          </w:rPr>
          <w:delText>、银行卡支付金额、会员卡金额、微信金额、支付宝金额。</w:delText>
        </w:r>
        <w:r w:rsidR="004336C2" w:rsidDel="009E1FA8">
          <w:rPr>
            <w:rFonts w:hint="eastAsia"/>
          </w:rPr>
          <w:delText>精确到</w:delText>
        </w:r>
        <w:r w:rsidDel="009E1FA8">
          <w:rPr>
            <w:rFonts w:hint="eastAsia"/>
          </w:rPr>
          <w:delText>到小数点后两位。</w:delText>
        </w:r>
      </w:del>
    </w:p>
    <w:p w14:paraId="20453D9A" w14:textId="77777777" w:rsidR="00727D10" w:rsidDel="009E1FA8" w:rsidRDefault="00FC70EC">
      <w:pPr>
        <w:rPr>
          <w:del w:id="3260" w:author="Happy" w:date="2018-08-20T18:39:00Z"/>
        </w:rPr>
        <w:pPrChange w:id="3261" w:author="Happy" w:date="2018-08-20T18:39:00Z">
          <w:pPr>
            <w:pStyle w:val="af3"/>
            <w:numPr>
              <w:numId w:val="23"/>
            </w:numPr>
            <w:spacing w:line="360" w:lineRule="auto"/>
            <w:ind w:left="840" w:firstLineChars="0" w:hanging="420"/>
          </w:pPr>
        </w:pPrChange>
      </w:pPr>
      <w:del w:id="3262" w:author="Happy" w:date="2018-08-20T18:39:00Z">
        <w:r w:rsidDel="009E1FA8">
          <w:rPr>
            <w:rFonts w:hint="eastAsia"/>
          </w:rPr>
          <w:delText>现金金额：菜品现金收入</w:delText>
        </w:r>
        <w:r w:rsidDel="009E1FA8">
          <w:rPr>
            <w:rFonts w:hint="eastAsia"/>
          </w:rPr>
          <w:delText>-</w:delText>
        </w:r>
        <w:r w:rsidDel="009E1FA8">
          <w:rPr>
            <w:rFonts w:hint="eastAsia"/>
          </w:rPr>
          <w:delText>菜品现金退款</w:delText>
        </w:r>
        <w:r w:rsidDel="009E1FA8">
          <w:rPr>
            <w:rFonts w:hint="eastAsia"/>
          </w:rPr>
          <w:delText>+</w:delText>
        </w:r>
      </w:del>
      <w:ins w:id="3263" w:author="xiaohou" w:date="2016-09-12T17:47:00Z">
        <w:del w:id="3264" w:author="Happy" w:date="2018-08-20T18:39:00Z">
          <w:r w:rsidR="001F6279" w:rsidDel="009E1FA8">
            <w:rPr>
              <w:rFonts w:hint="eastAsia"/>
            </w:rPr>
            <w:delText>消费卡</w:delText>
          </w:r>
        </w:del>
      </w:ins>
      <w:del w:id="3265" w:author="Happy" w:date="2018-08-20T18:39:00Z">
        <w:r w:rsidDel="009E1FA8">
          <w:rPr>
            <w:rFonts w:hint="eastAsia"/>
          </w:rPr>
          <w:delText>现金充值收入</w:delText>
        </w:r>
        <w:r w:rsidDel="009E1FA8">
          <w:rPr>
            <w:rFonts w:hint="eastAsia"/>
          </w:rPr>
          <w:delText>-</w:delText>
        </w:r>
      </w:del>
      <w:ins w:id="3266" w:author="xiaohou" w:date="2016-09-12T17:47:00Z">
        <w:del w:id="3267" w:author="Happy" w:date="2018-08-20T18:39:00Z">
          <w:r w:rsidR="001F6279" w:rsidDel="009E1FA8">
            <w:rPr>
              <w:rFonts w:hint="eastAsia"/>
            </w:rPr>
            <w:delText>消费卡</w:delText>
          </w:r>
        </w:del>
      </w:ins>
      <w:del w:id="3268" w:author="Happy" w:date="2018-08-20T18:39:00Z">
        <w:r w:rsidDel="009E1FA8">
          <w:rPr>
            <w:rFonts w:hint="eastAsia"/>
          </w:rPr>
          <w:delText>现金</w:delText>
        </w:r>
      </w:del>
      <w:ins w:id="3269" w:author="xiaohou" w:date="2016-09-12T17:47:00Z">
        <w:del w:id="3270" w:author="Happy" w:date="2018-08-20T18:39:00Z">
          <w:r w:rsidR="001F6279" w:rsidDel="009E1FA8">
            <w:rPr>
              <w:rFonts w:hint="eastAsia"/>
            </w:rPr>
            <w:delText>退款。</w:delText>
          </w:r>
        </w:del>
      </w:ins>
      <w:ins w:id="3271" w:author="xiaohou" w:date="2016-09-12T17:48:00Z">
        <w:del w:id="3272" w:author="Happy" w:date="2018-08-20T18:39:00Z">
          <w:r w:rsidR="00291966" w:rsidDel="009E1FA8">
            <w:rPr>
              <w:rFonts w:hint="eastAsia"/>
            </w:rPr>
            <w:delText>（现金的</w:delText>
          </w:r>
          <w:r w:rsidR="006551C0" w:rsidDel="009E1FA8">
            <w:rPr>
              <w:rFonts w:hint="eastAsia"/>
            </w:rPr>
            <w:delText>交易</w:delText>
          </w:r>
          <w:r w:rsidR="00291966" w:rsidDel="009E1FA8">
            <w:rPr>
              <w:rFonts w:hint="eastAsia"/>
            </w:rPr>
            <w:delText>，都是在商户端）</w:delText>
          </w:r>
        </w:del>
      </w:ins>
    </w:p>
    <w:p w14:paraId="1B58F97D" w14:textId="77777777" w:rsidR="00727D10" w:rsidDel="009E1FA8" w:rsidRDefault="00FC70EC">
      <w:pPr>
        <w:rPr>
          <w:del w:id="3273" w:author="Happy" w:date="2018-08-20T18:39:00Z"/>
        </w:rPr>
        <w:pPrChange w:id="3274" w:author="Happy" w:date="2018-08-20T18:39:00Z">
          <w:pPr>
            <w:pStyle w:val="af3"/>
            <w:numPr>
              <w:numId w:val="23"/>
            </w:numPr>
            <w:spacing w:line="360" w:lineRule="auto"/>
            <w:ind w:left="840" w:firstLineChars="0" w:hanging="420"/>
          </w:pPr>
        </w:pPrChange>
      </w:pPr>
      <w:del w:id="3275" w:author="Happy" w:date="2018-08-20T18:39:00Z">
        <w:r w:rsidDel="009E1FA8">
          <w:rPr>
            <w:rFonts w:hint="eastAsia"/>
          </w:rPr>
          <w:delText>银行卡金额：菜品银行卡收入</w:delText>
        </w:r>
        <w:r w:rsidDel="009E1FA8">
          <w:rPr>
            <w:rFonts w:hint="eastAsia"/>
          </w:rPr>
          <w:delText>-</w:delText>
        </w:r>
        <w:r w:rsidDel="009E1FA8">
          <w:rPr>
            <w:rFonts w:hint="eastAsia"/>
          </w:rPr>
          <w:delText>菜品银行卡退款</w:delText>
        </w:r>
        <w:r w:rsidDel="009E1FA8">
          <w:rPr>
            <w:rFonts w:hint="eastAsia"/>
          </w:rPr>
          <w:delText>+</w:delText>
        </w:r>
      </w:del>
      <w:ins w:id="3276" w:author="xiaohou" w:date="2016-09-12T17:48:00Z">
        <w:del w:id="3277" w:author="Happy" w:date="2018-08-20T18:39:00Z">
          <w:r w:rsidR="007A2CEC" w:rsidDel="009E1FA8">
            <w:rPr>
              <w:rFonts w:hint="eastAsia"/>
            </w:rPr>
            <w:delText>消费卡</w:delText>
          </w:r>
        </w:del>
      </w:ins>
      <w:del w:id="3278" w:author="Happy" w:date="2018-08-20T18:39:00Z">
        <w:r w:rsidDel="009E1FA8">
          <w:rPr>
            <w:rFonts w:hint="eastAsia"/>
          </w:rPr>
          <w:delText>银行卡收入</w:delText>
        </w:r>
        <w:r w:rsidDel="009E1FA8">
          <w:rPr>
            <w:rFonts w:hint="eastAsia"/>
          </w:rPr>
          <w:delText>-</w:delText>
        </w:r>
      </w:del>
      <w:ins w:id="3279" w:author="xiaohou" w:date="2016-09-12T17:48:00Z">
        <w:del w:id="3280" w:author="Happy" w:date="2018-08-20T18:39:00Z">
          <w:r w:rsidR="007A2CEC" w:rsidDel="009E1FA8">
            <w:rPr>
              <w:rFonts w:hint="eastAsia"/>
            </w:rPr>
            <w:delText>消费卡</w:delText>
          </w:r>
        </w:del>
      </w:ins>
      <w:del w:id="3281" w:author="Happy" w:date="2018-08-20T18:39:00Z">
        <w:r w:rsidDel="009E1FA8">
          <w:rPr>
            <w:rFonts w:hint="eastAsia"/>
          </w:rPr>
          <w:delText>银行</w:delText>
        </w:r>
      </w:del>
      <w:ins w:id="3282" w:author="xiaohou" w:date="2016-09-12T17:50:00Z">
        <w:del w:id="3283" w:author="Happy" w:date="2018-08-20T18:39:00Z">
          <w:r w:rsidR="00F42485" w:rsidDel="009E1FA8">
            <w:rPr>
              <w:rFonts w:hint="eastAsia"/>
            </w:rPr>
            <w:delText>退款</w:delText>
          </w:r>
        </w:del>
      </w:ins>
      <w:ins w:id="3284" w:author="xiaohou" w:date="2016-09-12T17:48:00Z">
        <w:del w:id="3285" w:author="Happy" w:date="2018-08-20T18:39:00Z">
          <w:r w:rsidR="007A2CEC" w:rsidDel="009E1FA8">
            <w:rPr>
              <w:rFonts w:hint="eastAsia"/>
            </w:rPr>
            <w:delText>（</w:delText>
          </w:r>
        </w:del>
      </w:ins>
      <w:ins w:id="3286" w:author="xiaohou" w:date="2016-09-12T17:49:00Z">
        <w:del w:id="3287" w:author="Happy" w:date="2018-08-20T18:39:00Z">
          <w:r w:rsidR="007A2CEC" w:rsidDel="009E1FA8">
            <w:rPr>
              <w:rFonts w:hint="eastAsia"/>
            </w:rPr>
            <w:delText>银行卡的交易，当在商户端通过</w:delText>
          </w:r>
          <w:r w:rsidR="007A2CEC" w:rsidDel="009E1FA8">
            <w:rPr>
              <w:rFonts w:hint="eastAsia"/>
            </w:rPr>
            <w:delText>POS</w:delText>
          </w:r>
          <w:r w:rsidR="007A2CEC" w:rsidDel="009E1FA8">
            <w:rPr>
              <w:rFonts w:hint="eastAsia"/>
            </w:rPr>
            <w:delText>机刷卡，则为商户端；当用户在</w:delText>
          </w:r>
          <w:r w:rsidR="007A2CEC" w:rsidDel="009E1FA8">
            <w:rPr>
              <w:rFonts w:hint="eastAsia"/>
            </w:rPr>
            <w:delText>APP</w:delText>
          </w:r>
          <w:r w:rsidR="007A2CEC" w:rsidDel="009E1FA8">
            <w:rPr>
              <w:rFonts w:hint="eastAsia"/>
            </w:rPr>
            <w:delText>端</w:delText>
          </w:r>
          <w:r w:rsidR="00967388" w:rsidDel="009E1FA8">
            <w:rPr>
              <w:rFonts w:hint="eastAsia"/>
            </w:rPr>
            <w:delText>用</w:delText>
          </w:r>
        </w:del>
      </w:ins>
      <w:ins w:id="3288" w:author="xiaohou" w:date="2016-09-12T17:50:00Z">
        <w:del w:id="3289" w:author="Happy" w:date="2018-08-20T18:39:00Z">
          <w:r w:rsidR="00967388" w:rsidDel="009E1FA8">
            <w:rPr>
              <w:rFonts w:hint="eastAsia"/>
            </w:rPr>
            <w:delText>银行卡</w:delText>
          </w:r>
        </w:del>
      </w:ins>
      <w:ins w:id="3290" w:author="xiaohou" w:date="2016-09-12T17:49:00Z">
        <w:del w:id="3291" w:author="Happy" w:date="2018-08-20T18:39:00Z">
          <w:r w:rsidR="007A2CEC" w:rsidDel="009E1FA8">
            <w:rPr>
              <w:rFonts w:hint="eastAsia"/>
            </w:rPr>
            <w:delText>完成，则为用户端</w:delText>
          </w:r>
        </w:del>
      </w:ins>
      <w:ins w:id="3292" w:author="xiaohou" w:date="2016-09-12T17:48:00Z">
        <w:del w:id="3293" w:author="Happy" w:date="2018-08-20T18:39:00Z">
          <w:r w:rsidR="007A2CEC" w:rsidDel="009E1FA8">
            <w:rPr>
              <w:rFonts w:hint="eastAsia"/>
            </w:rPr>
            <w:delText>）</w:delText>
          </w:r>
        </w:del>
      </w:ins>
      <w:ins w:id="3294" w:author="xiaohou" w:date="2016-09-12T17:49:00Z">
        <w:del w:id="3295" w:author="Happy" w:date="2018-08-20T18:39:00Z">
          <w:r w:rsidR="007A2CEC" w:rsidDel="009E1FA8">
            <w:rPr>
              <w:rFonts w:hint="eastAsia"/>
            </w:rPr>
            <w:delText>。</w:delText>
          </w:r>
        </w:del>
      </w:ins>
    </w:p>
    <w:p w14:paraId="3F680142" w14:textId="77777777" w:rsidR="00727D10" w:rsidDel="009E1FA8" w:rsidRDefault="00400A42">
      <w:pPr>
        <w:rPr>
          <w:del w:id="3296" w:author="Happy" w:date="2018-08-20T18:39:00Z"/>
        </w:rPr>
        <w:pPrChange w:id="3297" w:author="Happy" w:date="2018-08-20T18:39:00Z">
          <w:pPr>
            <w:pStyle w:val="af3"/>
            <w:numPr>
              <w:numId w:val="23"/>
            </w:numPr>
            <w:spacing w:line="360" w:lineRule="auto"/>
            <w:ind w:left="840" w:firstLineChars="0" w:hanging="420"/>
          </w:pPr>
        </w:pPrChange>
      </w:pPr>
      <w:ins w:id="3298" w:author="xiaohou" w:date="2016-09-12T17:50:00Z">
        <w:del w:id="3299" w:author="Happy" w:date="2018-08-20T18:39:00Z">
          <w:r w:rsidDel="009E1FA8">
            <w:rPr>
              <w:rFonts w:hint="eastAsia"/>
            </w:rPr>
            <w:delText>消费卡</w:delText>
          </w:r>
        </w:del>
      </w:ins>
      <w:del w:id="3300" w:author="Happy" w:date="2018-08-20T18:39:00Z">
        <w:r w:rsidR="00FC70EC" w:rsidDel="009E1FA8">
          <w:rPr>
            <w:rFonts w:hint="eastAsia"/>
          </w:rPr>
          <w:delText>金额：菜品</w:delText>
        </w:r>
      </w:del>
      <w:ins w:id="3301" w:author="xiaohou" w:date="2016-09-12T17:50:00Z">
        <w:del w:id="3302" w:author="Happy" w:date="2018-08-20T18:39:00Z">
          <w:r w:rsidDel="009E1FA8">
            <w:rPr>
              <w:rFonts w:hint="eastAsia"/>
            </w:rPr>
            <w:delText>消费卡</w:delText>
          </w:r>
        </w:del>
      </w:ins>
      <w:del w:id="3303" w:author="Happy" w:date="2018-08-20T18:39:00Z">
        <w:r w:rsidR="00FC70EC" w:rsidDel="009E1FA8">
          <w:rPr>
            <w:rFonts w:hint="eastAsia"/>
          </w:rPr>
          <w:delText>收入</w:delText>
        </w:r>
        <w:r w:rsidR="00FC70EC" w:rsidDel="009E1FA8">
          <w:rPr>
            <w:rFonts w:hint="eastAsia"/>
          </w:rPr>
          <w:delText>-</w:delText>
        </w:r>
        <w:r w:rsidR="00FC70EC" w:rsidDel="009E1FA8">
          <w:rPr>
            <w:rFonts w:hint="eastAsia"/>
          </w:rPr>
          <w:delText>菜品</w:delText>
        </w:r>
      </w:del>
      <w:ins w:id="3304" w:author="xiaohou" w:date="2016-09-12T17:50:00Z">
        <w:del w:id="3305" w:author="Happy" w:date="2018-08-20T18:39:00Z">
          <w:r w:rsidDel="009E1FA8">
            <w:rPr>
              <w:rFonts w:hint="eastAsia"/>
            </w:rPr>
            <w:delText>消费卡</w:delText>
          </w:r>
        </w:del>
      </w:ins>
      <w:del w:id="3306" w:author="Happy" w:date="2018-08-20T18:39:00Z">
        <w:r w:rsidR="00FC70EC" w:rsidDel="009E1FA8">
          <w:rPr>
            <w:rFonts w:hint="eastAsia"/>
          </w:rPr>
          <w:delText>退款</w:delText>
        </w:r>
      </w:del>
      <w:ins w:id="3307" w:author="xiaohou" w:date="2016-09-12T17:50:00Z">
        <w:del w:id="3308" w:author="Happy" w:date="2018-08-20T18:39:00Z">
          <w:r w:rsidDel="009E1FA8">
            <w:rPr>
              <w:rFonts w:hint="eastAsia"/>
            </w:rPr>
            <w:delText>（消费卡的交易</w:delText>
          </w:r>
        </w:del>
      </w:ins>
      <w:ins w:id="3309" w:author="xiaohou" w:date="2016-09-12T17:51:00Z">
        <w:del w:id="3310" w:author="Happy" w:date="2018-08-20T18:39:00Z">
          <w:r w:rsidDel="009E1FA8">
            <w:rPr>
              <w:rFonts w:hint="eastAsia"/>
            </w:rPr>
            <w:delText>，当用户在</w:delText>
          </w:r>
          <w:r w:rsidDel="009E1FA8">
            <w:rPr>
              <w:rFonts w:hint="eastAsia"/>
            </w:rPr>
            <w:delText>APP</w:delText>
          </w:r>
          <w:r w:rsidDel="009E1FA8">
            <w:rPr>
              <w:rFonts w:hint="eastAsia"/>
            </w:rPr>
            <w:delText>上通过消费卡完成支付，则为用户端；当商户通过手机号、扫二维码等方式获取用户的</w:delText>
          </w:r>
        </w:del>
      </w:ins>
      <w:ins w:id="3311" w:author="xiaohou" w:date="2016-09-12T17:52:00Z">
        <w:del w:id="3312" w:author="Happy" w:date="2018-08-20T18:39:00Z">
          <w:r w:rsidDel="009E1FA8">
            <w:rPr>
              <w:rFonts w:hint="eastAsia"/>
            </w:rPr>
            <w:delText>消费卡完成支付，则为商户端</w:delText>
          </w:r>
        </w:del>
      </w:ins>
      <w:ins w:id="3313" w:author="xiaohou" w:date="2016-09-12T17:50:00Z">
        <w:del w:id="3314" w:author="Happy" w:date="2018-08-20T18:39:00Z">
          <w:r w:rsidDel="009E1FA8">
            <w:rPr>
              <w:rFonts w:hint="eastAsia"/>
            </w:rPr>
            <w:delText>）</w:delText>
          </w:r>
        </w:del>
      </w:ins>
      <w:ins w:id="3315" w:author="xiaohou" w:date="2016-09-12T17:52:00Z">
        <w:del w:id="3316" w:author="Happy" w:date="2018-08-20T18:39:00Z">
          <w:r w:rsidDel="009E1FA8">
            <w:rPr>
              <w:rFonts w:hint="eastAsia"/>
            </w:rPr>
            <w:delText>。</w:delText>
          </w:r>
        </w:del>
      </w:ins>
    </w:p>
    <w:p w14:paraId="14051A72" w14:textId="77777777" w:rsidR="00727D10" w:rsidDel="009E1FA8" w:rsidRDefault="00FC70EC">
      <w:pPr>
        <w:rPr>
          <w:del w:id="3317" w:author="Happy" w:date="2018-08-20T18:39:00Z"/>
        </w:rPr>
        <w:pPrChange w:id="3318" w:author="Happy" w:date="2018-08-20T18:39:00Z">
          <w:pPr>
            <w:pStyle w:val="af3"/>
            <w:numPr>
              <w:numId w:val="23"/>
            </w:numPr>
            <w:spacing w:line="360" w:lineRule="auto"/>
            <w:ind w:left="840" w:firstLineChars="0" w:hanging="420"/>
          </w:pPr>
        </w:pPrChange>
      </w:pPr>
      <w:del w:id="3319" w:author="Happy" w:date="2018-08-20T18:39:00Z">
        <w:r w:rsidDel="009E1FA8">
          <w:rPr>
            <w:rFonts w:hint="eastAsia"/>
          </w:rPr>
          <w:delText>微信金额：菜品微信收入</w:delText>
        </w:r>
        <w:r w:rsidDel="009E1FA8">
          <w:rPr>
            <w:rFonts w:hint="eastAsia"/>
          </w:rPr>
          <w:delText>-</w:delText>
        </w:r>
        <w:r w:rsidDel="009E1FA8">
          <w:rPr>
            <w:rFonts w:hint="eastAsia"/>
          </w:rPr>
          <w:delText>菜品微信退款</w:delText>
        </w:r>
      </w:del>
      <w:ins w:id="3320" w:author="xiaohou" w:date="2016-09-12T17:52:00Z">
        <w:del w:id="3321" w:author="Happy" w:date="2018-08-20T18:39:00Z">
          <w:r w:rsidR="00245929" w:rsidDel="009E1FA8">
            <w:rPr>
              <w:rFonts w:hint="eastAsia"/>
            </w:rPr>
            <w:delText>+</w:delText>
          </w:r>
          <w:r w:rsidR="00245929" w:rsidDel="009E1FA8">
            <w:rPr>
              <w:rFonts w:hint="eastAsia"/>
            </w:rPr>
            <w:delText>消费卡微信支付</w:delText>
          </w:r>
        </w:del>
      </w:ins>
      <w:ins w:id="3322" w:author="xiaohou" w:date="2016-09-12T17:53:00Z">
        <w:del w:id="3323" w:author="Happy" w:date="2018-08-20T18:39:00Z">
          <w:r w:rsidR="00245929" w:rsidDel="009E1FA8">
            <w:rPr>
              <w:rFonts w:hint="eastAsia"/>
            </w:rPr>
            <w:delText>-</w:delText>
          </w:r>
          <w:r w:rsidR="00245929" w:rsidDel="009E1FA8">
            <w:rPr>
              <w:rFonts w:hint="eastAsia"/>
            </w:rPr>
            <w:delText>消费卡微信退款。</w:delText>
          </w:r>
        </w:del>
      </w:ins>
    </w:p>
    <w:p w14:paraId="22D4363F" w14:textId="77777777" w:rsidR="00727D10" w:rsidDel="009E1FA8" w:rsidRDefault="00FC70EC">
      <w:pPr>
        <w:rPr>
          <w:del w:id="3324" w:author="Happy" w:date="2018-08-20T18:39:00Z"/>
        </w:rPr>
        <w:pPrChange w:id="3325" w:author="Happy" w:date="2018-08-20T18:39:00Z">
          <w:pPr>
            <w:pStyle w:val="af3"/>
            <w:numPr>
              <w:numId w:val="23"/>
            </w:numPr>
            <w:spacing w:line="360" w:lineRule="auto"/>
            <w:ind w:left="840" w:firstLineChars="0" w:hanging="420"/>
          </w:pPr>
        </w:pPrChange>
      </w:pPr>
      <w:del w:id="3326" w:author="Happy" w:date="2018-08-20T18:39:00Z">
        <w:r w:rsidDel="009E1FA8">
          <w:rPr>
            <w:rFonts w:hint="eastAsia"/>
          </w:rPr>
          <w:delText>支付宝金额：菜品支付宝</w:delText>
        </w:r>
      </w:del>
      <w:ins w:id="3327" w:author="xiaohou" w:date="2016-09-12T17:53:00Z">
        <w:del w:id="3328" w:author="Happy" w:date="2018-08-20T18:39:00Z">
          <w:r w:rsidR="000662CF" w:rsidDel="009E1FA8">
            <w:rPr>
              <w:rFonts w:hint="eastAsia"/>
            </w:rPr>
            <w:delText>收入</w:delText>
          </w:r>
        </w:del>
      </w:ins>
      <w:del w:id="3329" w:author="Happy" w:date="2018-08-20T18:39:00Z">
        <w:r w:rsidDel="009E1FA8">
          <w:rPr>
            <w:rFonts w:hint="eastAsia"/>
          </w:rPr>
          <w:delText>-</w:delText>
        </w:r>
      </w:del>
      <w:ins w:id="3330" w:author="xiaohou" w:date="2016-09-12T17:53:00Z">
        <w:del w:id="3331" w:author="Happy" w:date="2018-08-20T18:39:00Z">
          <w:r w:rsidR="000E637C" w:rsidDel="009E1FA8">
            <w:rPr>
              <w:rFonts w:hint="eastAsia"/>
            </w:rPr>
            <w:delText>菜品</w:delText>
          </w:r>
        </w:del>
      </w:ins>
      <w:del w:id="3332" w:author="Happy" w:date="2018-08-20T18:39:00Z">
        <w:r w:rsidDel="009E1FA8">
          <w:rPr>
            <w:rFonts w:hint="eastAsia"/>
          </w:rPr>
          <w:delText>支付宝退款</w:delText>
        </w:r>
      </w:del>
      <w:ins w:id="3333" w:author="xiaohou" w:date="2016-09-12T17:53:00Z">
        <w:del w:id="3334" w:author="Happy" w:date="2018-08-20T18:39:00Z">
          <w:r w:rsidR="00270E1A" w:rsidDel="009E1FA8">
            <w:rPr>
              <w:rFonts w:hint="eastAsia"/>
            </w:rPr>
            <w:delText>+</w:delText>
          </w:r>
          <w:r w:rsidR="00270E1A" w:rsidDel="009E1FA8">
            <w:rPr>
              <w:rFonts w:hint="eastAsia"/>
            </w:rPr>
            <w:delText>消费卡支付宝收入</w:delText>
          </w:r>
          <w:r w:rsidR="00270E1A" w:rsidDel="009E1FA8">
            <w:rPr>
              <w:rFonts w:hint="eastAsia"/>
            </w:rPr>
            <w:delText>-</w:delText>
          </w:r>
          <w:r w:rsidR="00270E1A" w:rsidDel="009E1FA8">
            <w:rPr>
              <w:rFonts w:hint="eastAsia"/>
            </w:rPr>
            <w:delText>消费卡支付宝退款。</w:delText>
          </w:r>
        </w:del>
      </w:ins>
    </w:p>
    <w:p w14:paraId="4231D685" w14:textId="77777777" w:rsidR="00727D10" w:rsidDel="009E1FA8" w:rsidRDefault="00727D10">
      <w:pPr>
        <w:rPr>
          <w:del w:id="3335" w:author="Happy" w:date="2018-08-20T18:39:00Z"/>
        </w:rPr>
        <w:pPrChange w:id="3336" w:author="Happy" w:date="2018-08-20T18:39:00Z">
          <w:pPr>
            <w:pStyle w:val="af3"/>
            <w:spacing w:line="360" w:lineRule="auto"/>
            <w:ind w:left="840" w:firstLineChars="0" w:firstLine="0"/>
          </w:pPr>
        </w:pPrChange>
      </w:pPr>
    </w:p>
    <w:p w14:paraId="0CFF78AC" w14:textId="77777777" w:rsidR="00727D10" w:rsidDel="009E1FA8" w:rsidRDefault="00933087">
      <w:pPr>
        <w:rPr>
          <w:ins w:id="3337" w:author="xiaohou" w:date="2016-09-12T17:54:00Z"/>
          <w:del w:id="3338" w:author="Happy" w:date="2018-08-20T18:39:00Z"/>
        </w:rPr>
        <w:pPrChange w:id="3339" w:author="Happy" w:date="2018-08-20T18:39:00Z">
          <w:pPr>
            <w:pStyle w:val="af3"/>
            <w:numPr>
              <w:numId w:val="8"/>
            </w:numPr>
            <w:spacing w:line="360" w:lineRule="auto"/>
            <w:ind w:left="420" w:firstLineChars="0" w:hanging="420"/>
          </w:pPr>
        </w:pPrChange>
      </w:pPr>
      <w:ins w:id="3340" w:author="xiaohou" w:date="2016-09-12T17:54:00Z">
        <w:del w:id="3341" w:author="Happy" w:date="2018-08-20T18:39:00Z">
          <w:r w:rsidDel="009E1FA8">
            <w:rPr>
              <w:rFonts w:hint="eastAsia"/>
            </w:rPr>
            <w:delText>交班</w:delText>
          </w:r>
        </w:del>
      </w:ins>
      <w:del w:id="3342" w:author="Happy" w:date="2018-08-20T18:39:00Z">
        <w:r w:rsidR="00450A39" w:rsidDel="009E1FA8">
          <w:rPr>
            <w:rFonts w:hint="eastAsia"/>
          </w:rPr>
          <w:delText>金额：</w:delText>
        </w:r>
        <w:r w:rsidR="00A41DBF" w:rsidDel="009E1FA8">
          <w:rPr>
            <w:rFonts w:hint="eastAsia"/>
          </w:rPr>
          <w:delText>包含</w:delText>
        </w:r>
        <w:r w:rsidR="00450A39" w:rsidDel="009E1FA8">
          <w:rPr>
            <w:rFonts w:hint="eastAsia"/>
          </w:rPr>
          <w:delText>现金金额、银行卡金额、会员卡</w:delText>
        </w:r>
      </w:del>
      <w:ins w:id="3343" w:author="xiaohou" w:date="2016-09-12T17:54:00Z">
        <w:del w:id="3344" w:author="Happy" w:date="2018-08-20T18:39:00Z">
          <w:r w:rsidR="005E3EC8" w:rsidDel="009E1FA8">
            <w:rPr>
              <w:rFonts w:hint="eastAsia"/>
            </w:rPr>
            <w:delText>消费卡</w:delText>
          </w:r>
        </w:del>
      </w:ins>
      <w:del w:id="3345" w:author="Happy" w:date="2018-08-20T18:39:00Z">
        <w:r w:rsidR="00450A39" w:rsidDel="009E1FA8">
          <w:rPr>
            <w:rFonts w:hint="eastAsia"/>
          </w:rPr>
          <w:delText>金额、微信金额、支付宝金额</w:delText>
        </w:r>
        <w:r w:rsidR="00A41DBF" w:rsidDel="009E1FA8">
          <w:rPr>
            <w:rFonts w:hint="eastAsia"/>
          </w:rPr>
          <w:delText>，只能查看，不能修改。</w:delText>
        </w:r>
      </w:del>
    </w:p>
    <w:p w14:paraId="3FC5157B" w14:textId="77777777" w:rsidR="003B1953" w:rsidDel="009E1FA8" w:rsidRDefault="005E3EC8">
      <w:pPr>
        <w:rPr>
          <w:ins w:id="3346" w:author="xiaohou" w:date="2016-09-12T17:55:00Z"/>
          <w:del w:id="3347" w:author="Happy" w:date="2018-08-20T18:39:00Z"/>
        </w:rPr>
        <w:pPrChange w:id="3348" w:author="Happy" w:date="2018-08-20T18:39:00Z">
          <w:pPr>
            <w:pStyle w:val="af3"/>
            <w:numPr>
              <w:numId w:val="8"/>
            </w:numPr>
            <w:spacing w:line="360" w:lineRule="auto"/>
            <w:ind w:left="420" w:firstLineChars="0" w:hanging="420"/>
          </w:pPr>
        </w:pPrChange>
      </w:pPr>
      <w:ins w:id="3349" w:author="xiaohou" w:date="2016-09-12T17:54:00Z">
        <w:del w:id="3350" w:author="Happy" w:date="2018-08-20T18:39:00Z">
          <w:r w:rsidDel="009E1FA8">
            <w:delText>现金金额</w:delText>
          </w:r>
          <w:r w:rsidDel="009E1FA8">
            <w:rPr>
              <w:rFonts w:hint="eastAsia"/>
            </w:rPr>
            <w:delText>：</w:delText>
          </w:r>
          <w:r w:rsidDel="009E1FA8">
            <w:delText>抽大钞</w:delText>
          </w:r>
          <w:r w:rsidDel="009E1FA8">
            <w:rPr>
              <w:rFonts w:hint="eastAsia"/>
            </w:rPr>
            <w:delText>+</w:delText>
          </w:r>
        </w:del>
      </w:ins>
      <w:ins w:id="3351" w:author="xiaohou" w:date="2016-09-12T17:55:00Z">
        <w:del w:id="3352" w:author="Happy" w:date="2018-08-20T18:39:00Z">
          <w:r w:rsidDel="009E1FA8">
            <w:delText>所交现金金额应该与系统的现金金额相等</w:delText>
          </w:r>
          <w:r w:rsidDel="009E1FA8">
            <w:rPr>
              <w:rFonts w:hint="eastAsia"/>
            </w:rPr>
            <w:delText>。</w:delText>
          </w:r>
        </w:del>
      </w:ins>
    </w:p>
    <w:p w14:paraId="06D5F5F7" w14:textId="77777777" w:rsidR="003B1953" w:rsidDel="009E1FA8" w:rsidRDefault="005E3EC8">
      <w:pPr>
        <w:rPr>
          <w:ins w:id="3353" w:author="xiaohou" w:date="2016-09-12T17:55:00Z"/>
          <w:del w:id="3354" w:author="Happy" w:date="2018-08-20T18:39:00Z"/>
        </w:rPr>
        <w:pPrChange w:id="3355" w:author="Happy" w:date="2018-08-20T18:39:00Z">
          <w:pPr>
            <w:pStyle w:val="af3"/>
            <w:numPr>
              <w:numId w:val="8"/>
            </w:numPr>
            <w:spacing w:line="360" w:lineRule="auto"/>
            <w:ind w:left="420" w:firstLineChars="0" w:hanging="420"/>
          </w:pPr>
        </w:pPrChange>
      </w:pPr>
      <w:ins w:id="3356" w:author="xiaohou" w:date="2016-09-12T17:55:00Z">
        <w:del w:id="3357" w:author="Happy" w:date="2018-08-20T18:39:00Z">
          <w:r w:rsidDel="009E1FA8">
            <w:rPr>
              <w:rFonts w:hint="eastAsia"/>
            </w:rPr>
            <w:delText>银行卡金额：所交银行卡金额应该与系统的商户端的银行卡金额相等。</w:delText>
          </w:r>
        </w:del>
      </w:ins>
    </w:p>
    <w:p w14:paraId="5949B5E2" w14:textId="77777777" w:rsidR="003B1953" w:rsidDel="009E1FA8" w:rsidRDefault="005E3EC8">
      <w:pPr>
        <w:rPr>
          <w:del w:id="3358" w:author="Happy" w:date="2018-08-20T18:39:00Z"/>
        </w:rPr>
        <w:pPrChange w:id="3359" w:author="Happy" w:date="2018-08-20T18:39:00Z">
          <w:pPr>
            <w:pStyle w:val="af3"/>
            <w:numPr>
              <w:numId w:val="8"/>
            </w:numPr>
            <w:spacing w:line="360" w:lineRule="auto"/>
            <w:ind w:left="420" w:firstLineChars="0" w:hanging="420"/>
          </w:pPr>
        </w:pPrChange>
      </w:pPr>
      <w:ins w:id="3360" w:author="xiaohou" w:date="2016-09-12T17:56:00Z">
        <w:del w:id="3361" w:author="Happy" w:date="2018-08-20T18:39:00Z">
          <w:r w:rsidDel="009E1FA8">
            <w:rPr>
              <w:rFonts w:hint="eastAsia"/>
            </w:rPr>
            <w:delText>消费卡金额：所交消费卡金额应该与系统的商户端的消费卡金额相等。</w:delText>
          </w:r>
        </w:del>
      </w:ins>
    </w:p>
    <w:p w14:paraId="7BD37EEE" w14:textId="77777777" w:rsidR="005C3A57" w:rsidDel="009E1FA8" w:rsidRDefault="005240C7">
      <w:pPr>
        <w:rPr>
          <w:del w:id="3362" w:author="Happy" w:date="2018-08-20T18:39:00Z"/>
        </w:rPr>
        <w:pPrChange w:id="3363" w:author="Happy" w:date="2018-08-20T18:39:00Z">
          <w:pPr>
            <w:pStyle w:val="af3"/>
            <w:numPr>
              <w:numId w:val="8"/>
            </w:numPr>
            <w:spacing w:line="360" w:lineRule="auto"/>
            <w:ind w:left="420" w:firstLineChars="0" w:hanging="420"/>
          </w:pPr>
        </w:pPrChange>
      </w:pPr>
      <w:del w:id="3364" w:author="Happy" w:date="2018-08-20T18:39:00Z">
        <w:r w:rsidDel="009E1FA8">
          <w:rPr>
            <w:rFonts w:hint="eastAsia"/>
          </w:rPr>
          <w:delText>长短款：</w:delText>
        </w:r>
        <w:r w:rsidR="0085368B" w:rsidDel="009E1FA8">
          <w:rPr>
            <w:rFonts w:hint="eastAsia"/>
          </w:rPr>
          <w:delText>当填写后，系统会根据填写的金额计算出长短款</w:delText>
        </w:r>
        <w:r w:rsidR="007D2BBE" w:rsidDel="009E1FA8">
          <w:rPr>
            <w:rFonts w:hint="eastAsia"/>
          </w:rPr>
          <w:delText>(</w:delText>
        </w:r>
        <w:r w:rsidR="007D2BBE" w:rsidDel="009E1FA8">
          <w:rPr>
            <w:rFonts w:hint="eastAsia"/>
          </w:rPr>
          <w:delText>实际</w:delText>
        </w:r>
      </w:del>
      <w:ins w:id="3365" w:author="xiaohou" w:date="2016-09-12T17:56:00Z">
        <w:del w:id="3366" w:author="Happy" w:date="2018-08-20T18:39:00Z">
          <w:r w:rsidR="007F33B0" w:rsidDel="009E1FA8">
            <w:rPr>
              <w:rFonts w:hint="eastAsia"/>
            </w:rPr>
            <w:delText>交班</w:delText>
          </w:r>
        </w:del>
      </w:ins>
      <w:del w:id="3367" w:author="Happy" w:date="2018-08-20T18:39:00Z">
        <w:r w:rsidR="007D2BBE" w:rsidDel="009E1FA8">
          <w:rPr>
            <w:rFonts w:hint="eastAsia"/>
          </w:rPr>
          <w:delText>金额减去系统</w:delText>
        </w:r>
      </w:del>
      <w:ins w:id="3368" w:author="xiaohou" w:date="2016-09-12T17:56:00Z">
        <w:del w:id="3369" w:author="Happy" w:date="2018-08-20T18:39:00Z">
          <w:r w:rsidR="007F33B0" w:rsidDel="009E1FA8">
            <w:rPr>
              <w:rFonts w:hint="eastAsia"/>
            </w:rPr>
            <w:delText>对应的系统</w:delText>
          </w:r>
        </w:del>
      </w:ins>
      <w:del w:id="3370" w:author="Happy" w:date="2018-08-20T18:39:00Z">
        <w:r w:rsidR="007D2BBE" w:rsidDel="009E1FA8">
          <w:rPr>
            <w:rFonts w:hint="eastAsia"/>
          </w:rPr>
          <w:delText>金额，如果是正数，则长短款显示正数，表示盘盈；如果是负数，则长短款显示负数，表示盘亏</w:delText>
        </w:r>
        <w:r w:rsidR="007D2BBE" w:rsidDel="009E1FA8">
          <w:rPr>
            <w:rFonts w:hint="eastAsia"/>
          </w:rPr>
          <w:delText>)</w:delText>
        </w:r>
        <w:r w:rsidR="0085368B" w:rsidDel="009E1FA8">
          <w:rPr>
            <w:rFonts w:hint="eastAsia"/>
          </w:rPr>
          <w:delText>。</w:delText>
        </w:r>
      </w:del>
    </w:p>
    <w:p w14:paraId="7BB97CE0" w14:textId="77777777" w:rsidR="005C3A57" w:rsidDel="009E1FA8" w:rsidRDefault="00450A39">
      <w:pPr>
        <w:rPr>
          <w:del w:id="3371" w:author="Happy" w:date="2018-08-20T18:39:00Z"/>
          <w:rStyle w:val="af8"/>
          <w:i w:val="0"/>
          <w:color w:val="auto"/>
        </w:rPr>
        <w:pPrChange w:id="3372" w:author="Happy" w:date="2018-08-20T18:39:00Z">
          <w:pPr>
            <w:pStyle w:val="4"/>
            <w:spacing w:line="360" w:lineRule="auto"/>
          </w:pPr>
        </w:pPrChange>
      </w:pPr>
      <w:del w:id="3373" w:author="Happy" w:date="2018-08-20T18:39:00Z">
        <w:r w:rsidDel="009E1FA8">
          <w:rPr>
            <w:rStyle w:val="af8"/>
            <w:rFonts w:hint="eastAsia"/>
            <w:b/>
            <w:i w:val="0"/>
            <w:color w:val="auto"/>
          </w:rPr>
          <w:delText>出入口</w:delText>
        </w:r>
      </w:del>
    </w:p>
    <w:p w14:paraId="15F88681" w14:textId="77777777" w:rsidR="005C3A57" w:rsidDel="009E1FA8" w:rsidRDefault="00450A39">
      <w:pPr>
        <w:rPr>
          <w:del w:id="3374" w:author="Happy" w:date="2018-08-20T18:39:00Z"/>
        </w:rPr>
        <w:pPrChange w:id="3375" w:author="Happy" w:date="2018-08-20T18:39:00Z">
          <w:pPr>
            <w:pStyle w:val="af3"/>
            <w:numPr>
              <w:numId w:val="9"/>
            </w:numPr>
            <w:spacing w:line="360" w:lineRule="auto"/>
            <w:ind w:left="420" w:firstLineChars="0" w:hanging="420"/>
          </w:pPr>
        </w:pPrChange>
      </w:pPr>
      <w:del w:id="3376" w:author="Happy" w:date="2018-08-20T18:39:00Z">
        <w:r w:rsidDel="009E1FA8">
          <w:delText>出口</w:delText>
        </w:r>
        <w:r w:rsidDel="009E1FA8">
          <w:rPr>
            <w:rFonts w:hint="eastAsia"/>
          </w:rPr>
          <w:delText>：</w:delText>
        </w:r>
        <w:r w:rsidR="00777B96" w:rsidDel="009E1FA8">
          <w:rPr>
            <w:rFonts w:hint="eastAsia"/>
          </w:rPr>
          <w:delText>交接班列表</w:delText>
        </w:r>
      </w:del>
    </w:p>
    <w:p w14:paraId="7A4CB057" w14:textId="77777777" w:rsidR="005C3A57" w:rsidDel="009E1FA8" w:rsidRDefault="00450A39">
      <w:pPr>
        <w:rPr>
          <w:del w:id="3377" w:author="Happy" w:date="2018-08-20T18:39:00Z"/>
        </w:rPr>
        <w:pPrChange w:id="3378" w:author="Happy" w:date="2018-08-20T18:39:00Z">
          <w:pPr>
            <w:pStyle w:val="af3"/>
            <w:numPr>
              <w:numId w:val="9"/>
            </w:numPr>
            <w:spacing w:line="360" w:lineRule="auto"/>
            <w:ind w:left="420" w:firstLineChars="0" w:hanging="420"/>
          </w:pPr>
        </w:pPrChange>
      </w:pPr>
      <w:del w:id="3379" w:author="Happy" w:date="2018-08-20T18:39:00Z">
        <w:r w:rsidDel="009E1FA8">
          <w:rPr>
            <w:rFonts w:hint="eastAsia"/>
          </w:rPr>
          <w:delText>入口：</w:delText>
        </w:r>
        <w:r w:rsidR="00777B96" w:rsidDel="009E1FA8">
          <w:rPr>
            <w:rFonts w:hint="eastAsia"/>
          </w:rPr>
          <w:delText>交接班列表</w:delText>
        </w:r>
      </w:del>
    </w:p>
    <w:p w14:paraId="6B16039F" w14:textId="77777777" w:rsidR="005C3A57" w:rsidDel="009E1FA8" w:rsidRDefault="00450A39">
      <w:pPr>
        <w:rPr>
          <w:del w:id="3380" w:author="Happy" w:date="2018-08-20T18:39:00Z"/>
          <w:rStyle w:val="af8"/>
          <w:i w:val="0"/>
          <w:color w:val="auto"/>
        </w:rPr>
        <w:pPrChange w:id="3381" w:author="Happy" w:date="2018-08-20T18:39:00Z">
          <w:pPr>
            <w:pStyle w:val="4"/>
            <w:spacing w:line="360" w:lineRule="auto"/>
          </w:pPr>
        </w:pPrChange>
      </w:pPr>
      <w:del w:id="3382" w:author="Happy" w:date="2018-08-20T18:39:00Z">
        <w:r w:rsidDel="009E1FA8">
          <w:rPr>
            <w:rStyle w:val="af8"/>
            <w:b/>
            <w:i w:val="0"/>
            <w:color w:val="auto"/>
          </w:rPr>
          <w:delText>数据来源</w:delText>
        </w:r>
      </w:del>
    </w:p>
    <w:p w14:paraId="4695DB14" w14:textId="77777777" w:rsidR="005C3A57" w:rsidDel="009E1FA8" w:rsidRDefault="007D1F5A">
      <w:pPr>
        <w:rPr>
          <w:del w:id="3383" w:author="Happy" w:date="2018-08-20T18:39:00Z"/>
        </w:rPr>
        <w:pPrChange w:id="3384" w:author="Happy" w:date="2018-08-20T18:39:00Z">
          <w:pPr>
            <w:pStyle w:val="af3"/>
            <w:numPr>
              <w:numId w:val="30"/>
            </w:numPr>
            <w:spacing w:line="360" w:lineRule="auto"/>
            <w:ind w:left="420" w:firstLineChars="0" w:hanging="420"/>
          </w:pPr>
        </w:pPrChange>
      </w:pPr>
      <w:del w:id="3385" w:author="Happy" w:date="2018-08-20T18:39:00Z">
        <w:r w:rsidDel="009E1FA8">
          <w:rPr>
            <w:rFonts w:hint="eastAsia"/>
          </w:rPr>
          <w:delText>系统金额中的现金、银行卡、会员卡、微信、支付宝支付金额从服务器端获取。</w:delText>
        </w:r>
      </w:del>
    </w:p>
    <w:p w14:paraId="7E0272E4" w14:textId="77777777" w:rsidR="005C3A57" w:rsidDel="009E1FA8" w:rsidRDefault="00450A39">
      <w:pPr>
        <w:rPr>
          <w:del w:id="3386" w:author="Happy" w:date="2018-08-20T18:39:00Z"/>
        </w:rPr>
        <w:pPrChange w:id="3387" w:author="Happy" w:date="2018-08-20T18:39:00Z">
          <w:pPr>
            <w:pStyle w:val="4"/>
            <w:spacing w:line="360" w:lineRule="auto"/>
          </w:pPr>
        </w:pPrChange>
      </w:pPr>
      <w:del w:id="3388" w:author="Happy" w:date="2018-08-20T18:39:00Z">
        <w:r w:rsidDel="009E1FA8">
          <w:rPr>
            <w:rStyle w:val="af8"/>
            <w:rFonts w:hint="eastAsia"/>
            <w:b/>
            <w:i w:val="0"/>
            <w:color w:val="auto"/>
          </w:rPr>
          <w:delText>操作规则</w:delText>
        </w:r>
      </w:del>
    </w:p>
    <w:p w14:paraId="3EFE92DC" w14:textId="77777777" w:rsidR="005C3A57" w:rsidDel="009E1FA8" w:rsidRDefault="00097458">
      <w:pPr>
        <w:rPr>
          <w:del w:id="3389" w:author="Happy" w:date="2018-08-20T18:39:00Z"/>
        </w:rPr>
        <w:pPrChange w:id="3390" w:author="Happy" w:date="2018-08-20T18:39:00Z">
          <w:pPr>
            <w:pStyle w:val="af3"/>
            <w:numPr>
              <w:numId w:val="27"/>
            </w:numPr>
            <w:spacing w:line="360" w:lineRule="auto"/>
            <w:ind w:left="420" w:firstLineChars="0" w:hanging="420"/>
          </w:pPr>
        </w:pPrChange>
      </w:pPr>
      <w:del w:id="3391" w:author="Happy" w:date="2018-08-20T18:39:00Z">
        <w:r w:rsidDel="009E1FA8">
          <w:rPr>
            <w:rFonts w:hint="eastAsia"/>
          </w:rPr>
          <w:delText>【补打】：点击补打，会补打交接班单据。同时服务器端会记录补打次数。</w:delText>
        </w:r>
      </w:del>
    </w:p>
    <w:p w14:paraId="4754C97A" w14:textId="77777777" w:rsidR="00F647D6" w:rsidDel="009E1FA8" w:rsidRDefault="00F647D6">
      <w:pPr>
        <w:rPr>
          <w:del w:id="3392" w:author="Happy" w:date="2018-08-20T18:39:00Z"/>
        </w:rPr>
        <w:pPrChange w:id="3393" w:author="Happy" w:date="2018-08-20T18:39:00Z">
          <w:pPr>
            <w:pStyle w:val="af3"/>
            <w:numPr>
              <w:numId w:val="27"/>
            </w:numPr>
            <w:spacing w:line="360" w:lineRule="auto"/>
            <w:ind w:left="420" w:firstLineChars="0" w:hanging="420"/>
          </w:pPr>
        </w:pPrChange>
      </w:pPr>
      <w:del w:id="3394" w:author="Happy" w:date="2018-08-20T18:39:00Z">
        <w:r w:rsidDel="009E1FA8">
          <w:rPr>
            <w:rFonts w:hint="eastAsia"/>
          </w:rPr>
          <w:delText>点击系统金额的不同的支付方式名字，可以看到对应的支付明细（见</w:delText>
        </w:r>
        <w:r w:rsidDel="009E1FA8">
          <w:rPr>
            <w:rFonts w:hint="eastAsia"/>
          </w:rPr>
          <w:delText>1.5.5</w:delText>
        </w:r>
        <w:r w:rsidDel="009E1FA8">
          <w:rPr>
            <w:rFonts w:hint="eastAsia"/>
          </w:rPr>
          <w:delText>）。</w:delText>
        </w:r>
      </w:del>
    </w:p>
    <w:p w14:paraId="1AC23912" w14:textId="77777777" w:rsidR="00F647D6" w:rsidDel="009E1FA8" w:rsidRDefault="00F647D6">
      <w:pPr>
        <w:rPr>
          <w:ins w:id="3395" w:author="xiaohou" w:date="2016-09-14T15:23:00Z"/>
          <w:del w:id="3396" w:author="Happy" w:date="2018-08-20T18:39:00Z"/>
        </w:rPr>
        <w:pPrChange w:id="3397" w:author="Happy" w:date="2018-08-20T18:39:00Z">
          <w:pPr>
            <w:pStyle w:val="4"/>
          </w:pPr>
        </w:pPrChange>
      </w:pPr>
      <w:del w:id="3398" w:author="Happy" w:date="2018-08-20T18:39:00Z">
        <w:r w:rsidDel="009E1FA8">
          <w:rPr>
            <w:rFonts w:hint="eastAsia"/>
          </w:rPr>
          <w:delText>支付</w:delText>
        </w:r>
        <w:r w:rsidDel="009E1FA8">
          <w:delText>明细</w:delText>
        </w:r>
      </w:del>
    </w:p>
    <w:p w14:paraId="281422A9" w14:textId="77777777" w:rsidR="00897D31" w:rsidRPr="00897D31" w:rsidDel="009E1FA8" w:rsidRDefault="00897D31">
      <w:pPr>
        <w:rPr>
          <w:ins w:id="3399" w:author="xiaohou" w:date="2016-09-13T09:08:00Z"/>
          <w:del w:id="3400" w:author="Happy" w:date="2018-08-20T18:39:00Z"/>
        </w:rPr>
      </w:pPr>
      <w:ins w:id="3401" w:author="xiaohou" w:date="2016-09-14T15:23:00Z">
        <w:del w:id="3402" w:author="Happy" w:date="2018-08-20T18:39:00Z">
          <w:r w:rsidDel="009E1FA8">
            <w:rPr>
              <w:rFonts w:hint="eastAsia"/>
            </w:rPr>
            <w:delText>现金</w:delText>
          </w:r>
        </w:del>
      </w:ins>
    </w:p>
    <w:p w14:paraId="27826CEF" w14:textId="77777777" w:rsidR="00EF5BCD" w:rsidDel="009E1FA8" w:rsidRDefault="00F647D6">
      <w:pPr>
        <w:rPr>
          <w:del w:id="3403" w:author="Happy" w:date="2018-08-20T18:39:00Z"/>
        </w:rPr>
      </w:pPr>
      <w:del w:id="3404" w:author="Happy" w:date="2018-08-20T18:39:00Z">
        <w:r w:rsidDel="009E1FA8">
          <w:rPr>
            <w:rFonts w:hint="eastAsia"/>
            <w:noProof/>
          </w:rPr>
          <w:drawing>
            <wp:inline distT="0" distB="0" distL="0" distR="0" wp14:anchorId="3BD5A72D" wp14:editId="0E7B3780">
              <wp:extent cx="4930140" cy="4535170"/>
              <wp:effectExtent l="19050" t="0" r="3810" b="0"/>
              <wp:docPr id="6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srcRect/>
                      <a:stretch>
                        <a:fillRect/>
                      </a:stretch>
                    </pic:blipFill>
                    <pic:spPr bwMode="auto">
                      <a:xfrm>
                        <a:off x="0" y="0"/>
                        <a:ext cx="4930140" cy="4535170"/>
                      </a:xfrm>
                      <a:prstGeom prst="rect">
                        <a:avLst/>
                      </a:prstGeom>
                      <a:noFill/>
                      <a:ln w="9525">
                        <a:noFill/>
                        <a:miter lim="800000"/>
                        <a:headEnd/>
                        <a:tailEnd/>
                      </a:ln>
                    </pic:spPr>
                  </pic:pic>
                </a:graphicData>
              </a:graphic>
            </wp:inline>
          </w:drawing>
        </w:r>
      </w:del>
    </w:p>
    <w:p w14:paraId="5199E7DD" w14:textId="77777777" w:rsidR="00EF5BCD" w:rsidDel="009E1FA8" w:rsidRDefault="00EF5BCD">
      <w:pPr>
        <w:rPr>
          <w:del w:id="3405" w:author="Happy" w:date="2018-08-20T18:39:00Z"/>
        </w:rPr>
      </w:pPr>
      <w:del w:id="3406" w:author="Happy" w:date="2018-08-20T18:39:00Z">
        <w:r w:rsidDel="009E1FA8">
          <w:rPr>
            <w:rFonts w:hint="eastAsia"/>
          </w:rPr>
          <w:delText>银行卡</w:delText>
        </w:r>
      </w:del>
    </w:p>
    <w:p w14:paraId="1860D75D" w14:textId="77777777" w:rsidR="00EF5BCD" w:rsidDel="009E1FA8" w:rsidRDefault="00CA22CF">
      <w:pPr>
        <w:rPr>
          <w:del w:id="3407" w:author="Happy" w:date="2018-08-20T18:39:00Z"/>
        </w:rPr>
      </w:pPr>
      <w:del w:id="3408" w:author="Happy" w:date="2018-08-20T18:39:00Z">
        <w:r w:rsidDel="009E1FA8">
          <w:rPr>
            <w:rFonts w:hint="eastAsia"/>
            <w:noProof/>
          </w:rPr>
          <w:drawing>
            <wp:inline distT="0" distB="0" distL="0" distR="0" wp14:anchorId="280CEE49" wp14:editId="131E369F">
              <wp:extent cx="4945380" cy="4542790"/>
              <wp:effectExtent l="19050" t="0" r="7620" b="0"/>
              <wp:docPr id="6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srcRect/>
                      <a:stretch>
                        <a:fillRect/>
                      </a:stretch>
                    </pic:blipFill>
                    <pic:spPr bwMode="auto">
                      <a:xfrm>
                        <a:off x="0" y="0"/>
                        <a:ext cx="4945380" cy="4542790"/>
                      </a:xfrm>
                      <a:prstGeom prst="rect">
                        <a:avLst/>
                      </a:prstGeom>
                      <a:noFill/>
                      <a:ln w="9525">
                        <a:noFill/>
                        <a:miter lim="800000"/>
                        <a:headEnd/>
                        <a:tailEnd/>
                      </a:ln>
                    </pic:spPr>
                  </pic:pic>
                </a:graphicData>
              </a:graphic>
            </wp:inline>
          </w:drawing>
        </w:r>
      </w:del>
    </w:p>
    <w:p w14:paraId="5632C89A" w14:textId="77777777" w:rsidR="00CA22CF" w:rsidDel="009E1FA8" w:rsidRDefault="00CA22CF">
      <w:pPr>
        <w:rPr>
          <w:del w:id="3409" w:author="Happy" w:date="2018-08-20T18:39:00Z"/>
        </w:rPr>
      </w:pPr>
      <w:del w:id="3410" w:author="Happy" w:date="2018-08-20T18:39:00Z">
        <w:r w:rsidDel="009E1FA8">
          <w:rPr>
            <w:rFonts w:hint="eastAsia"/>
          </w:rPr>
          <w:delText>消费卡</w:delText>
        </w:r>
      </w:del>
    </w:p>
    <w:p w14:paraId="75469029" w14:textId="77777777" w:rsidR="00CA22CF" w:rsidDel="009E1FA8" w:rsidRDefault="00CA22CF">
      <w:pPr>
        <w:rPr>
          <w:del w:id="3411" w:author="Happy" w:date="2018-08-20T18:39:00Z"/>
        </w:rPr>
      </w:pPr>
      <w:del w:id="3412" w:author="Happy" w:date="2018-08-20T18:39:00Z">
        <w:r w:rsidDel="009E1FA8">
          <w:rPr>
            <w:rFonts w:hint="eastAsia"/>
            <w:noProof/>
          </w:rPr>
          <w:drawing>
            <wp:inline distT="0" distB="0" distL="0" distR="0" wp14:anchorId="09222BE9" wp14:editId="7EFB3B52">
              <wp:extent cx="4923155" cy="4542790"/>
              <wp:effectExtent l="19050" t="0" r="0" b="0"/>
              <wp:docPr id="7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srcRect/>
                      <a:stretch>
                        <a:fillRect/>
                      </a:stretch>
                    </pic:blipFill>
                    <pic:spPr bwMode="auto">
                      <a:xfrm>
                        <a:off x="0" y="0"/>
                        <a:ext cx="4923155" cy="4542790"/>
                      </a:xfrm>
                      <a:prstGeom prst="rect">
                        <a:avLst/>
                      </a:prstGeom>
                      <a:noFill/>
                      <a:ln w="9525">
                        <a:noFill/>
                        <a:miter lim="800000"/>
                        <a:headEnd/>
                        <a:tailEnd/>
                      </a:ln>
                    </pic:spPr>
                  </pic:pic>
                </a:graphicData>
              </a:graphic>
            </wp:inline>
          </w:drawing>
        </w:r>
      </w:del>
    </w:p>
    <w:p w14:paraId="2F157B64" w14:textId="77777777" w:rsidR="00CA22CF" w:rsidDel="009E1FA8" w:rsidRDefault="00CA22CF">
      <w:pPr>
        <w:rPr>
          <w:del w:id="3413" w:author="Happy" w:date="2018-08-20T18:39:00Z"/>
        </w:rPr>
      </w:pPr>
      <w:del w:id="3414" w:author="Happy" w:date="2018-08-20T18:39:00Z">
        <w:r w:rsidDel="009E1FA8">
          <w:rPr>
            <w:rFonts w:hint="eastAsia"/>
          </w:rPr>
          <w:delText>微信</w:delText>
        </w:r>
      </w:del>
    </w:p>
    <w:p w14:paraId="662B86F7" w14:textId="77777777" w:rsidR="00CA22CF" w:rsidDel="009E1FA8" w:rsidRDefault="00CA22CF">
      <w:pPr>
        <w:rPr>
          <w:del w:id="3415" w:author="Happy" w:date="2018-08-20T18:39:00Z"/>
        </w:rPr>
      </w:pPr>
      <w:del w:id="3416" w:author="Happy" w:date="2018-08-20T18:39:00Z">
        <w:r w:rsidDel="009E1FA8">
          <w:rPr>
            <w:rFonts w:hint="eastAsia"/>
            <w:noProof/>
          </w:rPr>
          <w:drawing>
            <wp:inline distT="0" distB="0" distL="0" distR="0" wp14:anchorId="071FA30B" wp14:editId="63BE7FFC">
              <wp:extent cx="4945380" cy="4520565"/>
              <wp:effectExtent l="19050" t="0" r="7620" b="0"/>
              <wp:docPr id="7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srcRect/>
                      <a:stretch>
                        <a:fillRect/>
                      </a:stretch>
                    </pic:blipFill>
                    <pic:spPr bwMode="auto">
                      <a:xfrm>
                        <a:off x="0" y="0"/>
                        <a:ext cx="4945380" cy="4520565"/>
                      </a:xfrm>
                      <a:prstGeom prst="rect">
                        <a:avLst/>
                      </a:prstGeom>
                      <a:noFill/>
                      <a:ln w="9525">
                        <a:noFill/>
                        <a:miter lim="800000"/>
                        <a:headEnd/>
                        <a:tailEnd/>
                      </a:ln>
                    </pic:spPr>
                  </pic:pic>
                </a:graphicData>
              </a:graphic>
            </wp:inline>
          </w:drawing>
        </w:r>
      </w:del>
    </w:p>
    <w:p w14:paraId="2EE59131" w14:textId="77777777" w:rsidR="00EF5BCD" w:rsidDel="009E1FA8" w:rsidRDefault="00CA22CF">
      <w:pPr>
        <w:rPr>
          <w:del w:id="3417" w:author="Happy" w:date="2018-08-20T18:39:00Z"/>
        </w:rPr>
      </w:pPr>
      <w:del w:id="3418" w:author="Happy" w:date="2018-08-20T18:39:00Z">
        <w:r w:rsidDel="009E1FA8">
          <w:delText>支付宝</w:delText>
        </w:r>
      </w:del>
    </w:p>
    <w:p w14:paraId="37FFC803" w14:textId="77777777" w:rsidR="00CA22CF" w:rsidDel="009E1FA8" w:rsidRDefault="00CA22CF">
      <w:pPr>
        <w:rPr>
          <w:del w:id="3419" w:author="Happy" w:date="2018-08-20T18:39:00Z"/>
        </w:rPr>
      </w:pPr>
      <w:del w:id="3420" w:author="Happy" w:date="2018-08-20T18:39:00Z">
        <w:r w:rsidDel="009E1FA8">
          <w:rPr>
            <w:noProof/>
          </w:rPr>
          <w:drawing>
            <wp:inline distT="0" distB="0" distL="0" distR="0" wp14:anchorId="1E40E015" wp14:editId="39E150EF">
              <wp:extent cx="4923155" cy="4542790"/>
              <wp:effectExtent l="19050" t="0" r="0" b="0"/>
              <wp:docPr id="7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srcRect/>
                      <a:stretch>
                        <a:fillRect/>
                      </a:stretch>
                    </pic:blipFill>
                    <pic:spPr bwMode="auto">
                      <a:xfrm>
                        <a:off x="0" y="0"/>
                        <a:ext cx="4923155" cy="4542790"/>
                      </a:xfrm>
                      <a:prstGeom prst="rect">
                        <a:avLst/>
                      </a:prstGeom>
                      <a:noFill/>
                      <a:ln w="9525">
                        <a:noFill/>
                        <a:miter lim="800000"/>
                        <a:headEnd/>
                        <a:tailEnd/>
                      </a:ln>
                    </pic:spPr>
                  </pic:pic>
                </a:graphicData>
              </a:graphic>
            </wp:inline>
          </w:drawing>
        </w:r>
      </w:del>
    </w:p>
    <w:p w14:paraId="6AA8F24E" w14:textId="77777777" w:rsidR="00CA22CF" w:rsidDel="009E1FA8" w:rsidRDefault="00CA22CF">
      <w:pPr>
        <w:rPr>
          <w:del w:id="3421" w:author="Happy" w:date="2018-08-20T18:39:00Z"/>
        </w:rPr>
        <w:pPrChange w:id="3422" w:author="Happy" w:date="2018-08-20T18:39:00Z">
          <w:pPr>
            <w:pStyle w:val="af3"/>
            <w:numPr>
              <w:numId w:val="169"/>
            </w:numPr>
            <w:ind w:left="420" w:firstLineChars="0" w:hanging="420"/>
          </w:pPr>
        </w:pPrChange>
      </w:pPr>
      <w:del w:id="3423" w:author="Happy" w:date="2018-08-20T18:39:00Z">
        <w:r w:rsidDel="009E1FA8">
          <w:rPr>
            <w:rFonts w:hint="eastAsia"/>
          </w:rPr>
          <w:delText>显示内容：</w:delText>
        </w:r>
      </w:del>
    </w:p>
    <w:p w14:paraId="6E6484A8" w14:textId="77777777" w:rsidR="00CA22CF" w:rsidDel="009E1FA8" w:rsidRDefault="00CA22CF">
      <w:pPr>
        <w:rPr>
          <w:del w:id="3424" w:author="Happy" w:date="2018-08-20T18:39:00Z"/>
        </w:rPr>
        <w:pPrChange w:id="3425" w:author="Happy" w:date="2018-08-20T18:39:00Z">
          <w:pPr>
            <w:pStyle w:val="af3"/>
            <w:numPr>
              <w:numId w:val="23"/>
            </w:numPr>
            <w:spacing w:line="360" w:lineRule="auto"/>
            <w:ind w:left="840" w:firstLineChars="0" w:hanging="420"/>
          </w:pPr>
        </w:pPrChange>
      </w:pPr>
      <w:del w:id="3426" w:author="Happy" w:date="2018-08-20T18:39:00Z">
        <w:r w:rsidDel="009E1FA8">
          <w:rPr>
            <w:rFonts w:hint="eastAsia"/>
          </w:rPr>
          <w:delText>现金：总计</w:delText>
        </w:r>
        <w:r w:rsidDel="009E1FA8">
          <w:rPr>
            <w:rFonts w:hint="eastAsia"/>
          </w:rPr>
          <w:delText>=</w:delText>
        </w:r>
        <w:r w:rsidDel="009E1FA8">
          <w:rPr>
            <w:rFonts w:hint="eastAsia"/>
          </w:rPr>
          <w:delText>菜品现金收入</w:delText>
        </w:r>
        <w:r w:rsidDel="009E1FA8">
          <w:rPr>
            <w:rFonts w:hint="eastAsia"/>
          </w:rPr>
          <w:delText>-</w:delText>
        </w:r>
        <w:r w:rsidDel="009E1FA8">
          <w:rPr>
            <w:rFonts w:hint="eastAsia"/>
          </w:rPr>
          <w:delText>菜品现金退款</w:delText>
        </w:r>
        <w:r w:rsidDel="009E1FA8">
          <w:rPr>
            <w:rFonts w:hint="eastAsia"/>
          </w:rPr>
          <w:delText>+</w:delText>
        </w:r>
        <w:r w:rsidDel="009E1FA8">
          <w:rPr>
            <w:rFonts w:hint="eastAsia"/>
          </w:rPr>
          <w:delText>消费卡现金充值收入</w:delText>
        </w:r>
        <w:r w:rsidDel="009E1FA8">
          <w:rPr>
            <w:rFonts w:hint="eastAsia"/>
          </w:rPr>
          <w:delText>-</w:delText>
        </w:r>
        <w:r w:rsidDel="009E1FA8">
          <w:rPr>
            <w:rFonts w:hint="eastAsia"/>
          </w:rPr>
          <w:delText>消费卡现金退款。（现金的交易，都是在商户端）</w:delText>
        </w:r>
      </w:del>
    </w:p>
    <w:p w14:paraId="21421792" w14:textId="77777777" w:rsidR="00CA22CF" w:rsidDel="009E1FA8" w:rsidRDefault="00CA22CF">
      <w:pPr>
        <w:rPr>
          <w:del w:id="3427" w:author="Happy" w:date="2018-08-20T18:39:00Z"/>
        </w:rPr>
        <w:pPrChange w:id="3428" w:author="Happy" w:date="2018-08-20T18:39:00Z">
          <w:pPr>
            <w:pStyle w:val="af3"/>
            <w:numPr>
              <w:numId w:val="23"/>
            </w:numPr>
            <w:spacing w:line="360" w:lineRule="auto"/>
            <w:ind w:left="840" w:firstLineChars="0" w:hanging="420"/>
          </w:pPr>
        </w:pPrChange>
      </w:pPr>
      <w:del w:id="3429" w:author="Happy" w:date="2018-08-20T18:39:00Z">
        <w:r w:rsidDel="009E1FA8">
          <w:rPr>
            <w:rFonts w:hint="eastAsia"/>
          </w:rPr>
          <w:delText>银行卡：总计</w:delText>
        </w:r>
        <w:r w:rsidDel="009E1FA8">
          <w:rPr>
            <w:rFonts w:hint="eastAsia"/>
          </w:rPr>
          <w:delText>=</w:delText>
        </w:r>
        <w:r w:rsidDel="009E1FA8">
          <w:rPr>
            <w:rFonts w:hint="eastAsia"/>
          </w:rPr>
          <w:delText>菜品银行卡收入</w:delText>
        </w:r>
        <w:r w:rsidDel="009E1FA8">
          <w:rPr>
            <w:rFonts w:hint="eastAsia"/>
          </w:rPr>
          <w:delText>-</w:delText>
        </w:r>
        <w:r w:rsidDel="009E1FA8">
          <w:rPr>
            <w:rFonts w:hint="eastAsia"/>
          </w:rPr>
          <w:delText>菜品银行卡退款</w:delText>
        </w:r>
        <w:r w:rsidDel="009E1FA8">
          <w:rPr>
            <w:rFonts w:hint="eastAsia"/>
          </w:rPr>
          <w:delText>+</w:delText>
        </w:r>
        <w:r w:rsidDel="009E1FA8">
          <w:rPr>
            <w:rFonts w:hint="eastAsia"/>
          </w:rPr>
          <w:delText>消费卡银行卡收入</w:delText>
        </w:r>
        <w:r w:rsidDel="009E1FA8">
          <w:rPr>
            <w:rFonts w:hint="eastAsia"/>
          </w:rPr>
          <w:delText>-</w:delText>
        </w:r>
        <w:r w:rsidDel="009E1FA8">
          <w:rPr>
            <w:rFonts w:hint="eastAsia"/>
          </w:rPr>
          <w:delText>消费卡银行退款（银行卡的交易，当在商户端通过</w:delText>
        </w:r>
        <w:r w:rsidDel="009E1FA8">
          <w:rPr>
            <w:rFonts w:hint="eastAsia"/>
          </w:rPr>
          <w:delText>POS</w:delText>
        </w:r>
        <w:r w:rsidDel="009E1FA8">
          <w:rPr>
            <w:rFonts w:hint="eastAsia"/>
          </w:rPr>
          <w:delText>机刷卡，则为商户端；当用户在</w:delText>
        </w:r>
        <w:r w:rsidDel="009E1FA8">
          <w:rPr>
            <w:rFonts w:hint="eastAsia"/>
          </w:rPr>
          <w:delText>APP</w:delText>
        </w:r>
        <w:r w:rsidDel="009E1FA8">
          <w:rPr>
            <w:rFonts w:hint="eastAsia"/>
          </w:rPr>
          <w:delText>端用银行卡完成，则为用户端）。</w:delText>
        </w:r>
      </w:del>
    </w:p>
    <w:p w14:paraId="7F8EFD4C" w14:textId="77777777" w:rsidR="00CA22CF" w:rsidDel="009E1FA8" w:rsidRDefault="00CA22CF">
      <w:pPr>
        <w:rPr>
          <w:del w:id="3430" w:author="Happy" w:date="2018-08-20T18:39:00Z"/>
        </w:rPr>
        <w:pPrChange w:id="3431" w:author="Happy" w:date="2018-08-20T18:39:00Z">
          <w:pPr>
            <w:pStyle w:val="af3"/>
            <w:numPr>
              <w:numId w:val="23"/>
            </w:numPr>
            <w:spacing w:line="360" w:lineRule="auto"/>
            <w:ind w:left="840" w:firstLineChars="0" w:hanging="420"/>
          </w:pPr>
        </w:pPrChange>
      </w:pPr>
      <w:del w:id="3432" w:author="Happy" w:date="2018-08-20T18:39:00Z">
        <w:r w:rsidDel="009E1FA8">
          <w:rPr>
            <w:rFonts w:hint="eastAsia"/>
          </w:rPr>
          <w:delText>消费卡：总计</w:delText>
        </w:r>
        <w:r w:rsidDel="009E1FA8">
          <w:rPr>
            <w:rFonts w:hint="eastAsia"/>
          </w:rPr>
          <w:delText>=</w:delText>
        </w:r>
        <w:r w:rsidDel="009E1FA8">
          <w:rPr>
            <w:rFonts w:hint="eastAsia"/>
          </w:rPr>
          <w:delText>菜品消费卡收入</w:delText>
        </w:r>
        <w:r w:rsidDel="009E1FA8">
          <w:rPr>
            <w:rFonts w:hint="eastAsia"/>
          </w:rPr>
          <w:delText>-</w:delText>
        </w:r>
        <w:r w:rsidDel="009E1FA8">
          <w:rPr>
            <w:rFonts w:hint="eastAsia"/>
          </w:rPr>
          <w:delText>菜品消费卡退款（消费卡的交易，当用户在</w:delText>
        </w:r>
        <w:r w:rsidDel="009E1FA8">
          <w:rPr>
            <w:rFonts w:hint="eastAsia"/>
          </w:rPr>
          <w:delText>APP</w:delText>
        </w:r>
        <w:r w:rsidDel="009E1FA8">
          <w:rPr>
            <w:rFonts w:hint="eastAsia"/>
          </w:rPr>
          <w:delText>上通过消费卡完成支付，则为用户端；当商户通过手机号、扫二维码等方式获取用户的消费卡完成支付，则为商户端）。</w:delText>
        </w:r>
      </w:del>
    </w:p>
    <w:p w14:paraId="2B9854D5" w14:textId="77777777" w:rsidR="00CA22CF" w:rsidDel="009E1FA8" w:rsidRDefault="00CA22CF">
      <w:pPr>
        <w:rPr>
          <w:del w:id="3433" w:author="Happy" w:date="2018-08-20T18:39:00Z"/>
        </w:rPr>
        <w:pPrChange w:id="3434" w:author="Happy" w:date="2018-08-20T18:39:00Z">
          <w:pPr>
            <w:pStyle w:val="af3"/>
            <w:numPr>
              <w:numId w:val="23"/>
            </w:numPr>
            <w:spacing w:line="360" w:lineRule="auto"/>
            <w:ind w:left="840" w:firstLineChars="0" w:hanging="420"/>
          </w:pPr>
        </w:pPrChange>
      </w:pPr>
      <w:del w:id="3435" w:author="Happy" w:date="2018-08-20T18:39:00Z">
        <w:r w:rsidDel="009E1FA8">
          <w:rPr>
            <w:rFonts w:hint="eastAsia"/>
          </w:rPr>
          <w:delText>微信：总计</w:delText>
        </w:r>
        <w:r w:rsidDel="009E1FA8">
          <w:rPr>
            <w:rFonts w:hint="eastAsia"/>
          </w:rPr>
          <w:delText>=</w:delText>
        </w:r>
        <w:r w:rsidDel="009E1FA8">
          <w:rPr>
            <w:rFonts w:hint="eastAsia"/>
          </w:rPr>
          <w:delText>菜品微信收入</w:delText>
        </w:r>
        <w:r w:rsidDel="009E1FA8">
          <w:rPr>
            <w:rFonts w:hint="eastAsia"/>
          </w:rPr>
          <w:delText>-</w:delText>
        </w:r>
        <w:r w:rsidDel="009E1FA8">
          <w:rPr>
            <w:rFonts w:hint="eastAsia"/>
          </w:rPr>
          <w:delText>菜品微信退款</w:delText>
        </w:r>
        <w:r w:rsidDel="009E1FA8">
          <w:rPr>
            <w:rFonts w:hint="eastAsia"/>
          </w:rPr>
          <w:delText>+</w:delText>
        </w:r>
        <w:r w:rsidDel="009E1FA8">
          <w:rPr>
            <w:rFonts w:hint="eastAsia"/>
          </w:rPr>
          <w:delText>消费卡微信支付</w:delText>
        </w:r>
        <w:r w:rsidDel="009E1FA8">
          <w:rPr>
            <w:rFonts w:hint="eastAsia"/>
          </w:rPr>
          <w:delText>-</w:delText>
        </w:r>
        <w:r w:rsidDel="009E1FA8">
          <w:rPr>
            <w:rFonts w:hint="eastAsia"/>
          </w:rPr>
          <w:delText>消费卡微信退款。</w:delText>
        </w:r>
      </w:del>
    </w:p>
    <w:p w14:paraId="0DFB2B8D" w14:textId="77777777" w:rsidR="00CA22CF" w:rsidDel="009E1FA8" w:rsidRDefault="00CA22CF">
      <w:pPr>
        <w:rPr>
          <w:del w:id="3436" w:author="Happy" w:date="2018-08-20T18:39:00Z"/>
        </w:rPr>
        <w:pPrChange w:id="3437" w:author="Happy" w:date="2018-08-20T18:39:00Z">
          <w:pPr>
            <w:pStyle w:val="af3"/>
            <w:numPr>
              <w:numId w:val="23"/>
            </w:numPr>
            <w:spacing w:line="360" w:lineRule="auto"/>
            <w:ind w:left="840" w:firstLineChars="0" w:hanging="420"/>
          </w:pPr>
        </w:pPrChange>
      </w:pPr>
      <w:del w:id="3438" w:author="Happy" w:date="2018-08-20T18:39:00Z">
        <w:r w:rsidDel="009E1FA8">
          <w:rPr>
            <w:rFonts w:hint="eastAsia"/>
          </w:rPr>
          <w:delText>支付宝</w:delText>
        </w:r>
        <w:r w:rsidR="0074468B" w:rsidDel="009E1FA8">
          <w:rPr>
            <w:rFonts w:hint="eastAsia"/>
          </w:rPr>
          <w:delText>：总计</w:delText>
        </w:r>
        <w:r w:rsidR="0074468B" w:rsidDel="009E1FA8">
          <w:rPr>
            <w:rFonts w:hint="eastAsia"/>
          </w:rPr>
          <w:delText>=</w:delText>
        </w:r>
        <w:r w:rsidDel="009E1FA8">
          <w:rPr>
            <w:rFonts w:hint="eastAsia"/>
          </w:rPr>
          <w:delText>菜品支付宝收入</w:delText>
        </w:r>
        <w:r w:rsidDel="009E1FA8">
          <w:rPr>
            <w:rFonts w:hint="eastAsia"/>
          </w:rPr>
          <w:delText>-</w:delText>
        </w:r>
        <w:r w:rsidDel="009E1FA8">
          <w:rPr>
            <w:rFonts w:hint="eastAsia"/>
          </w:rPr>
          <w:delText>菜品支付宝退款</w:delText>
        </w:r>
        <w:r w:rsidDel="009E1FA8">
          <w:rPr>
            <w:rFonts w:hint="eastAsia"/>
          </w:rPr>
          <w:delText>+</w:delText>
        </w:r>
        <w:r w:rsidDel="009E1FA8">
          <w:rPr>
            <w:rFonts w:hint="eastAsia"/>
          </w:rPr>
          <w:delText>消费卡支付宝收入</w:delText>
        </w:r>
        <w:r w:rsidDel="009E1FA8">
          <w:rPr>
            <w:rFonts w:hint="eastAsia"/>
          </w:rPr>
          <w:delText>-</w:delText>
        </w:r>
        <w:r w:rsidDel="009E1FA8">
          <w:rPr>
            <w:rFonts w:hint="eastAsia"/>
          </w:rPr>
          <w:delText>消费卡支付宝退款。</w:delText>
        </w:r>
      </w:del>
    </w:p>
    <w:p w14:paraId="77C26E3A" w14:textId="77777777" w:rsidR="00F335ED" w:rsidDel="009E1FA8" w:rsidRDefault="00F335ED">
      <w:pPr>
        <w:rPr>
          <w:del w:id="3439" w:author="Happy" w:date="2018-08-20T18:39:00Z"/>
        </w:rPr>
        <w:pPrChange w:id="3440" w:author="Happy" w:date="2018-08-20T18:39:00Z">
          <w:pPr>
            <w:pStyle w:val="af3"/>
            <w:numPr>
              <w:numId w:val="169"/>
            </w:numPr>
            <w:spacing w:line="360" w:lineRule="auto"/>
            <w:ind w:left="420" w:firstLineChars="0" w:hanging="420"/>
          </w:pPr>
        </w:pPrChange>
      </w:pPr>
      <w:del w:id="3441" w:author="Happy" w:date="2018-08-20T18:39:00Z">
        <w:r w:rsidDel="009E1FA8">
          <w:delText>操作</w:delText>
        </w:r>
      </w:del>
    </w:p>
    <w:p w14:paraId="790B9523" w14:textId="77777777" w:rsidR="00F335ED" w:rsidRPr="00EB3969" w:rsidDel="009E1FA8" w:rsidRDefault="00F335ED">
      <w:pPr>
        <w:rPr>
          <w:del w:id="3442" w:author="Happy" w:date="2018-08-20T18:39:00Z"/>
        </w:rPr>
        <w:pPrChange w:id="3443" w:author="Happy" w:date="2018-08-20T18:39:00Z">
          <w:pPr>
            <w:pStyle w:val="af3"/>
            <w:numPr>
              <w:numId w:val="171"/>
            </w:numPr>
            <w:spacing w:line="360" w:lineRule="auto"/>
            <w:ind w:left="840" w:firstLineChars="0" w:hanging="420"/>
          </w:pPr>
        </w:pPrChange>
      </w:pPr>
      <w:del w:id="3444" w:author="Happy" w:date="2018-08-20T18:39:00Z">
        <w:r w:rsidDel="009E1FA8">
          <w:delText>点击</w:delText>
        </w:r>
        <w:r w:rsidDel="009E1FA8">
          <w:rPr>
            <w:rFonts w:hint="eastAsia"/>
          </w:rPr>
          <w:delText>“</w:delText>
        </w:r>
        <w:r w:rsidDel="009E1FA8">
          <w:rPr>
            <w:rFonts w:hint="eastAsia"/>
          </w:rPr>
          <w:delText>X</w:delText>
        </w:r>
        <w:r w:rsidDel="009E1FA8">
          <w:rPr>
            <w:rFonts w:hint="eastAsia"/>
          </w:rPr>
          <w:delText>”或者【确定】按钮，弹框消失，返回到查看交接班页面。</w:delText>
        </w:r>
      </w:del>
    </w:p>
    <w:p w14:paraId="4C655979" w14:textId="77777777" w:rsidR="005C3A57" w:rsidDel="009E1FA8" w:rsidRDefault="00F647D6">
      <w:pPr>
        <w:rPr>
          <w:del w:id="3445" w:author="Happy" w:date="2018-08-20T18:39:00Z"/>
        </w:rPr>
        <w:pPrChange w:id="3446" w:author="Happy" w:date="2018-08-20T18:39:00Z">
          <w:pPr>
            <w:pStyle w:val="3"/>
          </w:pPr>
        </w:pPrChange>
      </w:pPr>
      <w:del w:id="3447" w:author="Happy" w:date="2018-08-20T18:39:00Z">
        <w:r w:rsidDel="009E1FA8">
          <w:rPr>
            <w:rFonts w:hint="eastAsia"/>
          </w:rPr>
          <w:delText>抽大钞</w:delText>
        </w:r>
      </w:del>
      <w:ins w:id="3448" w:author="xiaohou" w:date="2016-09-12T18:04:00Z">
        <w:del w:id="3449" w:author="Happy" w:date="2018-08-20T18:39:00Z">
          <w:r w:rsidR="0087072B" w:rsidDel="009E1FA8">
            <w:rPr>
              <w:noProof/>
              <w:rPrChange w:id="3450" w:author="Unknown">
                <w:rPr>
                  <w:b w:val="0"/>
                  <w:bCs w:val="0"/>
                  <w:i/>
                  <w:iCs/>
                  <w:noProof/>
                  <w:color w:val="808080" w:themeColor="text1" w:themeTint="7F"/>
                </w:rPr>
              </w:rPrChange>
            </w:rPr>
            <w:drawing>
              <wp:anchor distT="0" distB="0" distL="114300" distR="114300" simplePos="0" relativeHeight="251659264" behindDoc="0" locked="0" layoutInCell="1" allowOverlap="1" wp14:anchorId="13EAA95C" wp14:editId="2C6FDB4E">
                <wp:simplePos x="0" y="0"/>
                <wp:positionH relativeFrom="column">
                  <wp:posOffset>149657</wp:posOffset>
                </wp:positionH>
                <wp:positionV relativeFrom="paragraph">
                  <wp:posOffset>576682</wp:posOffset>
                </wp:positionV>
                <wp:extent cx="5464454" cy="4162348"/>
                <wp:effectExtent l="0" t="0" r="0" b="0"/>
                <wp:wrapSquare wrapText="bothSides"/>
                <wp:docPr id="6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4175" cy="4162425"/>
                        </a:xfrm>
                        <a:prstGeom prst="rect">
                          <a:avLst/>
                        </a:prstGeom>
                        <a:noFill/>
                        <a:ln w="9525">
                          <a:noFill/>
                          <a:miter lim="800000"/>
                          <a:headEnd/>
                          <a:tailEnd/>
                        </a:ln>
                      </pic:spPr>
                    </pic:pic>
                  </a:graphicData>
                </a:graphic>
              </wp:anchor>
            </w:drawing>
          </w:r>
        </w:del>
      </w:ins>
    </w:p>
    <w:p w14:paraId="6726573D" w14:textId="77777777" w:rsidR="005C3A57" w:rsidDel="009E1FA8" w:rsidRDefault="00450A39">
      <w:pPr>
        <w:rPr>
          <w:del w:id="3451" w:author="Happy" w:date="2018-08-20T18:39:00Z"/>
          <w:rStyle w:val="af8"/>
          <w:i w:val="0"/>
          <w:color w:val="auto"/>
        </w:rPr>
        <w:pPrChange w:id="3452" w:author="Happy" w:date="2018-08-20T18:39:00Z">
          <w:pPr>
            <w:pStyle w:val="4"/>
            <w:spacing w:line="360" w:lineRule="auto"/>
          </w:pPr>
        </w:pPrChange>
      </w:pPr>
      <w:del w:id="3453" w:author="Happy" w:date="2018-08-20T18:39:00Z">
        <w:r w:rsidRPr="009F2834" w:rsidDel="009E1FA8">
          <w:rPr>
            <w:rStyle w:val="af8"/>
            <w:rFonts w:hint="eastAsia"/>
            <w:b/>
            <w:i w:val="0"/>
            <w:color w:val="auto"/>
          </w:rPr>
          <w:delText>显示内容</w:delText>
        </w:r>
      </w:del>
    </w:p>
    <w:p w14:paraId="44EDA8A9" w14:textId="77777777" w:rsidR="005C3A57" w:rsidDel="009E1FA8" w:rsidRDefault="00842990">
      <w:pPr>
        <w:rPr>
          <w:del w:id="3454" w:author="Happy" w:date="2018-08-20T18:39:00Z"/>
        </w:rPr>
        <w:pPrChange w:id="3455" w:author="Happy" w:date="2018-08-20T18:39:00Z">
          <w:pPr>
            <w:pStyle w:val="af3"/>
            <w:numPr>
              <w:numId w:val="8"/>
            </w:numPr>
            <w:spacing w:line="360" w:lineRule="auto"/>
            <w:ind w:left="420" w:firstLineChars="0" w:hanging="420"/>
          </w:pPr>
        </w:pPrChange>
      </w:pPr>
      <w:del w:id="3456" w:author="Happy" w:date="2018-08-20T18:39:00Z">
        <w:r w:rsidDel="009E1FA8">
          <w:rPr>
            <w:rFonts w:hint="eastAsia"/>
          </w:rPr>
          <w:delText>当前</w:delText>
        </w:r>
        <w:r w:rsidDel="009E1FA8">
          <w:delText>现金</w:delText>
        </w:r>
        <w:r w:rsidDel="009E1FA8">
          <w:rPr>
            <w:rFonts w:hint="eastAsia"/>
          </w:rPr>
          <w:delText>：</w:delText>
        </w:r>
        <w:r w:rsidDel="009E1FA8">
          <w:delText>当天</w:delText>
        </w:r>
        <w:r w:rsidR="00F200EA" w:rsidDel="009E1FA8">
          <w:rPr>
            <w:rFonts w:hint="eastAsia"/>
          </w:rPr>
          <w:delText>此班次</w:delText>
        </w:r>
        <w:r w:rsidDel="009E1FA8">
          <w:delText>用现金交易产生的现金金额</w:delText>
        </w:r>
        <w:r w:rsidR="00F200EA" w:rsidDel="009E1FA8">
          <w:rPr>
            <w:rFonts w:hint="eastAsia"/>
          </w:rPr>
          <w:delText>减去已抽取的现金金额</w:delText>
        </w:r>
        <w:r w:rsidR="00450A39" w:rsidDel="009E1FA8">
          <w:rPr>
            <w:rFonts w:hint="eastAsia"/>
          </w:rPr>
          <w:delText>。</w:delText>
        </w:r>
      </w:del>
    </w:p>
    <w:p w14:paraId="6C6C2BA4" w14:textId="77777777" w:rsidR="005C3A57" w:rsidDel="009E1FA8" w:rsidRDefault="00842990">
      <w:pPr>
        <w:rPr>
          <w:del w:id="3457" w:author="Happy" w:date="2018-08-20T18:39:00Z"/>
        </w:rPr>
        <w:pPrChange w:id="3458" w:author="Happy" w:date="2018-08-20T18:39:00Z">
          <w:pPr>
            <w:pStyle w:val="af3"/>
            <w:numPr>
              <w:numId w:val="8"/>
            </w:numPr>
            <w:spacing w:line="360" w:lineRule="auto"/>
            <w:ind w:left="420" w:firstLineChars="0" w:hanging="420"/>
          </w:pPr>
        </w:pPrChange>
      </w:pPr>
      <w:del w:id="3459" w:author="Happy" w:date="2018-08-20T18:39:00Z">
        <w:r w:rsidDel="009E1FA8">
          <w:rPr>
            <w:rFonts w:hint="eastAsia"/>
          </w:rPr>
          <w:delText>抽取金额：输入框可，输入数字。输入的数字不能超过当前现金。</w:delText>
        </w:r>
      </w:del>
    </w:p>
    <w:p w14:paraId="0CD32107" w14:textId="77777777" w:rsidR="005C3A57" w:rsidDel="009E1FA8" w:rsidRDefault="00842990">
      <w:pPr>
        <w:rPr>
          <w:del w:id="3460" w:author="Happy" w:date="2018-08-20T18:39:00Z"/>
        </w:rPr>
        <w:pPrChange w:id="3461" w:author="Happy" w:date="2018-08-20T18:39:00Z">
          <w:pPr>
            <w:pStyle w:val="af3"/>
            <w:numPr>
              <w:numId w:val="8"/>
            </w:numPr>
            <w:spacing w:line="360" w:lineRule="auto"/>
            <w:ind w:left="420" w:firstLineChars="0" w:hanging="420"/>
          </w:pPr>
        </w:pPrChange>
      </w:pPr>
      <w:del w:id="3462" w:author="Happy" w:date="2018-08-20T18:39:00Z">
        <w:r w:rsidDel="009E1FA8">
          <w:rPr>
            <w:rFonts w:hint="eastAsia"/>
          </w:rPr>
          <w:delText>剩余</w:delText>
        </w:r>
        <w:r w:rsidR="00835D96" w:rsidDel="009E1FA8">
          <w:rPr>
            <w:rFonts w:hint="eastAsia"/>
          </w:rPr>
          <w:delText>现金</w:delText>
        </w:r>
        <w:r w:rsidDel="009E1FA8">
          <w:rPr>
            <w:rFonts w:hint="eastAsia"/>
          </w:rPr>
          <w:delText>：当输入抽取金额后，系统根据当前现金</w:delText>
        </w:r>
        <w:r w:rsidDel="009E1FA8">
          <w:rPr>
            <w:rFonts w:hint="eastAsia"/>
          </w:rPr>
          <w:delText>-</w:delText>
        </w:r>
        <w:r w:rsidR="00372772" w:rsidDel="009E1FA8">
          <w:rPr>
            <w:rFonts w:hint="eastAsia"/>
          </w:rPr>
          <w:delText>当次</w:delText>
        </w:r>
        <w:r w:rsidDel="009E1FA8">
          <w:rPr>
            <w:rFonts w:hint="eastAsia"/>
          </w:rPr>
          <w:delText>抽取金额，计算出当前剩余金额。</w:delText>
        </w:r>
      </w:del>
    </w:p>
    <w:p w14:paraId="1AA6B321" w14:textId="77777777" w:rsidR="005C3A57" w:rsidDel="009E1FA8" w:rsidRDefault="001C7A05">
      <w:pPr>
        <w:rPr>
          <w:del w:id="3463" w:author="Happy" w:date="2018-08-20T18:39:00Z"/>
        </w:rPr>
        <w:pPrChange w:id="3464" w:author="Happy" w:date="2018-08-20T18:39:00Z">
          <w:pPr>
            <w:pStyle w:val="af3"/>
            <w:numPr>
              <w:numId w:val="8"/>
            </w:numPr>
            <w:spacing w:line="360" w:lineRule="auto"/>
            <w:ind w:left="420" w:firstLineChars="0" w:hanging="420"/>
          </w:pPr>
        </w:pPrChange>
      </w:pPr>
      <w:del w:id="3465" w:author="Happy" w:date="2018-08-20T18:39:00Z">
        <w:r w:rsidDel="009E1FA8">
          <w:rPr>
            <w:rFonts w:hint="eastAsia"/>
          </w:rPr>
          <w:delText>历史抽款记录：包含操作人、操作时间、抽款金额。</w:delText>
        </w:r>
        <w:r w:rsidR="00835D96" w:rsidDel="009E1FA8">
          <w:rPr>
            <w:rFonts w:hint="eastAsia"/>
          </w:rPr>
          <w:delText>按照抽款操作时间</w:delText>
        </w:r>
        <w:r w:rsidR="00AA0EC2" w:rsidDel="009E1FA8">
          <w:rPr>
            <w:rFonts w:hint="eastAsia"/>
          </w:rPr>
          <w:delText>顺序排列。</w:delText>
        </w:r>
      </w:del>
    </w:p>
    <w:p w14:paraId="0832CB90" w14:textId="77777777" w:rsidR="005C3A57" w:rsidDel="009E1FA8" w:rsidRDefault="001C7A05">
      <w:pPr>
        <w:rPr>
          <w:del w:id="3466" w:author="Happy" w:date="2018-08-20T18:39:00Z"/>
        </w:rPr>
        <w:pPrChange w:id="3467" w:author="Happy" w:date="2018-08-20T18:39:00Z">
          <w:pPr>
            <w:pStyle w:val="af3"/>
            <w:numPr>
              <w:numId w:val="8"/>
            </w:numPr>
            <w:spacing w:line="360" w:lineRule="auto"/>
            <w:ind w:left="420" w:firstLineChars="0" w:hanging="420"/>
          </w:pPr>
        </w:pPrChange>
      </w:pPr>
      <w:del w:id="3468" w:author="Happy" w:date="2018-08-20T18:39:00Z">
        <w:r w:rsidDel="009E1FA8">
          <w:rPr>
            <w:rFonts w:hint="eastAsia"/>
          </w:rPr>
          <w:delText>共计：记录历史抽款的总共金额。</w:delText>
        </w:r>
      </w:del>
    </w:p>
    <w:p w14:paraId="1FB80D3C" w14:textId="77777777" w:rsidR="005C3A57" w:rsidDel="009E1FA8" w:rsidRDefault="00450A39">
      <w:pPr>
        <w:rPr>
          <w:del w:id="3469" w:author="Happy" w:date="2018-08-20T18:39:00Z"/>
          <w:rStyle w:val="af8"/>
          <w:i w:val="0"/>
          <w:color w:val="auto"/>
        </w:rPr>
        <w:pPrChange w:id="3470" w:author="Happy" w:date="2018-08-20T18:39:00Z">
          <w:pPr>
            <w:pStyle w:val="4"/>
            <w:spacing w:line="360" w:lineRule="auto"/>
          </w:pPr>
        </w:pPrChange>
      </w:pPr>
      <w:del w:id="3471" w:author="Happy" w:date="2018-08-20T18:39:00Z">
        <w:r w:rsidDel="009E1FA8">
          <w:rPr>
            <w:rStyle w:val="af8"/>
            <w:rFonts w:hint="eastAsia"/>
            <w:b/>
            <w:i w:val="0"/>
            <w:color w:val="auto"/>
          </w:rPr>
          <w:delText>出入口</w:delText>
        </w:r>
      </w:del>
    </w:p>
    <w:p w14:paraId="72E079EE" w14:textId="77777777" w:rsidR="005C3A57" w:rsidDel="009E1FA8" w:rsidRDefault="00450A39">
      <w:pPr>
        <w:rPr>
          <w:del w:id="3472" w:author="Happy" w:date="2018-08-20T18:39:00Z"/>
        </w:rPr>
        <w:pPrChange w:id="3473" w:author="Happy" w:date="2018-08-20T18:39:00Z">
          <w:pPr>
            <w:pStyle w:val="af3"/>
            <w:numPr>
              <w:numId w:val="9"/>
            </w:numPr>
            <w:spacing w:line="360" w:lineRule="auto"/>
            <w:ind w:left="420" w:firstLineChars="0" w:hanging="420"/>
          </w:pPr>
        </w:pPrChange>
      </w:pPr>
      <w:del w:id="3474" w:author="Happy" w:date="2018-08-20T18:39:00Z">
        <w:r w:rsidDel="009E1FA8">
          <w:delText>出口</w:delText>
        </w:r>
        <w:r w:rsidDel="009E1FA8">
          <w:rPr>
            <w:rFonts w:hint="eastAsia"/>
          </w:rPr>
          <w:delText>：</w:delText>
        </w:r>
        <w:r w:rsidR="001C57FC" w:rsidDel="009E1FA8">
          <w:delText>主页</w:delText>
        </w:r>
      </w:del>
    </w:p>
    <w:p w14:paraId="28B29613" w14:textId="77777777" w:rsidR="005C3A57" w:rsidDel="009E1FA8" w:rsidRDefault="00450A39">
      <w:pPr>
        <w:rPr>
          <w:del w:id="3475" w:author="Happy" w:date="2018-08-20T18:39:00Z"/>
        </w:rPr>
        <w:pPrChange w:id="3476" w:author="Happy" w:date="2018-08-20T18:39:00Z">
          <w:pPr>
            <w:pStyle w:val="af3"/>
            <w:numPr>
              <w:numId w:val="9"/>
            </w:numPr>
            <w:spacing w:line="360" w:lineRule="auto"/>
            <w:ind w:left="420" w:firstLineChars="0" w:hanging="420"/>
          </w:pPr>
        </w:pPrChange>
      </w:pPr>
      <w:del w:id="3477" w:author="Happy" w:date="2018-08-20T18:39:00Z">
        <w:r w:rsidDel="009E1FA8">
          <w:rPr>
            <w:rFonts w:hint="eastAsia"/>
          </w:rPr>
          <w:delText>入口：</w:delText>
        </w:r>
        <w:r w:rsidR="001C57FC" w:rsidDel="009E1FA8">
          <w:rPr>
            <w:rFonts w:hint="eastAsia"/>
          </w:rPr>
          <w:delText>主页</w:delText>
        </w:r>
      </w:del>
    </w:p>
    <w:p w14:paraId="66341F0E" w14:textId="77777777" w:rsidR="005C3A57" w:rsidDel="009E1FA8" w:rsidRDefault="00450A39">
      <w:pPr>
        <w:rPr>
          <w:del w:id="3478" w:author="Happy" w:date="2018-08-20T18:39:00Z"/>
          <w:rStyle w:val="af8"/>
          <w:i w:val="0"/>
          <w:color w:val="auto"/>
        </w:rPr>
        <w:pPrChange w:id="3479" w:author="Happy" w:date="2018-08-20T18:39:00Z">
          <w:pPr>
            <w:pStyle w:val="4"/>
            <w:spacing w:line="360" w:lineRule="auto"/>
          </w:pPr>
        </w:pPrChange>
      </w:pPr>
      <w:del w:id="3480" w:author="Happy" w:date="2018-08-20T18:39:00Z">
        <w:r w:rsidDel="009E1FA8">
          <w:rPr>
            <w:rStyle w:val="af8"/>
            <w:b/>
            <w:i w:val="0"/>
            <w:color w:val="auto"/>
          </w:rPr>
          <w:delText>数据来源</w:delText>
        </w:r>
      </w:del>
    </w:p>
    <w:p w14:paraId="78985937" w14:textId="77777777" w:rsidR="005C3A57" w:rsidDel="009E1FA8" w:rsidRDefault="00450A39">
      <w:pPr>
        <w:rPr>
          <w:del w:id="3481" w:author="Happy" w:date="2018-08-20T18:39:00Z"/>
        </w:rPr>
        <w:pPrChange w:id="3482" w:author="Happy" w:date="2018-08-20T18:39:00Z">
          <w:pPr>
            <w:spacing w:line="360" w:lineRule="auto"/>
          </w:pPr>
        </w:pPrChange>
      </w:pPr>
      <w:del w:id="3483" w:author="Happy" w:date="2018-08-20T18:39:00Z">
        <w:r w:rsidDel="009E1FA8">
          <w:rPr>
            <w:rFonts w:hint="eastAsia"/>
          </w:rPr>
          <w:delText>无</w:delText>
        </w:r>
      </w:del>
    </w:p>
    <w:p w14:paraId="07A379DC" w14:textId="77777777" w:rsidR="005C3A57" w:rsidDel="009E1FA8" w:rsidRDefault="00450A39">
      <w:pPr>
        <w:rPr>
          <w:del w:id="3484" w:author="Happy" w:date="2018-08-20T18:39:00Z"/>
          <w:rStyle w:val="af8"/>
          <w:i w:val="0"/>
          <w:color w:val="auto"/>
        </w:rPr>
        <w:pPrChange w:id="3485" w:author="Happy" w:date="2018-08-20T18:39:00Z">
          <w:pPr>
            <w:pStyle w:val="4"/>
            <w:spacing w:line="360" w:lineRule="auto"/>
          </w:pPr>
        </w:pPrChange>
      </w:pPr>
      <w:del w:id="3486" w:author="Happy" w:date="2018-08-20T18:39:00Z">
        <w:r w:rsidDel="009E1FA8">
          <w:rPr>
            <w:rStyle w:val="af8"/>
            <w:rFonts w:hint="eastAsia"/>
            <w:b/>
            <w:i w:val="0"/>
            <w:color w:val="auto"/>
          </w:rPr>
          <w:delText>输入项</w:delText>
        </w:r>
      </w:del>
    </w:p>
    <w:p w14:paraId="2586AF89" w14:textId="77777777" w:rsidR="005C3A57" w:rsidDel="009E1FA8" w:rsidRDefault="007F17C9">
      <w:pPr>
        <w:rPr>
          <w:del w:id="3487" w:author="Happy" w:date="2018-08-20T18:39:00Z"/>
        </w:rPr>
        <w:pPrChange w:id="3488" w:author="Happy" w:date="2018-08-20T18:39:00Z">
          <w:pPr>
            <w:pStyle w:val="af3"/>
            <w:numPr>
              <w:numId w:val="28"/>
            </w:numPr>
            <w:spacing w:line="360" w:lineRule="auto"/>
            <w:ind w:left="420" w:firstLineChars="0" w:hanging="420"/>
          </w:pPr>
        </w:pPrChange>
      </w:pPr>
      <w:del w:id="3489" w:author="Happy" w:date="2018-08-20T18:39:00Z">
        <w:r w:rsidDel="009E1FA8">
          <w:rPr>
            <w:rFonts w:hint="eastAsia"/>
          </w:rPr>
          <w:delText>抽取金额：输入框，要</w:delText>
        </w:r>
        <w:r w:rsidR="00F82350" w:rsidDel="009E1FA8">
          <w:rPr>
            <w:rFonts w:hint="eastAsia"/>
          </w:rPr>
          <w:delText>能</w:delText>
        </w:r>
        <w:r w:rsidDel="009E1FA8">
          <w:rPr>
            <w:rFonts w:hint="eastAsia"/>
          </w:rPr>
          <w:delText>输入</w:delText>
        </w:r>
        <w:r w:rsidR="00F32EE9" w:rsidDel="009E1FA8">
          <w:rPr>
            <w:rFonts w:hint="eastAsia"/>
          </w:rPr>
          <w:delText>正整数</w:delText>
        </w:r>
        <w:r w:rsidR="00E2290B" w:rsidDel="009E1FA8">
          <w:rPr>
            <w:rFonts w:hint="eastAsia"/>
          </w:rPr>
          <w:delText>，输入的金额不能大于</w:delText>
        </w:r>
        <w:r w:rsidR="0021703B" w:rsidDel="009E1FA8">
          <w:rPr>
            <w:rFonts w:hint="eastAsia"/>
          </w:rPr>
          <w:delText>“</w:delText>
        </w:r>
        <w:r w:rsidR="00E2290B" w:rsidDel="009E1FA8">
          <w:rPr>
            <w:rFonts w:hint="eastAsia"/>
          </w:rPr>
          <w:delText>当前</w:delText>
        </w:r>
        <w:r w:rsidR="007A612E" w:rsidDel="009E1FA8">
          <w:rPr>
            <w:rFonts w:hint="eastAsia"/>
          </w:rPr>
          <w:delText>现金</w:delText>
        </w:r>
        <w:r w:rsidR="0021703B" w:rsidDel="009E1FA8">
          <w:rPr>
            <w:rFonts w:hint="eastAsia"/>
          </w:rPr>
          <w:delText>”值</w:delText>
        </w:r>
        <w:r w:rsidDel="009E1FA8">
          <w:rPr>
            <w:rFonts w:hint="eastAsia"/>
          </w:rPr>
          <w:delText>。默认光标定位在输入框内。</w:delText>
        </w:r>
      </w:del>
    </w:p>
    <w:p w14:paraId="3B08E09A" w14:textId="77777777" w:rsidR="005C3A57" w:rsidDel="009E1FA8" w:rsidRDefault="00450A39">
      <w:pPr>
        <w:rPr>
          <w:del w:id="3490" w:author="Happy" w:date="2018-08-20T18:39:00Z"/>
          <w:rStyle w:val="af8"/>
          <w:i w:val="0"/>
          <w:color w:val="auto"/>
        </w:rPr>
        <w:pPrChange w:id="3491" w:author="Happy" w:date="2018-08-20T18:39:00Z">
          <w:pPr>
            <w:pStyle w:val="4"/>
            <w:spacing w:line="360" w:lineRule="auto"/>
          </w:pPr>
        </w:pPrChange>
      </w:pPr>
      <w:del w:id="3492" w:author="Happy" w:date="2018-08-20T18:39:00Z">
        <w:r w:rsidDel="009E1FA8">
          <w:rPr>
            <w:rStyle w:val="af8"/>
            <w:rFonts w:hint="eastAsia"/>
            <w:b/>
            <w:i w:val="0"/>
            <w:color w:val="auto"/>
          </w:rPr>
          <w:delText>操作规则</w:delText>
        </w:r>
      </w:del>
    </w:p>
    <w:p w14:paraId="5E9D58DF" w14:textId="77777777" w:rsidR="005C3A57" w:rsidDel="009E1FA8" w:rsidRDefault="00941FBD">
      <w:pPr>
        <w:rPr>
          <w:del w:id="3493" w:author="Happy" w:date="2018-08-20T18:39:00Z"/>
        </w:rPr>
        <w:pPrChange w:id="3494" w:author="Happy" w:date="2018-08-20T18:39:00Z">
          <w:pPr>
            <w:pStyle w:val="af3"/>
            <w:numPr>
              <w:numId w:val="28"/>
            </w:numPr>
            <w:spacing w:line="360" w:lineRule="auto"/>
            <w:ind w:left="420" w:firstLineChars="0" w:hanging="420"/>
          </w:pPr>
        </w:pPrChange>
      </w:pPr>
      <w:del w:id="3495" w:author="Happy" w:date="2018-08-20T18:39:00Z">
        <w:r w:rsidDel="009E1FA8">
          <w:rPr>
            <w:rFonts w:hint="eastAsia"/>
          </w:rPr>
          <w:delText>【确定】：点击确定后，系统会将填写数据反馈给服务器端，当抽款成功，则当前可抽款</w:delText>
        </w:r>
        <w:r w:rsidR="00D80484" w:rsidDel="009E1FA8">
          <w:rPr>
            <w:rFonts w:hint="eastAsia"/>
          </w:rPr>
          <w:delText>的现金</w:delText>
        </w:r>
        <w:r w:rsidDel="009E1FA8">
          <w:rPr>
            <w:rFonts w:hint="eastAsia"/>
          </w:rPr>
          <w:delText>金额</w:delText>
        </w:r>
        <w:r w:rsidR="00FA11CB" w:rsidDel="009E1FA8">
          <w:rPr>
            <w:rFonts w:hint="eastAsia"/>
          </w:rPr>
          <w:delText>相应的减少</w:delText>
        </w:r>
        <w:r w:rsidDel="009E1FA8">
          <w:rPr>
            <w:rFonts w:hint="eastAsia"/>
          </w:rPr>
          <w:delText>，同时抽款历史记录里边增加一行，共计历史抽款金额相应的增加。</w:delText>
        </w:r>
        <w:r w:rsidR="00224D83" w:rsidDel="009E1FA8">
          <w:rPr>
            <w:rFonts w:hint="eastAsia"/>
          </w:rPr>
          <w:delText>同时打印抽款小票</w:delText>
        </w:r>
        <w:r w:rsidR="008624D4" w:rsidDel="009E1FA8">
          <w:rPr>
            <w:rFonts w:hint="eastAsia"/>
          </w:rPr>
          <w:delText>（见</w:delText>
        </w:r>
        <w:r w:rsidR="008624D4" w:rsidDel="009E1FA8">
          <w:rPr>
            <w:rFonts w:hint="eastAsia"/>
          </w:rPr>
          <w:delText>1.6.7</w:delText>
        </w:r>
        <w:r w:rsidR="008624D4" w:rsidDel="009E1FA8">
          <w:rPr>
            <w:rFonts w:hint="eastAsia"/>
          </w:rPr>
          <w:delText>）</w:delText>
        </w:r>
        <w:r w:rsidR="00224D83" w:rsidDel="009E1FA8">
          <w:rPr>
            <w:rFonts w:hint="eastAsia"/>
          </w:rPr>
          <w:delText>。</w:delText>
        </w:r>
      </w:del>
    </w:p>
    <w:p w14:paraId="5567568D" w14:textId="77777777" w:rsidR="005C3A57" w:rsidDel="009E1FA8" w:rsidRDefault="00450A39">
      <w:pPr>
        <w:rPr>
          <w:del w:id="3496" w:author="Happy" w:date="2018-08-20T18:39:00Z"/>
          <w:rStyle w:val="af8"/>
          <w:i w:val="0"/>
          <w:color w:val="auto"/>
        </w:rPr>
        <w:pPrChange w:id="3497" w:author="Happy" w:date="2018-08-20T18:39:00Z">
          <w:pPr>
            <w:pStyle w:val="4"/>
            <w:spacing w:line="360" w:lineRule="auto"/>
          </w:pPr>
        </w:pPrChange>
      </w:pPr>
      <w:del w:id="3498" w:author="Happy" w:date="2018-08-20T18:39:00Z">
        <w:r w:rsidDel="009E1FA8">
          <w:rPr>
            <w:rStyle w:val="af8"/>
            <w:rFonts w:hint="eastAsia"/>
            <w:b/>
            <w:i w:val="0"/>
            <w:color w:val="auto"/>
          </w:rPr>
          <w:delText>提示信息</w:delText>
        </w:r>
      </w:del>
    </w:p>
    <w:p w14:paraId="78703C81" w14:textId="77777777" w:rsidR="005C3A57" w:rsidDel="009E1FA8" w:rsidRDefault="00450A39">
      <w:pPr>
        <w:rPr>
          <w:del w:id="3499" w:author="Happy" w:date="2018-08-20T18:39:00Z"/>
        </w:rPr>
        <w:pPrChange w:id="3500" w:author="Happy" w:date="2018-08-20T18:39:00Z">
          <w:pPr>
            <w:pStyle w:val="af3"/>
            <w:numPr>
              <w:numId w:val="28"/>
            </w:numPr>
            <w:spacing w:line="360" w:lineRule="auto"/>
            <w:ind w:left="420" w:firstLineChars="0" w:hanging="420"/>
          </w:pPr>
        </w:pPrChange>
      </w:pPr>
      <w:del w:id="3501" w:author="Happy" w:date="2018-08-20T18:39:00Z">
        <w:r w:rsidDel="009E1FA8">
          <w:rPr>
            <w:rFonts w:hint="eastAsia"/>
          </w:rPr>
          <w:delText>当点击</w:delText>
        </w:r>
        <w:r w:rsidR="00763F26" w:rsidDel="009E1FA8">
          <w:rPr>
            <w:rFonts w:hint="eastAsia"/>
          </w:rPr>
          <w:delText>【确定】</w:delText>
        </w:r>
        <w:r w:rsidDel="009E1FA8">
          <w:rPr>
            <w:rFonts w:hint="eastAsia"/>
          </w:rPr>
          <w:delText>后，</w:delText>
        </w:r>
        <w:r w:rsidR="00A71AA7" w:rsidDel="009E1FA8">
          <w:rPr>
            <w:rFonts w:hint="eastAsia"/>
          </w:rPr>
          <w:delText>网络正常，</w:delText>
        </w:r>
        <w:r w:rsidR="00763F26" w:rsidDel="009E1FA8">
          <w:rPr>
            <w:rFonts w:hint="eastAsia"/>
          </w:rPr>
          <w:delText>toast</w:delText>
        </w:r>
        <w:r w:rsidDel="009E1FA8">
          <w:rPr>
            <w:rFonts w:hint="eastAsia"/>
          </w:rPr>
          <w:delText>提示：</w:delText>
        </w:r>
        <w:r w:rsidR="00A71AA7" w:rsidDel="009E1FA8">
          <w:rPr>
            <w:rFonts w:hint="eastAsia"/>
          </w:rPr>
          <w:delText>抽款</w:delText>
        </w:r>
        <w:r w:rsidR="00A71AA7" w:rsidDel="009E1FA8">
          <w:rPr>
            <w:rFonts w:hint="eastAsia"/>
          </w:rPr>
          <w:delText>**</w:delText>
        </w:r>
        <w:r w:rsidR="00A71AA7" w:rsidDel="009E1FA8">
          <w:rPr>
            <w:rFonts w:hint="eastAsia"/>
          </w:rPr>
          <w:delText>元（</w:delText>
        </w:r>
        <w:r w:rsidR="00A71AA7" w:rsidDel="009E1FA8">
          <w:rPr>
            <w:rFonts w:hint="eastAsia"/>
          </w:rPr>
          <w:delText>**</w:delText>
        </w:r>
        <w:r w:rsidR="00A71AA7" w:rsidDel="009E1FA8">
          <w:rPr>
            <w:rFonts w:hint="eastAsia"/>
          </w:rPr>
          <w:delText>表示当前抽取的金额）</w:delText>
        </w:r>
        <w:r w:rsidDel="009E1FA8">
          <w:rPr>
            <w:rFonts w:hint="eastAsia"/>
          </w:rPr>
          <w:delText>成功</w:delText>
        </w:r>
        <w:r w:rsidR="00A71AA7" w:rsidDel="009E1FA8">
          <w:rPr>
            <w:rFonts w:hint="eastAsia"/>
          </w:rPr>
          <w:delText>；网络不正常，则</w:delText>
        </w:r>
        <w:r w:rsidR="00A71AA7" w:rsidDel="009E1FA8">
          <w:rPr>
            <w:rFonts w:hint="eastAsia"/>
          </w:rPr>
          <w:delText>toast</w:delText>
        </w:r>
        <w:r w:rsidR="00A71AA7" w:rsidDel="009E1FA8">
          <w:rPr>
            <w:rFonts w:hint="eastAsia"/>
          </w:rPr>
          <w:delText>提示：抽款</w:delText>
        </w:r>
        <w:r w:rsidR="00A71AA7" w:rsidDel="009E1FA8">
          <w:rPr>
            <w:rFonts w:hint="eastAsia"/>
          </w:rPr>
          <w:delText>**</w:delText>
        </w:r>
        <w:r w:rsidR="00A71AA7" w:rsidDel="009E1FA8">
          <w:rPr>
            <w:rFonts w:hint="eastAsia"/>
          </w:rPr>
          <w:delText>元（</w:delText>
        </w:r>
        <w:r w:rsidR="00A71AA7" w:rsidDel="009E1FA8">
          <w:rPr>
            <w:rFonts w:hint="eastAsia"/>
          </w:rPr>
          <w:delText>**</w:delText>
        </w:r>
        <w:r w:rsidR="00A71AA7" w:rsidDel="009E1FA8">
          <w:rPr>
            <w:rFonts w:hint="eastAsia"/>
          </w:rPr>
          <w:delText>表示当前抽取的金额）失败。</w:delText>
        </w:r>
      </w:del>
    </w:p>
    <w:p w14:paraId="04CE268A" w14:textId="77777777" w:rsidR="005C3A57" w:rsidDel="009E1FA8" w:rsidRDefault="00F4302A">
      <w:pPr>
        <w:rPr>
          <w:del w:id="3502" w:author="Happy" w:date="2018-08-20T18:39:00Z"/>
        </w:rPr>
        <w:pPrChange w:id="3503" w:author="Happy" w:date="2018-08-20T18:39:00Z">
          <w:pPr>
            <w:pStyle w:val="af3"/>
            <w:numPr>
              <w:numId w:val="28"/>
            </w:numPr>
            <w:spacing w:line="360" w:lineRule="auto"/>
            <w:ind w:left="420" w:firstLineChars="0" w:hanging="420"/>
          </w:pPr>
        </w:pPrChange>
      </w:pPr>
      <w:del w:id="3504" w:author="Happy" w:date="2018-08-20T18:39:00Z">
        <w:r w:rsidDel="009E1FA8">
          <w:rPr>
            <w:rFonts w:hint="eastAsia"/>
          </w:rPr>
          <w:delText>当</w:delText>
        </w:r>
        <w:r w:rsidR="00182DBF" w:rsidDel="009E1FA8">
          <w:rPr>
            <w:rFonts w:hint="eastAsia"/>
          </w:rPr>
          <w:delText>输入的</w:delText>
        </w:r>
        <w:r w:rsidR="00763F26" w:rsidDel="009E1FA8">
          <w:rPr>
            <w:rFonts w:hint="eastAsia"/>
          </w:rPr>
          <w:delText>抽取现金</w:delText>
        </w:r>
        <w:r w:rsidDel="009E1FA8">
          <w:rPr>
            <w:rFonts w:hint="eastAsia"/>
          </w:rPr>
          <w:delText>大于</w:delText>
        </w:r>
        <w:r w:rsidR="00763F26" w:rsidDel="009E1FA8">
          <w:rPr>
            <w:rFonts w:hint="eastAsia"/>
          </w:rPr>
          <w:delText>当前现金</w:delText>
        </w:r>
        <w:r w:rsidDel="009E1FA8">
          <w:rPr>
            <w:rFonts w:hint="eastAsia"/>
          </w:rPr>
          <w:delText>，则</w:delText>
        </w:r>
        <w:r w:rsidR="00763F26" w:rsidDel="009E1FA8">
          <w:rPr>
            <w:rFonts w:hint="eastAsia"/>
          </w:rPr>
          <w:delText>toast</w:delText>
        </w:r>
        <w:r w:rsidDel="009E1FA8">
          <w:rPr>
            <w:rFonts w:hint="eastAsia"/>
          </w:rPr>
          <w:delText>提示：</w:delText>
        </w:r>
        <w:r w:rsidR="00763F26" w:rsidDel="009E1FA8">
          <w:rPr>
            <w:rFonts w:hint="eastAsia"/>
          </w:rPr>
          <w:delText>抽取现金已超出当前现金。</w:delText>
        </w:r>
      </w:del>
    </w:p>
    <w:p w14:paraId="73A93167" w14:textId="77777777" w:rsidR="003B1953" w:rsidDel="009E1FA8" w:rsidRDefault="009F4A05">
      <w:pPr>
        <w:rPr>
          <w:del w:id="3505" w:author="Happy" w:date="2018-08-20T18:39:00Z"/>
        </w:rPr>
        <w:pPrChange w:id="3506" w:author="Happy" w:date="2018-08-20T18:39:00Z">
          <w:pPr>
            <w:pStyle w:val="4"/>
          </w:pPr>
        </w:pPrChange>
      </w:pPr>
      <w:del w:id="3507" w:author="Happy" w:date="2018-08-20T18:39:00Z">
        <w:r w:rsidDel="009E1FA8">
          <w:delText>抽款小票</w:delText>
        </w:r>
      </w:del>
    </w:p>
    <w:p w14:paraId="3CD9423E" w14:textId="77777777" w:rsidR="003B1953" w:rsidDel="009E1FA8" w:rsidRDefault="005F3E9A">
      <w:pPr>
        <w:rPr>
          <w:del w:id="3508" w:author="Happy" w:date="2018-08-20T18:39:00Z"/>
        </w:rPr>
      </w:pPr>
      <w:del w:id="3509" w:author="Happy" w:date="2018-08-20T18:39:00Z">
        <w:r w:rsidDel="009E1FA8">
          <w:rPr>
            <w:noProof/>
          </w:rPr>
          <w:drawing>
            <wp:inline distT="0" distB="0" distL="0" distR="0" wp14:anchorId="5A3D119B" wp14:editId="73D95214">
              <wp:extent cx="2536190" cy="4097655"/>
              <wp:effectExtent l="19050" t="0" r="0" b="0"/>
              <wp:docPr id="92"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1"/>
                      <a:srcRect/>
                      <a:stretch>
                        <a:fillRect/>
                      </a:stretch>
                    </pic:blipFill>
                    <pic:spPr bwMode="auto">
                      <a:xfrm>
                        <a:off x="0" y="0"/>
                        <a:ext cx="2536190" cy="4097655"/>
                      </a:xfrm>
                      <a:prstGeom prst="rect">
                        <a:avLst/>
                      </a:prstGeom>
                      <a:noFill/>
                      <a:ln w="9525">
                        <a:noFill/>
                        <a:miter lim="800000"/>
                        <a:headEnd/>
                        <a:tailEnd/>
                      </a:ln>
                    </pic:spPr>
                  </pic:pic>
                </a:graphicData>
              </a:graphic>
            </wp:inline>
          </w:drawing>
        </w:r>
      </w:del>
    </w:p>
    <w:p w14:paraId="75CF07E2" w14:textId="77777777" w:rsidR="003B1953" w:rsidDel="009E1FA8" w:rsidRDefault="009D7086">
      <w:pPr>
        <w:rPr>
          <w:del w:id="3510" w:author="Happy" w:date="2018-08-20T18:39:00Z"/>
        </w:rPr>
        <w:pPrChange w:id="3511" w:author="Happy" w:date="2018-08-20T18:39:00Z">
          <w:pPr>
            <w:pStyle w:val="af3"/>
            <w:numPr>
              <w:numId w:val="109"/>
            </w:numPr>
            <w:ind w:left="420" w:firstLineChars="0" w:hanging="420"/>
          </w:pPr>
        </w:pPrChange>
      </w:pPr>
      <w:del w:id="3512" w:author="Happy" w:date="2018-08-20T18:39:00Z">
        <w:r w:rsidDel="009E1FA8">
          <w:delText>服务员</w:delText>
        </w:r>
        <w:r w:rsidDel="009E1FA8">
          <w:rPr>
            <w:rFonts w:hint="eastAsia"/>
          </w:rPr>
          <w:delText>：</w:delText>
        </w:r>
        <w:r w:rsidDel="009E1FA8">
          <w:delText>当前值班人员的用户名</w:delText>
        </w:r>
      </w:del>
    </w:p>
    <w:p w14:paraId="226E4E42" w14:textId="77777777" w:rsidR="003B1953" w:rsidDel="009E1FA8" w:rsidRDefault="009D7086">
      <w:pPr>
        <w:rPr>
          <w:del w:id="3513" w:author="Happy" w:date="2018-08-20T18:39:00Z"/>
        </w:rPr>
        <w:pPrChange w:id="3514" w:author="Happy" w:date="2018-08-20T18:39:00Z">
          <w:pPr>
            <w:pStyle w:val="af3"/>
            <w:numPr>
              <w:numId w:val="109"/>
            </w:numPr>
            <w:ind w:left="420" w:firstLineChars="0" w:hanging="420"/>
          </w:pPr>
        </w:pPrChange>
      </w:pPr>
      <w:del w:id="3515" w:author="Happy" w:date="2018-08-20T18:39:00Z">
        <w:r w:rsidDel="009E1FA8">
          <w:rPr>
            <w:rFonts w:hint="eastAsia"/>
          </w:rPr>
          <w:delText>班次：当前值班人员的所在班次</w:delText>
        </w:r>
      </w:del>
    </w:p>
    <w:p w14:paraId="7CBCF5D7" w14:textId="77777777" w:rsidR="003B1953" w:rsidDel="009E1FA8" w:rsidRDefault="009D7086">
      <w:pPr>
        <w:rPr>
          <w:del w:id="3516" w:author="Happy" w:date="2018-08-20T18:39:00Z"/>
        </w:rPr>
        <w:pPrChange w:id="3517" w:author="Happy" w:date="2018-08-20T18:39:00Z">
          <w:pPr>
            <w:pStyle w:val="af3"/>
            <w:numPr>
              <w:numId w:val="109"/>
            </w:numPr>
            <w:ind w:left="420" w:firstLineChars="0" w:hanging="420"/>
          </w:pPr>
        </w:pPrChange>
      </w:pPr>
      <w:del w:id="3518" w:author="Happy" w:date="2018-08-20T18:39:00Z">
        <w:r w:rsidDel="009E1FA8">
          <w:rPr>
            <w:rFonts w:hint="eastAsia"/>
          </w:rPr>
          <w:delText>抽款人：抽款人员的用户名</w:delText>
        </w:r>
      </w:del>
    </w:p>
    <w:p w14:paraId="78303E53" w14:textId="77777777" w:rsidR="003B1953" w:rsidDel="009E1FA8" w:rsidRDefault="009D7086">
      <w:pPr>
        <w:rPr>
          <w:del w:id="3519" w:author="Happy" w:date="2018-08-20T18:39:00Z"/>
        </w:rPr>
        <w:pPrChange w:id="3520" w:author="Happy" w:date="2018-08-20T18:39:00Z">
          <w:pPr>
            <w:pStyle w:val="af3"/>
            <w:numPr>
              <w:numId w:val="109"/>
            </w:numPr>
            <w:ind w:left="420" w:firstLineChars="0" w:hanging="420"/>
          </w:pPr>
        </w:pPrChange>
      </w:pPr>
      <w:del w:id="3521" w:author="Happy" w:date="2018-08-20T18:39:00Z">
        <w:r w:rsidDel="009E1FA8">
          <w:rPr>
            <w:rFonts w:hint="eastAsia"/>
          </w:rPr>
          <w:delText>打印时间：抽款完成时间</w:delText>
        </w:r>
      </w:del>
    </w:p>
    <w:p w14:paraId="6DD3F4DB" w14:textId="77777777" w:rsidR="003B1953" w:rsidDel="009E1FA8" w:rsidRDefault="009D7086">
      <w:pPr>
        <w:rPr>
          <w:del w:id="3522" w:author="Happy" w:date="2018-08-20T18:39:00Z"/>
        </w:rPr>
        <w:pPrChange w:id="3523" w:author="Happy" w:date="2018-08-20T18:39:00Z">
          <w:pPr>
            <w:pStyle w:val="af3"/>
            <w:numPr>
              <w:numId w:val="109"/>
            </w:numPr>
            <w:ind w:left="420" w:firstLineChars="0" w:hanging="420"/>
          </w:pPr>
        </w:pPrChange>
      </w:pPr>
      <w:del w:id="3524" w:author="Happy" w:date="2018-08-20T18:39:00Z">
        <w:r w:rsidDel="009E1FA8">
          <w:rPr>
            <w:rFonts w:hint="eastAsia"/>
          </w:rPr>
          <w:delText>抽款金额：本次抽款金额</w:delText>
        </w:r>
      </w:del>
    </w:p>
    <w:p w14:paraId="77655564" w14:textId="77777777" w:rsidR="00600B9A" w:rsidDel="009E1FA8" w:rsidRDefault="00240B99">
      <w:pPr>
        <w:rPr>
          <w:del w:id="3525" w:author="Happy" w:date="2018-08-20T18:39:00Z"/>
        </w:rPr>
        <w:pPrChange w:id="3526" w:author="Happy" w:date="2018-08-20T18:39:00Z">
          <w:pPr>
            <w:pStyle w:val="3"/>
            <w:spacing w:line="360" w:lineRule="auto"/>
          </w:pPr>
        </w:pPrChange>
      </w:pPr>
      <w:del w:id="3527" w:author="Happy" w:date="2018-08-20T18:39:00Z">
        <w:r w:rsidDel="009E1FA8">
          <w:rPr>
            <w:rFonts w:hint="eastAsia"/>
          </w:rPr>
          <w:delText>开钱箱</w:delText>
        </w:r>
      </w:del>
    </w:p>
    <w:p w14:paraId="0589C376" w14:textId="77777777" w:rsidR="00600B9A" w:rsidDel="009E1FA8" w:rsidRDefault="00956F63">
      <w:pPr>
        <w:rPr>
          <w:del w:id="3528" w:author="Happy" w:date="2018-08-20T18:39:00Z"/>
        </w:rPr>
        <w:pPrChange w:id="3529" w:author="Happy" w:date="2018-08-20T18:39:00Z">
          <w:pPr>
            <w:spacing w:line="360" w:lineRule="auto"/>
          </w:pPr>
        </w:pPrChange>
      </w:pPr>
      <w:del w:id="3530" w:author="Happy" w:date="2018-08-20T18:39:00Z">
        <w:r w:rsidDel="009E1FA8">
          <w:rPr>
            <w:noProof/>
          </w:rPr>
          <w:drawing>
            <wp:inline distT="0" distB="0" distL="0" distR="0" wp14:anchorId="732EC33F" wp14:editId="64053CFF">
              <wp:extent cx="5477510" cy="4166870"/>
              <wp:effectExtent l="19050" t="0" r="8890" b="0"/>
              <wp:docPr id="4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srcRect/>
                      <a:stretch>
                        <a:fillRect/>
                      </a:stretch>
                    </pic:blipFill>
                    <pic:spPr bwMode="auto">
                      <a:xfrm>
                        <a:off x="0" y="0"/>
                        <a:ext cx="5477510" cy="4166870"/>
                      </a:xfrm>
                      <a:prstGeom prst="rect">
                        <a:avLst/>
                      </a:prstGeom>
                      <a:noFill/>
                      <a:ln w="9525">
                        <a:noFill/>
                        <a:miter lim="800000"/>
                        <a:headEnd/>
                        <a:tailEnd/>
                      </a:ln>
                    </pic:spPr>
                  </pic:pic>
                </a:graphicData>
              </a:graphic>
            </wp:inline>
          </w:drawing>
        </w:r>
      </w:del>
    </w:p>
    <w:p w14:paraId="111C2929" w14:textId="77777777" w:rsidR="00727D10" w:rsidDel="009E1FA8" w:rsidRDefault="00450A39">
      <w:pPr>
        <w:rPr>
          <w:del w:id="3531" w:author="Happy" w:date="2018-08-20T18:39:00Z"/>
          <w:rStyle w:val="af8"/>
          <w:i w:val="0"/>
          <w:color w:val="auto"/>
        </w:rPr>
        <w:pPrChange w:id="3532" w:author="Happy" w:date="2018-08-20T18:39:00Z">
          <w:pPr>
            <w:pStyle w:val="4"/>
            <w:spacing w:line="360" w:lineRule="auto"/>
          </w:pPr>
        </w:pPrChange>
      </w:pPr>
      <w:del w:id="3533" w:author="Happy" w:date="2018-08-20T18:39:00Z">
        <w:r w:rsidRPr="009F2834" w:rsidDel="009E1FA8">
          <w:rPr>
            <w:rStyle w:val="af8"/>
            <w:rFonts w:hint="eastAsia"/>
            <w:b/>
            <w:i w:val="0"/>
            <w:color w:val="auto"/>
          </w:rPr>
          <w:delText>显示内容</w:delText>
        </w:r>
      </w:del>
    </w:p>
    <w:p w14:paraId="0063D294" w14:textId="77777777" w:rsidR="00727D10" w:rsidDel="009E1FA8" w:rsidRDefault="000163C2">
      <w:pPr>
        <w:rPr>
          <w:del w:id="3534" w:author="Happy" w:date="2018-08-20T18:39:00Z"/>
        </w:rPr>
        <w:pPrChange w:id="3535" w:author="Happy" w:date="2018-08-20T18:39:00Z">
          <w:pPr>
            <w:pStyle w:val="af3"/>
            <w:numPr>
              <w:numId w:val="8"/>
            </w:numPr>
            <w:spacing w:line="360" w:lineRule="auto"/>
            <w:ind w:left="420" w:firstLineChars="0" w:hanging="420"/>
          </w:pPr>
        </w:pPrChange>
      </w:pPr>
      <w:del w:id="3536" w:author="Happy" w:date="2018-08-20T18:39:00Z">
        <w:r w:rsidDel="009E1FA8">
          <w:rPr>
            <w:rFonts w:hint="eastAsia"/>
          </w:rPr>
          <w:delText>无</w:delText>
        </w:r>
      </w:del>
    </w:p>
    <w:p w14:paraId="10923296" w14:textId="77777777" w:rsidR="00727D10" w:rsidDel="009E1FA8" w:rsidRDefault="00450A39">
      <w:pPr>
        <w:rPr>
          <w:del w:id="3537" w:author="Happy" w:date="2018-08-20T18:39:00Z"/>
          <w:rStyle w:val="af8"/>
          <w:i w:val="0"/>
          <w:color w:val="auto"/>
        </w:rPr>
        <w:pPrChange w:id="3538" w:author="Happy" w:date="2018-08-20T18:39:00Z">
          <w:pPr>
            <w:pStyle w:val="4"/>
            <w:spacing w:line="360" w:lineRule="auto"/>
          </w:pPr>
        </w:pPrChange>
      </w:pPr>
      <w:del w:id="3539" w:author="Happy" w:date="2018-08-20T18:39:00Z">
        <w:r w:rsidDel="009E1FA8">
          <w:rPr>
            <w:rStyle w:val="af8"/>
            <w:rFonts w:hint="eastAsia"/>
            <w:b/>
            <w:i w:val="0"/>
            <w:color w:val="auto"/>
          </w:rPr>
          <w:delText>出入口</w:delText>
        </w:r>
      </w:del>
    </w:p>
    <w:p w14:paraId="53AB6E86" w14:textId="77777777" w:rsidR="00727D10" w:rsidDel="009E1FA8" w:rsidRDefault="00450A39">
      <w:pPr>
        <w:rPr>
          <w:del w:id="3540" w:author="Happy" w:date="2018-08-20T18:39:00Z"/>
        </w:rPr>
        <w:pPrChange w:id="3541" w:author="Happy" w:date="2018-08-20T18:39:00Z">
          <w:pPr>
            <w:pStyle w:val="af3"/>
            <w:numPr>
              <w:numId w:val="9"/>
            </w:numPr>
            <w:spacing w:line="360" w:lineRule="auto"/>
            <w:ind w:left="420" w:firstLineChars="0" w:hanging="420"/>
          </w:pPr>
        </w:pPrChange>
      </w:pPr>
      <w:del w:id="3542" w:author="Happy" w:date="2018-08-20T18:39:00Z">
        <w:r w:rsidDel="009E1FA8">
          <w:delText>出口</w:delText>
        </w:r>
        <w:r w:rsidDel="009E1FA8">
          <w:rPr>
            <w:rFonts w:hint="eastAsia"/>
          </w:rPr>
          <w:delText>：</w:delText>
        </w:r>
        <w:r w:rsidR="00443879" w:rsidDel="009E1FA8">
          <w:delText>主页</w:delText>
        </w:r>
      </w:del>
    </w:p>
    <w:p w14:paraId="72BBDE34" w14:textId="77777777" w:rsidR="00727D10" w:rsidDel="009E1FA8" w:rsidRDefault="00443879">
      <w:pPr>
        <w:rPr>
          <w:del w:id="3543" w:author="Happy" w:date="2018-08-20T18:39:00Z"/>
        </w:rPr>
        <w:pPrChange w:id="3544" w:author="Happy" w:date="2018-08-20T18:39:00Z">
          <w:pPr>
            <w:pStyle w:val="af3"/>
            <w:numPr>
              <w:numId w:val="9"/>
            </w:numPr>
            <w:spacing w:line="360" w:lineRule="auto"/>
            <w:ind w:left="420" w:firstLineChars="0" w:hanging="420"/>
          </w:pPr>
        </w:pPrChange>
      </w:pPr>
      <w:del w:id="3545" w:author="Happy" w:date="2018-08-20T18:39:00Z">
        <w:r w:rsidDel="009E1FA8">
          <w:rPr>
            <w:rFonts w:hint="eastAsia"/>
          </w:rPr>
          <w:delText>入口：主页</w:delText>
        </w:r>
      </w:del>
    </w:p>
    <w:p w14:paraId="2C4866E7" w14:textId="77777777" w:rsidR="00727D10" w:rsidDel="009E1FA8" w:rsidRDefault="00450A39">
      <w:pPr>
        <w:rPr>
          <w:del w:id="3546" w:author="Happy" w:date="2018-08-20T18:39:00Z"/>
          <w:rStyle w:val="af8"/>
          <w:i w:val="0"/>
          <w:color w:val="auto"/>
        </w:rPr>
        <w:pPrChange w:id="3547" w:author="Happy" w:date="2018-08-20T18:39:00Z">
          <w:pPr>
            <w:pStyle w:val="4"/>
            <w:spacing w:line="360" w:lineRule="auto"/>
          </w:pPr>
        </w:pPrChange>
      </w:pPr>
      <w:del w:id="3548" w:author="Happy" w:date="2018-08-20T18:39:00Z">
        <w:r w:rsidDel="009E1FA8">
          <w:rPr>
            <w:rStyle w:val="af8"/>
            <w:b/>
            <w:i w:val="0"/>
            <w:color w:val="auto"/>
          </w:rPr>
          <w:delText>数据来源</w:delText>
        </w:r>
      </w:del>
    </w:p>
    <w:p w14:paraId="70A0890D" w14:textId="77777777" w:rsidR="00727D10" w:rsidDel="009E1FA8" w:rsidRDefault="00450A39">
      <w:pPr>
        <w:rPr>
          <w:del w:id="3549" w:author="Happy" w:date="2018-08-20T18:39:00Z"/>
        </w:rPr>
        <w:pPrChange w:id="3550" w:author="Happy" w:date="2018-08-20T18:39:00Z">
          <w:pPr>
            <w:spacing w:line="360" w:lineRule="auto"/>
          </w:pPr>
        </w:pPrChange>
      </w:pPr>
      <w:del w:id="3551" w:author="Happy" w:date="2018-08-20T18:39:00Z">
        <w:r w:rsidDel="009E1FA8">
          <w:rPr>
            <w:rFonts w:hint="eastAsia"/>
          </w:rPr>
          <w:delText>无</w:delText>
        </w:r>
      </w:del>
    </w:p>
    <w:p w14:paraId="59B6AF75" w14:textId="77777777" w:rsidR="00727D10" w:rsidDel="009E1FA8" w:rsidRDefault="00450A39">
      <w:pPr>
        <w:rPr>
          <w:del w:id="3552" w:author="Happy" w:date="2018-08-20T18:39:00Z"/>
          <w:rStyle w:val="af8"/>
          <w:i w:val="0"/>
          <w:color w:val="auto"/>
        </w:rPr>
        <w:pPrChange w:id="3553" w:author="Happy" w:date="2018-08-20T18:39:00Z">
          <w:pPr>
            <w:pStyle w:val="4"/>
            <w:spacing w:line="360" w:lineRule="auto"/>
          </w:pPr>
        </w:pPrChange>
      </w:pPr>
      <w:del w:id="3554" w:author="Happy" w:date="2018-08-20T18:39:00Z">
        <w:r w:rsidDel="009E1FA8">
          <w:rPr>
            <w:rStyle w:val="af8"/>
            <w:rFonts w:hint="eastAsia"/>
            <w:b/>
            <w:i w:val="0"/>
            <w:color w:val="auto"/>
          </w:rPr>
          <w:delText>输入项</w:delText>
        </w:r>
      </w:del>
    </w:p>
    <w:p w14:paraId="5075FF88" w14:textId="77777777" w:rsidR="00727D10" w:rsidDel="009E1FA8" w:rsidRDefault="0053282A">
      <w:pPr>
        <w:rPr>
          <w:del w:id="3555" w:author="Happy" w:date="2018-08-20T18:39:00Z"/>
        </w:rPr>
        <w:pPrChange w:id="3556" w:author="Happy" w:date="2018-08-20T18:39:00Z">
          <w:pPr>
            <w:spacing w:line="360" w:lineRule="auto"/>
          </w:pPr>
        </w:pPrChange>
      </w:pPr>
      <w:del w:id="3557" w:author="Happy" w:date="2018-08-20T18:39:00Z">
        <w:r w:rsidDel="009E1FA8">
          <w:rPr>
            <w:rFonts w:hint="eastAsia"/>
          </w:rPr>
          <w:delText>无</w:delText>
        </w:r>
      </w:del>
    </w:p>
    <w:p w14:paraId="59D8F10D" w14:textId="77777777" w:rsidR="00727D10" w:rsidDel="009E1FA8" w:rsidRDefault="00450A39">
      <w:pPr>
        <w:rPr>
          <w:del w:id="3558" w:author="Happy" w:date="2018-08-20T18:39:00Z"/>
          <w:rStyle w:val="af8"/>
          <w:i w:val="0"/>
          <w:color w:val="auto"/>
        </w:rPr>
        <w:pPrChange w:id="3559" w:author="Happy" w:date="2018-08-20T18:39:00Z">
          <w:pPr>
            <w:pStyle w:val="4"/>
            <w:spacing w:line="360" w:lineRule="auto"/>
          </w:pPr>
        </w:pPrChange>
      </w:pPr>
      <w:del w:id="3560" w:author="Happy" w:date="2018-08-20T18:39:00Z">
        <w:r w:rsidDel="009E1FA8">
          <w:rPr>
            <w:rStyle w:val="af8"/>
            <w:rFonts w:hint="eastAsia"/>
            <w:b/>
            <w:i w:val="0"/>
            <w:color w:val="auto"/>
          </w:rPr>
          <w:delText>操作规则</w:delText>
        </w:r>
      </w:del>
    </w:p>
    <w:p w14:paraId="72A46818" w14:textId="77777777" w:rsidR="00727D10" w:rsidDel="009E1FA8" w:rsidRDefault="000163C2">
      <w:pPr>
        <w:rPr>
          <w:del w:id="3561" w:author="Happy" w:date="2018-08-20T18:39:00Z"/>
        </w:rPr>
        <w:pPrChange w:id="3562" w:author="Happy" w:date="2018-08-20T18:39:00Z">
          <w:pPr>
            <w:pStyle w:val="af3"/>
            <w:numPr>
              <w:numId w:val="29"/>
            </w:numPr>
            <w:spacing w:line="360" w:lineRule="auto"/>
            <w:ind w:left="420" w:firstLineChars="0" w:hanging="420"/>
          </w:pPr>
        </w:pPrChange>
      </w:pPr>
      <w:del w:id="3563" w:author="Happy" w:date="2018-08-20T18:39:00Z">
        <w:r w:rsidDel="009E1FA8">
          <w:rPr>
            <w:rFonts w:hint="eastAsia"/>
          </w:rPr>
          <w:delText>【开钱箱】：点击后，钱箱打开。</w:delText>
        </w:r>
      </w:del>
    </w:p>
    <w:p w14:paraId="283A61E6" w14:textId="77777777" w:rsidR="00727D10" w:rsidDel="009E1FA8" w:rsidRDefault="00450A39">
      <w:pPr>
        <w:rPr>
          <w:del w:id="3564" w:author="Happy" w:date="2018-08-20T18:39:00Z"/>
          <w:rStyle w:val="af8"/>
          <w:i w:val="0"/>
          <w:color w:val="auto"/>
        </w:rPr>
        <w:pPrChange w:id="3565" w:author="Happy" w:date="2018-08-20T18:39:00Z">
          <w:pPr>
            <w:pStyle w:val="4"/>
            <w:spacing w:line="360" w:lineRule="auto"/>
          </w:pPr>
        </w:pPrChange>
      </w:pPr>
      <w:del w:id="3566" w:author="Happy" w:date="2018-08-20T18:39:00Z">
        <w:r w:rsidDel="009E1FA8">
          <w:rPr>
            <w:rStyle w:val="af8"/>
            <w:rFonts w:hint="eastAsia"/>
            <w:b/>
            <w:i w:val="0"/>
            <w:color w:val="auto"/>
          </w:rPr>
          <w:delText>提示信息</w:delText>
        </w:r>
      </w:del>
    </w:p>
    <w:p w14:paraId="62CA6DB9" w14:textId="77777777" w:rsidR="005C3A57" w:rsidDel="009E1FA8" w:rsidRDefault="0053282A">
      <w:pPr>
        <w:rPr>
          <w:del w:id="3567" w:author="Happy" w:date="2018-08-20T18:39:00Z"/>
        </w:rPr>
        <w:pPrChange w:id="3568" w:author="Happy" w:date="2018-08-20T18:39:00Z">
          <w:pPr>
            <w:pStyle w:val="af3"/>
            <w:numPr>
              <w:numId w:val="29"/>
            </w:numPr>
            <w:spacing w:line="360" w:lineRule="auto"/>
            <w:ind w:left="420" w:firstLineChars="0" w:hanging="420"/>
          </w:pPr>
        </w:pPrChange>
      </w:pPr>
      <w:del w:id="3569" w:author="Happy" w:date="2018-08-20T18:39:00Z">
        <w:r w:rsidDel="009E1FA8">
          <w:rPr>
            <w:rFonts w:hint="eastAsia"/>
          </w:rPr>
          <w:delText>当网络正常，点击开钱箱，</w:delText>
        </w:r>
        <w:r w:rsidR="00AC30E7" w:rsidDel="009E1FA8">
          <w:rPr>
            <w:rFonts w:hint="eastAsia"/>
          </w:rPr>
          <w:delText>则</w:delText>
        </w:r>
        <w:r w:rsidR="00AC30E7" w:rsidDel="009E1FA8">
          <w:rPr>
            <w:rFonts w:hint="eastAsia"/>
          </w:rPr>
          <w:delText>toast</w:delText>
        </w:r>
        <w:r w:rsidR="00AC30E7" w:rsidDel="009E1FA8">
          <w:rPr>
            <w:rFonts w:hint="eastAsia"/>
          </w:rPr>
          <w:delText>提示</w:delText>
        </w:r>
        <w:r w:rsidDel="009E1FA8">
          <w:rPr>
            <w:rFonts w:hint="eastAsia"/>
          </w:rPr>
          <w:delText>：钱箱开启成功。</w:delText>
        </w:r>
      </w:del>
    </w:p>
    <w:p w14:paraId="0AE042C1" w14:textId="77777777" w:rsidR="005C3A57" w:rsidDel="009E1FA8" w:rsidRDefault="0053282A">
      <w:pPr>
        <w:rPr>
          <w:del w:id="3570" w:author="Happy" w:date="2018-08-20T18:39:00Z"/>
        </w:rPr>
        <w:pPrChange w:id="3571" w:author="Happy" w:date="2018-08-20T18:39:00Z">
          <w:pPr>
            <w:pStyle w:val="af3"/>
            <w:numPr>
              <w:numId w:val="29"/>
            </w:numPr>
            <w:spacing w:line="360" w:lineRule="auto"/>
            <w:ind w:left="420" w:firstLineChars="0" w:hanging="420"/>
          </w:pPr>
        </w:pPrChange>
      </w:pPr>
      <w:del w:id="3572" w:author="Happy" w:date="2018-08-20T18:39:00Z">
        <w:r w:rsidDel="009E1FA8">
          <w:rPr>
            <w:rFonts w:hint="eastAsia"/>
          </w:rPr>
          <w:delText>当网络不正常，点击开钱箱，</w:delText>
        </w:r>
        <w:r w:rsidR="00AC30E7" w:rsidDel="009E1FA8">
          <w:rPr>
            <w:rFonts w:hint="eastAsia"/>
          </w:rPr>
          <w:delText>则</w:delText>
        </w:r>
        <w:r w:rsidR="00AC30E7" w:rsidDel="009E1FA8">
          <w:rPr>
            <w:rFonts w:hint="eastAsia"/>
          </w:rPr>
          <w:delText>toast</w:delText>
        </w:r>
        <w:r w:rsidR="00AC30E7" w:rsidDel="009E1FA8">
          <w:rPr>
            <w:rFonts w:hint="eastAsia"/>
          </w:rPr>
          <w:delText>提示</w:delText>
        </w:r>
        <w:r w:rsidDel="009E1FA8">
          <w:rPr>
            <w:rFonts w:hint="eastAsia"/>
          </w:rPr>
          <w:delText>：钱箱开启失败。</w:delText>
        </w:r>
      </w:del>
    </w:p>
    <w:p w14:paraId="586D92D8" w14:textId="77777777" w:rsidR="005C3A57" w:rsidDel="009E1FA8" w:rsidRDefault="00916658">
      <w:pPr>
        <w:rPr>
          <w:del w:id="3573" w:author="Happy" w:date="2018-08-20T18:39:00Z"/>
        </w:rPr>
        <w:pPrChange w:id="3574" w:author="Happy" w:date="2018-08-20T18:39:00Z">
          <w:pPr>
            <w:pStyle w:val="3"/>
            <w:spacing w:line="360" w:lineRule="auto"/>
          </w:pPr>
        </w:pPrChange>
      </w:pPr>
      <w:del w:id="3575" w:author="Happy" w:date="2018-08-20T18:39:00Z">
        <w:r w:rsidDel="009E1FA8">
          <w:rPr>
            <w:rFonts w:hint="eastAsia"/>
          </w:rPr>
          <w:delText>并桌</w:delText>
        </w:r>
      </w:del>
    </w:p>
    <w:p w14:paraId="7EA7532A" w14:textId="77777777" w:rsidR="005C3A57" w:rsidDel="009E1FA8" w:rsidRDefault="000A7E76">
      <w:pPr>
        <w:rPr>
          <w:del w:id="3576" w:author="Happy" w:date="2018-08-20T18:39:00Z"/>
        </w:rPr>
        <w:pPrChange w:id="3577" w:author="Happy" w:date="2018-08-20T18:39:00Z">
          <w:pPr>
            <w:spacing w:line="360" w:lineRule="auto"/>
          </w:pPr>
        </w:pPrChange>
      </w:pPr>
      <w:del w:id="3578" w:author="Happy" w:date="2018-08-20T18:39:00Z">
        <w:r w:rsidDel="009E1FA8">
          <w:rPr>
            <w:noProof/>
          </w:rPr>
          <w:drawing>
            <wp:inline distT="0" distB="0" distL="0" distR="0" wp14:anchorId="3801FF3E" wp14:editId="3FA9C9FC">
              <wp:extent cx="5469255" cy="4149090"/>
              <wp:effectExtent l="19050" t="0" r="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5469255" cy="4149090"/>
                      </a:xfrm>
                      <a:prstGeom prst="rect">
                        <a:avLst/>
                      </a:prstGeom>
                      <a:noFill/>
                      <a:ln w="9525">
                        <a:noFill/>
                        <a:miter lim="800000"/>
                        <a:headEnd/>
                        <a:tailEnd/>
                      </a:ln>
                    </pic:spPr>
                  </pic:pic>
                </a:graphicData>
              </a:graphic>
            </wp:inline>
          </w:drawing>
        </w:r>
      </w:del>
    </w:p>
    <w:p w14:paraId="742E6545" w14:textId="77777777" w:rsidR="005C3A57" w:rsidDel="009E1FA8" w:rsidRDefault="00450A39">
      <w:pPr>
        <w:rPr>
          <w:del w:id="3579" w:author="Happy" w:date="2018-08-20T18:39:00Z"/>
          <w:rStyle w:val="af8"/>
          <w:i w:val="0"/>
          <w:color w:val="auto"/>
        </w:rPr>
        <w:pPrChange w:id="3580" w:author="Happy" w:date="2018-08-20T18:39:00Z">
          <w:pPr>
            <w:pStyle w:val="4"/>
            <w:spacing w:line="360" w:lineRule="auto"/>
          </w:pPr>
        </w:pPrChange>
      </w:pPr>
      <w:del w:id="3581" w:author="Happy" w:date="2018-08-20T18:39:00Z">
        <w:r w:rsidRPr="009F2834" w:rsidDel="009E1FA8">
          <w:rPr>
            <w:rStyle w:val="af8"/>
            <w:rFonts w:hint="eastAsia"/>
            <w:b/>
            <w:i w:val="0"/>
            <w:color w:val="auto"/>
          </w:rPr>
          <w:delText>显示内容</w:delText>
        </w:r>
      </w:del>
    </w:p>
    <w:p w14:paraId="32F00160" w14:textId="77777777" w:rsidR="005C3A57" w:rsidDel="009E1FA8" w:rsidRDefault="00142ED2">
      <w:pPr>
        <w:rPr>
          <w:del w:id="3582" w:author="Happy" w:date="2018-08-20T18:39:00Z"/>
        </w:rPr>
        <w:pPrChange w:id="3583" w:author="Happy" w:date="2018-08-20T18:39:00Z">
          <w:pPr>
            <w:pStyle w:val="af3"/>
            <w:numPr>
              <w:numId w:val="8"/>
            </w:numPr>
            <w:spacing w:line="360" w:lineRule="auto"/>
            <w:ind w:left="420" w:firstLineChars="0" w:hanging="420"/>
          </w:pPr>
        </w:pPrChange>
      </w:pPr>
      <w:del w:id="3584" w:author="Happy" w:date="2018-08-20T18:39:00Z">
        <w:r w:rsidDel="009E1FA8">
          <w:delText>显示</w:delText>
        </w:r>
        <w:r w:rsidR="0000615E" w:rsidDel="009E1FA8">
          <w:rPr>
            <w:rFonts w:hint="eastAsia"/>
          </w:rPr>
          <w:delText>所有区域</w:delText>
        </w:r>
        <w:r w:rsidR="00585A61" w:rsidDel="009E1FA8">
          <w:rPr>
            <w:rFonts w:hint="eastAsia"/>
          </w:rPr>
          <w:delText>名称</w:delText>
        </w:r>
        <w:r w:rsidR="0000615E" w:rsidDel="009E1FA8">
          <w:rPr>
            <w:rFonts w:hint="eastAsia"/>
          </w:rPr>
          <w:delText>和第一个区域内的</w:delText>
        </w:r>
        <w:r w:rsidDel="009E1FA8">
          <w:delText>所有</w:delText>
        </w:r>
        <w:r w:rsidR="003C7B32" w:rsidDel="009E1FA8">
          <w:delText>桌台</w:delText>
        </w:r>
        <w:r w:rsidR="00255107" w:rsidDel="009E1FA8">
          <w:rPr>
            <w:rFonts w:hint="eastAsia"/>
          </w:rPr>
          <w:delText>，</w:delText>
        </w:r>
        <w:r w:rsidR="000A2BC7" w:rsidDel="009E1FA8">
          <w:rPr>
            <w:rFonts w:hint="eastAsia"/>
          </w:rPr>
          <w:delText>并在桌台按钮上显示复选框</w:delText>
        </w:r>
        <w:r w:rsidR="00DD230E" w:rsidDel="009E1FA8">
          <w:rPr>
            <w:rFonts w:hint="eastAsia"/>
          </w:rPr>
          <w:delText>，默认无选中状态的复选框。</w:delText>
        </w:r>
      </w:del>
    </w:p>
    <w:p w14:paraId="3C719CB6" w14:textId="77777777" w:rsidR="005C3A57" w:rsidDel="009E1FA8" w:rsidRDefault="002C2D21">
      <w:pPr>
        <w:rPr>
          <w:del w:id="3585" w:author="Happy" w:date="2018-08-20T18:39:00Z"/>
        </w:rPr>
        <w:pPrChange w:id="3586" w:author="Happy" w:date="2018-08-20T18:39:00Z">
          <w:pPr>
            <w:pStyle w:val="af3"/>
            <w:numPr>
              <w:numId w:val="8"/>
            </w:numPr>
            <w:spacing w:line="360" w:lineRule="auto"/>
            <w:ind w:left="420" w:firstLineChars="0" w:hanging="420"/>
          </w:pPr>
        </w:pPrChange>
      </w:pPr>
      <w:del w:id="3587" w:author="Happy" w:date="2018-08-20T18:39:00Z">
        <w:r w:rsidDel="009E1FA8">
          <w:rPr>
            <w:rFonts w:hint="eastAsia"/>
          </w:rPr>
          <w:delText>桌台信息：包含</w:delText>
        </w:r>
        <w:r w:rsidR="003D1082" w:rsidDel="009E1FA8">
          <w:rPr>
            <w:rFonts w:hint="eastAsia"/>
          </w:rPr>
          <w:delText>桌台号、桌台状态、订单状态</w:delText>
        </w:r>
      </w:del>
    </w:p>
    <w:p w14:paraId="6D95CDFA" w14:textId="77777777" w:rsidR="005C3A57" w:rsidDel="009E1FA8" w:rsidRDefault="00CF32F6">
      <w:pPr>
        <w:rPr>
          <w:del w:id="3588" w:author="Happy" w:date="2018-08-20T18:39:00Z"/>
        </w:rPr>
        <w:pPrChange w:id="3589" w:author="Happy" w:date="2018-08-20T18:39:00Z">
          <w:pPr>
            <w:pStyle w:val="af3"/>
            <w:numPr>
              <w:numId w:val="8"/>
            </w:numPr>
            <w:spacing w:line="360" w:lineRule="auto"/>
            <w:ind w:left="420" w:firstLineChars="0" w:hanging="420"/>
          </w:pPr>
        </w:pPrChange>
      </w:pPr>
      <w:del w:id="3590" w:author="Happy" w:date="2018-08-20T18:39:00Z">
        <w:r w:rsidDel="009E1FA8">
          <w:rPr>
            <w:rFonts w:hint="eastAsia"/>
          </w:rPr>
          <w:delText>功能操作按钮：换桌、清台、查单，但这三个按钮</w:delText>
        </w:r>
        <w:r w:rsidR="0063257C" w:rsidDel="009E1FA8">
          <w:rPr>
            <w:rFonts w:hint="eastAsia"/>
          </w:rPr>
          <w:delText>当前</w:delText>
        </w:r>
        <w:r w:rsidR="003D1082" w:rsidDel="009E1FA8">
          <w:rPr>
            <w:rFonts w:hint="eastAsia"/>
          </w:rPr>
          <w:delText>按钮置灰</w:delText>
        </w:r>
        <w:r w:rsidR="000E638D" w:rsidDel="009E1FA8">
          <w:rPr>
            <w:rFonts w:hint="eastAsia"/>
          </w:rPr>
          <w:delText>。只有“并桌”可以进行操作。</w:delText>
        </w:r>
      </w:del>
    </w:p>
    <w:p w14:paraId="270BE430" w14:textId="77777777" w:rsidR="005C3A57" w:rsidDel="009E1FA8" w:rsidRDefault="00450A39">
      <w:pPr>
        <w:rPr>
          <w:del w:id="3591" w:author="Happy" w:date="2018-08-20T18:39:00Z"/>
          <w:rStyle w:val="af8"/>
          <w:i w:val="0"/>
          <w:color w:val="auto"/>
        </w:rPr>
        <w:pPrChange w:id="3592" w:author="Happy" w:date="2018-08-20T18:39:00Z">
          <w:pPr>
            <w:pStyle w:val="4"/>
            <w:spacing w:line="360" w:lineRule="auto"/>
          </w:pPr>
        </w:pPrChange>
      </w:pPr>
      <w:del w:id="3593" w:author="Happy" w:date="2018-08-20T18:39:00Z">
        <w:r w:rsidDel="009E1FA8">
          <w:rPr>
            <w:rStyle w:val="af8"/>
            <w:rFonts w:hint="eastAsia"/>
            <w:b/>
            <w:i w:val="0"/>
            <w:color w:val="auto"/>
          </w:rPr>
          <w:delText>出入口</w:delText>
        </w:r>
      </w:del>
    </w:p>
    <w:p w14:paraId="0E3DBC5D" w14:textId="77777777" w:rsidR="005C3A57" w:rsidDel="009E1FA8" w:rsidRDefault="00450A39">
      <w:pPr>
        <w:rPr>
          <w:del w:id="3594" w:author="Happy" w:date="2018-08-20T18:39:00Z"/>
        </w:rPr>
        <w:pPrChange w:id="3595" w:author="Happy" w:date="2018-08-20T18:39:00Z">
          <w:pPr>
            <w:pStyle w:val="af3"/>
            <w:numPr>
              <w:numId w:val="9"/>
            </w:numPr>
            <w:spacing w:line="360" w:lineRule="auto"/>
            <w:ind w:left="420" w:firstLineChars="0" w:hanging="420"/>
          </w:pPr>
        </w:pPrChange>
      </w:pPr>
      <w:del w:id="3596" w:author="Happy" w:date="2018-08-20T18:39:00Z">
        <w:r w:rsidDel="009E1FA8">
          <w:delText>出口</w:delText>
        </w:r>
        <w:r w:rsidDel="009E1FA8">
          <w:rPr>
            <w:rFonts w:hint="eastAsia"/>
          </w:rPr>
          <w:delText>：</w:delText>
        </w:r>
        <w:r w:rsidR="00255F92" w:rsidDel="009E1FA8">
          <w:delText>主页</w:delText>
        </w:r>
      </w:del>
    </w:p>
    <w:p w14:paraId="716FF4BA" w14:textId="77777777" w:rsidR="005C3A57" w:rsidDel="009E1FA8" w:rsidRDefault="00255F92">
      <w:pPr>
        <w:rPr>
          <w:del w:id="3597" w:author="Happy" w:date="2018-08-20T18:39:00Z"/>
        </w:rPr>
        <w:pPrChange w:id="3598" w:author="Happy" w:date="2018-08-20T18:39:00Z">
          <w:pPr>
            <w:pStyle w:val="af3"/>
            <w:numPr>
              <w:numId w:val="9"/>
            </w:numPr>
            <w:spacing w:line="360" w:lineRule="auto"/>
            <w:ind w:left="420" w:firstLineChars="0" w:hanging="420"/>
          </w:pPr>
        </w:pPrChange>
      </w:pPr>
      <w:del w:id="3599" w:author="Happy" w:date="2018-08-20T18:39:00Z">
        <w:r w:rsidDel="009E1FA8">
          <w:rPr>
            <w:rFonts w:hint="eastAsia"/>
          </w:rPr>
          <w:delText>入口：主页</w:delText>
        </w:r>
      </w:del>
    </w:p>
    <w:p w14:paraId="6F0C8591" w14:textId="77777777" w:rsidR="005C3A57" w:rsidDel="009E1FA8" w:rsidRDefault="00450A39">
      <w:pPr>
        <w:rPr>
          <w:del w:id="3600" w:author="Happy" w:date="2018-08-20T18:39:00Z"/>
          <w:rStyle w:val="af8"/>
          <w:i w:val="0"/>
          <w:color w:val="auto"/>
        </w:rPr>
        <w:pPrChange w:id="3601" w:author="Happy" w:date="2018-08-20T18:39:00Z">
          <w:pPr>
            <w:pStyle w:val="4"/>
            <w:spacing w:line="360" w:lineRule="auto"/>
          </w:pPr>
        </w:pPrChange>
      </w:pPr>
      <w:del w:id="3602" w:author="Happy" w:date="2018-08-20T18:39:00Z">
        <w:r w:rsidDel="009E1FA8">
          <w:rPr>
            <w:rStyle w:val="af8"/>
            <w:b/>
            <w:i w:val="0"/>
            <w:color w:val="auto"/>
          </w:rPr>
          <w:delText>数据来源</w:delText>
        </w:r>
      </w:del>
    </w:p>
    <w:p w14:paraId="4E6D1192" w14:textId="77777777" w:rsidR="005C3A57" w:rsidDel="009E1FA8" w:rsidRDefault="001B46D4">
      <w:pPr>
        <w:rPr>
          <w:del w:id="3603" w:author="Happy" w:date="2018-08-20T18:39:00Z"/>
        </w:rPr>
        <w:pPrChange w:id="3604" w:author="Happy" w:date="2018-08-20T18:39:00Z">
          <w:pPr>
            <w:pStyle w:val="af3"/>
            <w:numPr>
              <w:numId w:val="31"/>
            </w:numPr>
            <w:spacing w:line="360" w:lineRule="auto"/>
            <w:ind w:left="420" w:firstLineChars="0" w:hanging="420"/>
          </w:pPr>
        </w:pPrChange>
      </w:pPr>
      <w:del w:id="3605" w:author="Happy" w:date="2018-08-20T18:39:00Z">
        <w:r w:rsidDel="009E1FA8">
          <w:rPr>
            <w:rFonts w:hint="eastAsia"/>
          </w:rPr>
          <w:delText>桌台信息从服务器端获取</w:delText>
        </w:r>
      </w:del>
    </w:p>
    <w:p w14:paraId="4947FEA8" w14:textId="77777777" w:rsidR="005C3A57" w:rsidDel="009E1FA8" w:rsidRDefault="00450A39">
      <w:pPr>
        <w:rPr>
          <w:del w:id="3606" w:author="Happy" w:date="2018-08-20T18:39:00Z"/>
          <w:rStyle w:val="af8"/>
          <w:i w:val="0"/>
          <w:color w:val="auto"/>
        </w:rPr>
        <w:pPrChange w:id="3607" w:author="Happy" w:date="2018-08-20T18:39:00Z">
          <w:pPr>
            <w:pStyle w:val="4"/>
            <w:spacing w:line="360" w:lineRule="auto"/>
          </w:pPr>
        </w:pPrChange>
      </w:pPr>
      <w:del w:id="3608" w:author="Happy" w:date="2018-08-20T18:39:00Z">
        <w:r w:rsidDel="009E1FA8">
          <w:rPr>
            <w:rStyle w:val="af8"/>
            <w:rFonts w:hint="eastAsia"/>
            <w:b/>
            <w:i w:val="0"/>
            <w:color w:val="auto"/>
          </w:rPr>
          <w:delText>输入项</w:delText>
        </w:r>
      </w:del>
    </w:p>
    <w:p w14:paraId="6A014D18" w14:textId="77777777" w:rsidR="005C3A57" w:rsidDel="009E1FA8" w:rsidRDefault="00F54E23">
      <w:pPr>
        <w:rPr>
          <w:del w:id="3609" w:author="Happy" w:date="2018-08-20T18:39:00Z"/>
        </w:rPr>
        <w:pPrChange w:id="3610" w:author="Happy" w:date="2018-08-20T18:39:00Z">
          <w:pPr>
            <w:pStyle w:val="af3"/>
            <w:numPr>
              <w:numId w:val="31"/>
            </w:numPr>
            <w:spacing w:line="360" w:lineRule="auto"/>
            <w:ind w:left="420" w:firstLineChars="0" w:hanging="420"/>
          </w:pPr>
        </w:pPrChange>
      </w:pPr>
      <w:del w:id="3611" w:author="Happy" w:date="2018-08-20T18:39:00Z">
        <w:r w:rsidDel="009E1FA8">
          <w:rPr>
            <w:rFonts w:hint="eastAsia"/>
          </w:rPr>
          <w:delText>复选框：勾选复选框，可以选择需要合并的主桌台</w:delText>
        </w:r>
        <w:r w:rsidR="007B4CED" w:rsidDel="009E1FA8">
          <w:rPr>
            <w:rFonts w:hint="eastAsia"/>
          </w:rPr>
          <w:delText>（此时显示的是所有桌台）</w:delText>
        </w:r>
        <w:r w:rsidR="00C812AE" w:rsidDel="009E1FA8">
          <w:rPr>
            <w:rFonts w:hint="eastAsia"/>
          </w:rPr>
          <w:delText>，主桌台只能选择一个</w:delText>
        </w:r>
        <w:r w:rsidDel="009E1FA8">
          <w:rPr>
            <w:rFonts w:hint="eastAsia"/>
          </w:rPr>
          <w:delText>。</w:delText>
        </w:r>
      </w:del>
    </w:p>
    <w:p w14:paraId="4EF7784C" w14:textId="77777777" w:rsidR="005C3A57" w:rsidDel="009E1FA8" w:rsidRDefault="00450A39">
      <w:pPr>
        <w:rPr>
          <w:del w:id="3612" w:author="Happy" w:date="2018-08-20T18:39:00Z"/>
          <w:rStyle w:val="af8"/>
          <w:i w:val="0"/>
          <w:color w:val="auto"/>
        </w:rPr>
        <w:pPrChange w:id="3613" w:author="Happy" w:date="2018-08-20T18:39:00Z">
          <w:pPr>
            <w:pStyle w:val="4"/>
            <w:spacing w:line="360" w:lineRule="auto"/>
          </w:pPr>
        </w:pPrChange>
      </w:pPr>
      <w:del w:id="3614" w:author="Happy" w:date="2018-08-20T18:39:00Z">
        <w:r w:rsidDel="009E1FA8">
          <w:rPr>
            <w:rStyle w:val="af8"/>
            <w:rFonts w:hint="eastAsia"/>
            <w:b/>
            <w:i w:val="0"/>
            <w:color w:val="auto"/>
          </w:rPr>
          <w:delText>操作规则</w:delText>
        </w:r>
      </w:del>
    </w:p>
    <w:p w14:paraId="06CEC8A4" w14:textId="77777777" w:rsidR="005C3A57" w:rsidDel="009E1FA8" w:rsidRDefault="00975C13">
      <w:pPr>
        <w:rPr>
          <w:del w:id="3615" w:author="Happy" w:date="2018-08-20T18:39:00Z"/>
        </w:rPr>
        <w:pPrChange w:id="3616" w:author="Happy" w:date="2018-08-20T18:39:00Z">
          <w:pPr>
            <w:pStyle w:val="af3"/>
            <w:numPr>
              <w:numId w:val="31"/>
            </w:numPr>
            <w:spacing w:line="360" w:lineRule="auto"/>
            <w:ind w:left="420" w:firstLineChars="0" w:hanging="420"/>
          </w:pPr>
        </w:pPrChange>
      </w:pPr>
      <w:del w:id="3617" w:author="Happy" w:date="2018-08-20T18:39:00Z">
        <w:r w:rsidDel="009E1FA8">
          <w:rPr>
            <w:rFonts w:hint="eastAsia"/>
          </w:rPr>
          <w:delText>当勾选了复选框后，则直接弹框</w:delText>
        </w:r>
        <w:r w:rsidR="009E31D0" w:rsidDel="009E1FA8">
          <w:rPr>
            <w:rFonts w:hint="eastAsia"/>
          </w:rPr>
          <w:delText>（如</w:delText>
        </w:r>
        <w:r w:rsidR="009E31D0" w:rsidDel="009E1FA8">
          <w:rPr>
            <w:rFonts w:hint="eastAsia"/>
          </w:rPr>
          <w:delText>1.9</w:delText>
        </w:r>
        <w:r w:rsidR="009E31D0" w:rsidDel="009E1FA8">
          <w:rPr>
            <w:rFonts w:hint="eastAsia"/>
          </w:rPr>
          <w:delText>）</w:delText>
        </w:r>
        <w:r w:rsidDel="009E1FA8">
          <w:rPr>
            <w:rFonts w:hint="eastAsia"/>
          </w:rPr>
          <w:delText>，选择需要合并的其他桌台。</w:delText>
        </w:r>
      </w:del>
    </w:p>
    <w:p w14:paraId="45F3E490" w14:textId="77777777" w:rsidR="005C3A57" w:rsidDel="009E1FA8" w:rsidRDefault="00F40EA8">
      <w:pPr>
        <w:rPr>
          <w:del w:id="3618" w:author="Happy" w:date="2018-08-20T18:39:00Z"/>
        </w:rPr>
        <w:pPrChange w:id="3619" w:author="Happy" w:date="2018-08-20T18:39:00Z">
          <w:pPr>
            <w:pStyle w:val="3"/>
            <w:spacing w:line="360" w:lineRule="auto"/>
          </w:pPr>
        </w:pPrChange>
      </w:pPr>
      <w:del w:id="3620" w:author="Happy" w:date="2018-08-20T18:39:00Z">
        <w:r w:rsidDel="009E1FA8">
          <w:rPr>
            <w:rFonts w:hint="eastAsia"/>
          </w:rPr>
          <w:delText>并桌弹框</w:delText>
        </w:r>
      </w:del>
    </w:p>
    <w:p w14:paraId="38944FDD" w14:textId="77777777" w:rsidR="005C3A57" w:rsidDel="009E1FA8" w:rsidRDefault="000A7E76">
      <w:pPr>
        <w:rPr>
          <w:del w:id="3621" w:author="Happy" w:date="2018-08-20T18:39:00Z"/>
        </w:rPr>
        <w:pPrChange w:id="3622" w:author="Happy" w:date="2018-08-20T18:39:00Z">
          <w:pPr>
            <w:spacing w:line="360" w:lineRule="auto"/>
          </w:pPr>
        </w:pPrChange>
      </w:pPr>
      <w:del w:id="3623" w:author="Happy" w:date="2018-08-20T18:39:00Z">
        <w:r w:rsidDel="009E1FA8">
          <w:rPr>
            <w:noProof/>
          </w:rPr>
          <w:drawing>
            <wp:inline distT="0" distB="0" distL="0" distR="0" wp14:anchorId="6FB6A7EE" wp14:editId="4D553811">
              <wp:extent cx="5449570" cy="4125595"/>
              <wp:effectExtent l="19050" t="0"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5449570" cy="4125595"/>
                      </a:xfrm>
                      <a:prstGeom prst="rect">
                        <a:avLst/>
                      </a:prstGeom>
                      <a:noFill/>
                      <a:ln w="9525">
                        <a:noFill/>
                        <a:miter lim="800000"/>
                        <a:headEnd/>
                        <a:tailEnd/>
                      </a:ln>
                    </pic:spPr>
                  </pic:pic>
                </a:graphicData>
              </a:graphic>
            </wp:inline>
          </w:drawing>
        </w:r>
      </w:del>
    </w:p>
    <w:p w14:paraId="2CC8AC2D" w14:textId="77777777" w:rsidR="005C3A57" w:rsidDel="009E1FA8" w:rsidRDefault="00F40EA8">
      <w:pPr>
        <w:rPr>
          <w:del w:id="3624" w:author="Happy" w:date="2018-08-20T18:39:00Z"/>
          <w:rStyle w:val="af8"/>
          <w:i w:val="0"/>
          <w:color w:val="auto"/>
        </w:rPr>
        <w:pPrChange w:id="3625" w:author="Happy" w:date="2018-08-20T18:39:00Z">
          <w:pPr>
            <w:pStyle w:val="4"/>
            <w:spacing w:line="360" w:lineRule="auto"/>
          </w:pPr>
        </w:pPrChange>
      </w:pPr>
      <w:del w:id="3626" w:author="Happy" w:date="2018-08-20T18:39:00Z">
        <w:r w:rsidRPr="009F2834" w:rsidDel="009E1FA8">
          <w:rPr>
            <w:rStyle w:val="af8"/>
            <w:rFonts w:hint="eastAsia"/>
            <w:b/>
            <w:i w:val="0"/>
            <w:color w:val="auto"/>
          </w:rPr>
          <w:delText>显示内容</w:delText>
        </w:r>
      </w:del>
    </w:p>
    <w:p w14:paraId="2981FA7D" w14:textId="77777777" w:rsidR="005C3A57" w:rsidDel="009E1FA8" w:rsidRDefault="00F40EA8">
      <w:pPr>
        <w:rPr>
          <w:del w:id="3627" w:author="Happy" w:date="2018-08-20T18:39:00Z"/>
        </w:rPr>
        <w:pPrChange w:id="3628" w:author="Happy" w:date="2018-08-20T18:39:00Z">
          <w:pPr>
            <w:pStyle w:val="af3"/>
            <w:numPr>
              <w:numId w:val="8"/>
            </w:numPr>
            <w:spacing w:line="360" w:lineRule="auto"/>
            <w:ind w:left="420" w:firstLineChars="0" w:hanging="420"/>
          </w:pPr>
        </w:pPrChange>
      </w:pPr>
      <w:del w:id="3629" w:author="Happy" w:date="2018-08-20T18:39:00Z">
        <w:r w:rsidDel="009E1FA8">
          <w:delText>显示所有</w:delText>
        </w:r>
        <w:r w:rsidR="007310A9" w:rsidDel="009E1FA8">
          <w:rPr>
            <w:rFonts w:hint="eastAsia"/>
          </w:rPr>
          <w:delText>区域</w:delText>
        </w:r>
        <w:r w:rsidR="0024703C" w:rsidDel="009E1FA8">
          <w:rPr>
            <w:rFonts w:hint="eastAsia"/>
          </w:rPr>
          <w:delText>内</w:delText>
        </w:r>
        <w:r w:rsidR="007310A9" w:rsidDel="009E1FA8">
          <w:rPr>
            <w:rFonts w:hint="eastAsia"/>
          </w:rPr>
          <w:delText>的</w:delText>
        </w:r>
        <w:r w:rsidR="00315C47" w:rsidDel="009E1FA8">
          <w:rPr>
            <w:rFonts w:hint="eastAsia"/>
          </w:rPr>
          <w:delText>状态为“</w:delText>
        </w:r>
        <w:r w:rsidR="007310A9" w:rsidDel="009E1FA8">
          <w:rPr>
            <w:rFonts w:hint="eastAsia"/>
          </w:rPr>
          <w:delText>空闲</w:delText>
        </w:r>
        <w:r w:rsidR="00315C47" w:rsidDel="009E1FA8">
          <w:rPr>
            <w:rFonts w:hint="eastAsia"/>
          </w:rPr>
          <w:delText>”</w:delText>
        </w:r>
        <w:r w:rsidDel="009E1FA8">
          <w:delText>桌台</w:delText>
        </w:r>
        <w:r w:rsidR="00A24ECB" w:rsidDel="009E1FA8">
          <w:rPr>
            <w:rFonts w:hint="eastAsia"/>
          </w:rPr>
          <w:delText>，</w:delText>
        </w:r>
        <w:r w:rsidR="00A24ECB" w:rsidDel="009E1FA8">
          <w:delText>显示不全</w:delText>
        </w:r>
        <w:r w:rsidR="00A24ECB" w:rsidDel="009E1FA8">
          <w:rPr>
            <w:rFonts w:hint="eastAsia"/>
          </w:rPr>
          <w:delText>，</w:delText>
        </w:r>
        <w:r w:rsidR="00A24ECB" w:rsidDel="009E1FA8">
          <w:delText>可以上下滑动</w:delText>
        </w:r>
        <w:r w:rsidR="00A24ECB" w:rsidDel="009E1FA8">
          <w:rPr>
            <w:rFonts w:hint="eastAsia"/>
          </w:rPr>
          <w:delText>，</w:delText>
        </w:r>
        <w:r w:rsidR="00A24ECB" w:rsidDel="009E1FA8">
          <w:delText>操作按钮</w:delText>
        </w:r>
        <w:r w:rsidR="00233656" w:rsidDel="009E1FA8">
          <w:rPr>
            <w:rFonts w:hint="eastAsia"/>
          </w:rPr>
          <w:delText>【取消】、【确定并桌】</w:delText>
        </w:r>
        <w:r w:rsidR="00A24ECB" w:rsidDel="009E1FA8">
          <w:delText>位置固定</w:delText>
        </w:r>
        <w:r w:rsidR="00A24ECB" w:rsidDel="009E1FA8">
          <w:rPr>
            <w:rFonts w:hint="eastAsia"/>
          </w:rPr>
          <w:delText>。</w:delText>
        </w:r>
      </w:del>
    </w:p>
    <w:p w14:paraId="7A735377" w14:textId="77777777" w:rsidR="005C3A57" w:rsidDel="009E1FA8" w:rsidRDefault="00F40EA8">
      <w:pPr>
        <w:rPr>
          <w:del w:id="3630" w:author="Happy" w:date="2018-08-20T18:39:00Z"/>
        </w:rPr>
        <w:pPrChange w:id="3631" w:author="Happy" w:date="2018-08-20T18:39:00Z">
          <w:pPr>
            <w:pStyle w:val="af3"/>
            <w:numPr>
              <w:numId w:val="8"/>
            </w:numPr>
            <w:spacing w:line="360" w:lineRule="auto"/>
            <w:ind w:left="420" w:firstLineChars="0" w:hanging="420"/>
          </w:pPr>
        </w:pPrChange>
      </w:pPr>
      <w:del w:id="3632" w:author="Happy" w:date="2018-08-20T18:39:00Z">
        <w:r w:rsidDel="009E1FA8">
          <w:rPr>
            <w:rFonts w:hint="eastAsia"/>
          </w:rPr>
          <w:delText>桌台号</w:delText>
        </w:r>
      </w:del>
    </w:p>
    <w:p w14:paraId="3555F611" w14:textId="77777777" w:rsidR="005C3A57" w:rsidDel="009E1FA8" w:rsidRDefault="00F40EA8">
      <w:pPr>
        <w:rPr>
          <w:del w:id="3633" w:author="Happy" w:date="2018-08-20T18:39:00Z"/>
          <w:rStyle w:val="af8"/>
          <w:i w:val="0"/>
          <w:color w:val="auto"/>
        </w:rPr>
        <w:pPrChange w:id="3634" w:author="Happy" w:date="2018-08-20T18:39:00Z">
          <w:pPr>
            <w:pStyle w:val="4"/>
            <w:spacing w:line="360" w:lineRule="auto"/>
          </w:pPr>
        </w:pPrChange>
      </w:pPr>
      <w:del w:id="3635" w:author="Happy" w:date="2018-08-20T18:39:00Z">
        <w:r w:rsidDel="009E1FA8">
          <w:rPr>
            <w:rStyle w:val="af8"/>
            <w:rFonts w:hint="eastAsia"/>
            <w:b/>
            <w:i w:val="0"/>
            <w:color w:val="auto"/>
          </w:rPr>
          <w:delText>出入口</w:delText>
        </w:r>
      </w:del>
    </w:p>
    <w:p w14:paraId="3DCDAB24" w14:textId="77777777" w:rsidR="005C3A57" w:rsidDel="009E1FA8" w:rsidRDefault="00F40EA8">
      <w:pPr>
        <w:rPr>
          <w:del w:id="3636" w:author="Happy" w:date="2018-08-20T18:39:00Z"/>
        </w:rPr>
        <w:pPrChange w:id="3637" w:author="Happy" w:date="2018-08-20T18:39:00Z">
          <w:pPr>
            <w:pStyle w:val="af3"/>
            <w:numPr>
              <w:numId w:val="9"/>
            </w:numPr>
            <w:spacing w:line="360" w:lineRule="auto"/>
            <w:ind w:left="420" w:firstLineChars="0" w:hanging="420"/>
          </w:pPr>
        </w:pPrChange>
      </w:pPr>
      <w:del w:id="3638" w:author="Happy" w:date="2018-08-20T18:39:00Z">
        <w:r w:rsidDel="009E1FA8">
          <w:delText>出口</w:delText>
        </w:r>
        <w:r w:rsidDel="009E1FA8">
          <w:rPr>
            <w:rFonts w:hint="eastAsia"/>
          </w:rPr>
          <w:delText>：</w:delText>
        </w:r>
        <w:r w:rsidR="007F7656" w:rsidDel="009E1FA8">
          <w:rPr>
            <w:rFonts w:hint="eastAsia"/>
          </w:rPr>
          <w:delText>并桌</w:delText>
        </w:r>
        <w:r w:rsidR="007F7656" w:rsidDel="009E1FA8">
          <w:delText>页面</w:delText>
        </w:r>
      </w:del>
    </w:p>
    <w:p w14:paraId="162B4A10" w14:textId="77777777" w:rsidR="005C3A57" w:rsidDel="009E1FA8" w:rsidRDefault="00F40EA8">
      <w:pPr>
        <w:rPr>
          <w:del w:id="3639" w:author="Happy" w:date="2018-08-20T18:39:00Z"/>
        </w:rPr>
        <w:pPrChange w:id="3640" w:author="Happy" w:date="2018-08-20T18:39:00Z">
          <w:pPr>
            <w:pStyle w:val="af3"/>
            <w:numPr>
              <w:numId w:val="9"/>
            </w:numPr>
            <w:spacing w:line="360" w:lineRule="auto"/>
            <w:ind w:left="420" w:firstLineChars="0" w:hanging="420"/>
          </w:pPr>
        </w:pPrChange>
      </w:pPr>
      <w:del w:id="3641" w:author="Happy" w:date="2018-08-20T18:39:00Z">
        <w:r w:rsidDel="009E1FA8">
          <w:rPr>
            <w:rFonts w:hint="eastAsia"/>
          </w:rPr>
          <w:delText>入口：</w:delText>
        </w:r>
        <w:r w:rsidR="007F7656" w:rsidDel="009E1FA8">
          <w:rPr>
            <w:rFonts w:hint="eastAsia"/>
          </w:rPr>
          <w:delText>并桌页面</w:delText>
        </w:r>
      </w:del>
    </w:p>
    <w:p w14:paraId="15C51451" w14:textId="77777777" w:rsidR="005C3A57" w:rsidDel="009E1FA8" w:rsidRDefault="00F40EA8">
      <w:pPr>
        <w:rPr>
          <w:del w:id="3642" w:author="Happy" w:date="2018-08-20T18:39:00Z"/>
          <w:rStyle w:val="af8"/>
          <w:i w:val="0"/>
          <w:color w:val="auto"/>
        </w:rPr>
        <w:pPrChange w:id="3643" w:author="Happy" w:date="2018-08-20T18:39:00Z">
          <w:pPr>
            <w:pStyle w:val="4"/>
            <w:spacing w:line="360" w:lineRule="auto"/>
          </w:pPr>
        </w:pPrChange>
      </w:pPr>
      <w:del w:id="3644" w:author="Happy" w:date="2018-08-20T18:39:00Z">
        <w:r w:rsidDel="009E1FA8">
          <w:rPr>
            <w:rStyle w:val="af8"/>
            <w:b/>
            <w:i w:val="0"/>
            <w:color w:val="auto"/>
          </w:rPr>
          <w:delText>数据来源</w:delText>
        </w:r>
      </w:del>
    </w:p>
    <w:p w14:paraId="44A92C5C" w14:textId="77777777" w:rsidR="005C3A57" w:rsidDel="009E1FA8" w:rsidRDefault="00F40EA8">
      <w:pPr>
        <w:rPr>
          <w:del w:id="3645" w:author="Happy" w:date="2018-08-20T18:39:00Z"/>
        </w:rPr>
        <w:pPrChange w:id="3646" w:author="Happy" w:date="2018-08-20T18:39:00Z">
          <w:pPr>
            <w:spacing w:line="360" w:lineRule="auto"/>
          </w:pPr>
        </w:pPrChange>
      </w:pPr>
      <w:del w:id="3647" w:author="Happy" w:date="2018-08-20T18:39:00Z">
        <w:r w:rsidDel="009E1FA8">
          <w:rPr>
            <w:rFonts w:hint="eastAsia"/>
          </w:rPr>
          <w:delText>无</w:delText>
        </w:r>
      </w:del>
    </w:p>
    <w:p w14:paraId="2917A375" w14:textId="77777777" w:rsidR="005C3A57" w:rsidDel="009E1FA8" w:rsidRDefault="00F40EA8">
      <w:pPr>
        <w:rPr>
          <w:del w:id="3648" w:author="Happy" w:date="2018-08-20T18:39:00Z"/>
          <w:rStyle w:val="af8"/>
          <w:i w:val="0"/>
          <w:color w:val="auto"/>
        </w:rPr>
        <w:pPrChange w:id="3649" w:author="Happy" w:date="2018-08-20T18:39:00Z">
          <w:pPr>
            <w:pStyle w:val="4"/>
            <w:spacing w:line="360" w:lineRule="auto"/>
          </w:pPr>
        </w:pPrChange>
      </w:pPr>
      <w:del w:id="3650" w:author="Happy" w:date="2018-08-20T18:39:00Z">
        <w:r w:rsidDel="009E1FA8">
          <w:rPr>
            <w:rStyle w:val="af8"/>
            <w:rFonts w:hint="eastAsia"/>
            <w:b/>
            <w:i w:val="0"/>
            <w:color w:val="auto"/>
          </w:rPr>
          <w:delText>输入项</w:delText>
        </w:r>
      </w:del>
    </w:p>
    <w:p w14:paraId="0AE697C6" w14:textId="77777777" w:rsidR="005C3A57" w:rsidDel="009E1FA8" w:rsidRDefault="00F40EA8">
      <w:pPr>
        <w:rPr>
          <w:del w:id="3651" w:author="Happy" w:date="2018-08-20T18:39:00Z"/>
        </w:rPr>
        <w:pPrChange w:id="3652" w:author="Happy" w:date="2018-08-20T18:39:00Z">
          <w:pPr>
            <w:pStyle w:val="af3"/>
            <w:numPr>
              <w:numId w:val="33"/>
            </w:numPr>
            <w:spacing w:line="360" w:lineRule="auto"/>
            <w:ind w:left="420" w:firstLineChars="0" w:hanging="420"/>
          </w:pPr>
        </w:pPrChange>
      </w:pPr>
      <w:del w:id="3653" w:author="Happy" w:date="2018-08-20T18:39:00Z">
        <w:r w:rsidDel="009E1FA8">
          <w:rPr>
            <w:rFonts w:hint="eastAsia"/>
          </w:rPr>
          <w:delText>复选框：勾选复选框，选择需要合并的桌台</w:delText>
        </w:r>
        <w:r w:rsidR="00283678" w:rsidDel="009E1FA8">
          <w:rPr>
            <w:rFonts w:hint="eastAsia"/>
          </w:rPr>
          <w:delText>，可以多选</w:delText>
        </w:r>
        <w:r w:rsidDel="009E1FA8">
          <w:rPr>
            <w:rFonts w:hint="eastAsia"/>
          </w:rPr>
          <w:delText>。</w:delText>
        </w:r>
      </w:del>
    </w:p>
    <w:p w14:paraId="4B59395B" w14:textId="77777777" w:rsidR="005C3A57" w:rsidDel="009E1FA8" w:rsidRDefault="00F40EA8">
      <w:pPr>
        <w:rPr>
          <w:del w:id="3654" w:author="Happy" w:date="2018-08-20T18:39:00Z"/>
          <w:rStyle w:val="af8"/>
          <w:i w:val="0"/>
          <w:color w:val="auto"/>
        </w:rPr>
        <w:pPrChange w:id="3655" w:author="Happy" w:date="2018-08-20T18:39:00Z">
          <w:pPr>
            <w:pStyle w:val="4"/>
            <w:spacing w:line="360" w:lineRule="auto"/>
          </w:pPr>
        </w:pPrChange>
      </w:pPr>
      <w:del w:id="3656" w:author="Happy" w:date="2018-08-20T18:39:00Z">
        <w:r w:rsidDel="009E1FA8">
          <w:rPr>
            <w:rStyle w:val="af8"/>
            <w:rFonts w:hint="eastAsia"/>
            <w:b/>
            <w:i w:val="0"/>
            <w:color w:val="auto"/>
          </w:rPr>
          <w:delText>操作规则</w:delText>
        </w:r>
      </w:del>
    </w:p>
    <w:p w14:paraId="38FA3B44" w14:textId="77777777" w:rsidR="005C3A57" w:rsidDel="009E1FA8" w:rsidRDefault="00076E50">
      <w:pPr>
        <w:rPr>
          <w:del w:id="3657" w:author="Happy" w:date="2018-08-20T18:39:00Z"/>
        </w:rPr>
        <w:pPrChange w:id="3658" w:author="Happy" w:date="2018-08-20T18:39:00Z">
          <w:pPr>
            <w:pStyle w:val="af3"/>
            <w:numPr>
              <w:numId w:val="8"/>
            </w:numPr>
            <w:spacing w:line="360" w:lineRule="auto"/>
            <w:ind w:left="420" w:firstLineChars="0" w:hanging="420"/>
          </w:pPr>
        </w:pPrChange>
      </w:pPr>
      <w:del w:id="3659" w:author="Happy" w:date="2018-08-20T18:39:00Z">
        <w:r w:rsidDel="009E1FA8">
          <w:rPr>
            <w:rFonts w:hint="eastAsia"/>
          </w:rPr>
          <w:delText>【取消】</w:delText>
        </w:r>
        <w:r w:rsidR="00AF643C" w:rsidDel="009E1FA8">
          <w:rPr>
            <w:rFonts w:hint="eastAsia"/>
          </w:rPr>
          <w:delText>：</w:delText>
        </w:r>
        <w:r w:rsidDel="009E1FA8">
          <w:rPr>
            <w:rFonts w:hint="eastAsia"/>
          </w:rPr>
          <w:delText>点击取消，则返回到并桌页面</w:delText>
        </w:r>
        <w:r w:rsidR="00D97C1A" w:rsidDel="009E1FA8">
          <w:rPr>
            <w:rFonts w:hint="eastAsia"/>
          </w:rPr>
          <w:delText>。</w:delText>
        </w:r>
      </w:del>
    </w:p>
    <w:p w14:paraId="72C0660F" w14:textId="77777777" w:rsidR="005C3A57" w:rsidDel="009E1FA8" w:rsidRDefault="00076E50">
      <w:pPr>
        <w:rPr>
          <w:del w:id="3660" w:author="Happy" w:date="2018-08-20T18:39:00Z"/>
        </w:rPr>
        <w:pPrChange w:id="3661" w:author="Happy" w:date="2018-08-20T18:39:00Z">
          <w:pPr>
            <w:pStyle w:val="af3"/>
            <w:numPr>
              <w:numId w:val="8"/>
            </w:numPr>
            <w:spacing w:line="360" w:lineRule="auto"/>
            <w:ind w:left="420" w:firstLineChars="0" w:hanging="420"/>
          </w:pPr>
        </w:pPrChange>
      </w:pPr>
      <w:del w:id="3662" w:author="Happy" w:date="2018-08-20T18:39:00Z">
        <w:r w:rsidDel="009E1FA8">
          <w:rPr>
            <w:rFonts w:hint="eastAsia"/>
          </w:rPr>
          <w:delText>【确定并桌】</w:delText>
        </w:r>
        <w:r w:rsidR="00AF643C" w:rsidDel="009E1FA8">
          <w:rPr>
            <w:rFonts w:hint="eastAsia"/>
          </w:rPr>
          <w:delText>：</w:delText>
        </w:r>
        <w:r w:rsidR="00E614AC" w:rsidDel="009E1FA8">
          <w:rPr>
            <w:rFonts w:hint="eastAsia"/>
          </w:rPr>
          <w:delText>将并桌请求上报服务器，由服务器进行并桌操作，</w:delText>
        </w:r>
        <w:r w:rsidR="00D97C1A" w:rsidDel="009E1FA8">
          <w:rPr>
            <w:rFonts w:hint="eastAsia"/>
          </w:rPr>
          <w:delText>如果成功，</w:delText>
        </w:r>
        <w:r w:rsidDel="009E1FA8">
          <w:rPr>
            <w:rFonts w:hint="eastAsia"/>
          </w:rPr>
          <w:delText>则会</w:delText>
        </w:r>
        <w:r w:rsidR="00D97C1A" w:rsidDel="009E1FA8">
          <w:rPr>
            <w:rFonts w:hint="eastAsia"/>
          </w:rPr>
          <w:delText>toast</w:delText>
        </w:r>
        <w:r w:rsidDel="009E1FA8">
          <w:rPr>
            <w:rFonts w:hint="eastAsia"/>
          </w:rPr>
          <w:delText>提示并桌成功。</w:delText>
        </w:r>
        <w:r w:rsidR="00D97C1A" w:rsidDel="009E1FA8">
          <w:rPr>
            <w:rFonts w:hint="eastAsia"/>
          </w:rPr>
          <w:delText>如果由于网络问题，则</w:delText>
        </w:r>
        <w:r w:rsidR="00D97C1A" w:rsidDel="009E1FA8">
          <w:rPr>
            <w:rFonts w:hint="eastAsia"/>
          </w:rPr>
          <w:delText>toast</w:delText>
        </w:r>
        <w:r w:rsidR="00D97C1A" w:rsidDel="009E1FA8">
          <w:rPr>
            <w:rFonts w:hint="eastAsia"/>
          </w:rPr>
          <w:delText>提示：并桌失败。</w:delText>
        </w:r>
      </w:del>
    </w:p>
    <w:p w14:paraId="5A183CCB" w14:textId="77777777" w:rsidR="005C3A57" w:rsidDel="009E1FA8" w:rsidRDefault="005C3A57">
      <w:pPr>
        <w:rPr>
          <w:del w:id="3663" w:author="Happy" w:date="2018-08-20T18:39:00Z"/>
        </w:rPr>
        <w:pPrChange w:id="3664" w:author="Happy" w:date="2018-08-20T18:39:00Z">
          <w:pPr>
            <w:spacing w:line="360" w:lineRule="auto"/>
          </w:pPr>
        </w:pPrChange>
      </w:pPr>
    </w:p>
    <w:p w14:paraId="6EE10E96" w14:textId="77777777" w:rsidR="005C3A57" w:rsidDel="009E1FA8" w:rsidRDefault="00F40EA8">
      <w:pPr>
        <w:rPr>
          <w:del w:id="3665" w:author="Happy" w:date="2018-08-20T18:39:00Z"/>
          <w:rStyle w:val="af8"/>
          <w:i w:val="0"/>
          <w:color w:val="auto"/>
        </w:rPr>
        <w:pPrChange w:id="3666" w:author="Happy" w:date="2018-08-20T18:39:00Z">
          <w:pPr>
            <w:pStyle w:val="4"/>
            <w:spacing w:line="360" w:lineRule="auto"/>
          </w:pPr>
        </w:pPrChange>
      </w:pPr>
      <w:del w:id="3667" w:author="Happy" w:date="2018-08-20T18:39:00Z">
        <w:r w:rsidDel="009E1FA8">
          <w:rPr>
            <w:rStyle w:val="af8"/>
            <w:rFonts w:hint="eastAsia"/>
            <w:b/>
            <w:i w:val="0"/>
            <w:color w:val="auto"/>
          </w:rPr>
          <w:delText>提示信息</w:delText>
        </w:r>
      </w:del>
    </w:p>
    <w:p w14:paraId="4AF97E56" w14:textId="77777777" w:rsidR="005C3A57" w:rsidDel="009E1FA8" w:rsidRDefault="004437ED">
      <w:pPr>
        <w:rPr>
          <w:del w:id="3668" w:author="Happy" w:date="2018-08-20T18:39:00Z"/>
        </w:rPr>
        <w:pPrChange w:id="3669" w:author="Happy" w:date="2018-08-20T18:39:00Z">
          <w:pPr>
            <w:pStyle w:val="af3"/>
            <w:numPr>
              <w:numId w:val="32"/>
            </w:numPr>
            <w:spacing w:line="360" w:lineRule="auto"/>
            <w:ind w:left="420" w:firstLineChars="0" w:hanging="420"/>
          </w:pPr>
        </w:pPrChange>
      </w:pPr>
      <w:del w:id="3670" w:author="Happy" w:date="2018-08-20T18:39:00Z">
        <w:r w:rsidDel="009E1FA8">
          <w:rPr>
            <w:rFonts w:hint="eastAsia"/>
          </w:rPr>
          <w:delText>当网络正常，则点击确定并桌后，提示：并桌成功。</w:delText>
        </w:r>
      </w:del>
    </w:p>
    <w:p w14:paraId="60708E2B" w14:textId="77777777" w:rsidR="005C3A57" w:rsidDel="009E1FA8" w:rsidRDefault="004437ED">
      <w:pPr>
        <w:rPr>
          <w:del w:id="3671" w:author="Happy" w:date="2018-08-20T18:39:00Z"/>
        </w:rPr>
        <w:pPrChange w:id="3672" w:author="Happy" w:date="2018-08-20T18:39:00Z">
          <w:pPr>
            <w:pStyle w:val="af3"/>
            <w:numPr>
              <w:numId w:val="32"/>
            </w:numPr>
            <w:spacing w:line="360" w:lineRule="auto"/>
            <w:ind w:left="420" w:firstLineChars="0" w:hanging="420"/>
          </w:pPr>
        </w:pPrChange>
      </w:pPr>
      <w:del w:id="3673" w:author="Happy" w:date="2018-08-20T18:39:00Z">
        <w:r w:rsidDel="009E1FA8">
          <w:rPr>
            <w:rFonts w:hint="eastAsia"/>
          </w:rPr>
          <w:delText>当网络不正常，则点击确定并桌后，提示：并桌失败。</w:delText>
        </w:r>
      </w:del>
    </w:p>
    <w:p w14:paraId="590AFB29" w14:textId="77777777" w:rsidR="005C3A57" w:rsidDel="009E1FA8" w:rsidRDefault="00DE7950">
      <w:pPr>
        <w:rPr>
          <w:del w:id="3674" w:author="Happy" w:date="2018-08-20T18:39:00Z"/>
        </w:rPr>
        <w:pPrChange w:id="3675" w:author="Happy" w:date="2018-08-20T18:39:00Z">
          <w:pPr>
            <w:pStyle w:val="3"/>
            <w:spacing w:line="360" w:lineRule="auto"/>
          </w:pPr>
        </w:pPrChange>
      </w:pPr>
      <w:del w:id="3676" w:author="Happy" w:date="2018-08-20T18:39:00Z">
        <w:r w:rsidDel="009E1FA8">
          <w:rPr>
            <w:rFonts w:hint="eastAsia"/>
          </w:rPr>
          <w:delText>换桌</w:delText>
        </w:r>
      </w:del>
    </w:p>
    <w:p w14:paraId="1552312F" w14:textId="77777777" w:rsidR="005C3A57" w:rsidDel="009E1FA8" w:rsidRDefault="000A7E76">
      <w:pPr>
        <w:rPr>
          <w:del w:id="3677" w:author="Happy" w:date="2018-08-20T18:39:00Z"/>
        </w:rPr>
        <w:pPrChange w:id="3678" w:author="Happy" w:date="2018-08-20T18:39:00Z">
          <w:pPr>
            <w:spacing w:line="360" w:lineRule="auto"/>
          </w:pPr>
        </w:pPrChange>
      </w:pPr>
      <w:del w:id="3679" w:author="Happy" w:date="2018-08-20T18:39:00Z">
        <w:r w:rsidDel="009E1FA8">
          <w:rPr>
            <w:noProof/>
          </w:rPr>
          <w:drawing>
            <wp:inline distT="0" distB="0" distL="0" distR="0" wp14:anchorId="5954BF83" wp14:editId="2343EE8A">
              <wp:extent cx="5469255" cy="4131945"/>
              <wp:effectExtent l="19050" t="0" r="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5469255" cy="4131945"/>
                      </a:xfrm>
                      <a:prstGeom prst="rect">
                        <a:avLst/>
                      </a:prstGeom>
                      <a:noFill/>
                      <a:ln w="9525">
                        <a:noFill/>
                        <a:miter lim="800000"/>
                        <a:headEnd/>
                        <a:tailEnd/>
                      </a:ln>
                    </pic:spPr>
                  </pic:pic>
                </a:graphicData>
              </a:graphic>
            </wp:inline>
          </w:drawing>
        </w:r>
      </w:del>
    </w:p>
    <w:p w14:paraId="0D359106" w14:textId="77777777" w:rsidR="005C3A57" w:rsidDel="009E1FA8" w:rsidRDefault="00F40EA8">
      <w:pPr>
        <w:rPr>
          <w:del w:id="3680" w:author="Happy" w:date="2018-08-20T18:39:00Z"/>
          <w:rStyle w:val="af8"/>
          <w:i w:val="0"/>
          <w:color w:val="auto"/>
        </w:rPr>
        <w:pPrChange w:id="3681" w:author="Happy" w:date="2018-08-20T18:39:00Z">
          <w:pPr>
            <w:pStyle w:val="4"/>
            <w:spacing w:line="360" w:lineRule="auto"/>
          </w:pPr>
        </w:pPrChange>
      </w:pPr>
      <w:del w:id="3682" w:author="Happy" w:date="2018-08-20T18:39:00Z">
        <w:r w:rsidRPr="009F2834" w:rsidDel="009E1FA8">
          <w:rPr>
            <w:rStyle w:val="af8"/>
            <w:rFonts w:hint="eastAsia"/>
            <w:b/>
            <w:i w:val="0"/>
            <w:color w:val="auto"/>
          </w:rPr>
          <w:delText>显示内容</w:delText>
        </w:r>
      </w:del>
    </w:p>
    <w:p w14:paraId="5B094874" w14:textId="77777777" w:rsidR="005C3A57" w:rsidDel="009E1FA8" w:rsidRDefault="00F40EA8">
      <w:pPr>
        <w:rPr>
          <w:del w:id="3683" w:author="Happy" w:date="2018-08-20T18:39:00Z"/>
        </w:rPr>
        <w:pPrChange w:id="3684" w:author="Happy" w:date="2018-08-20T18:39:00Z">
          <w:pPr>
            <w:pStyle w:val="af3"/>
            <w:numPr>
              <w:numId w:val="8"/>
            </w:numPr>
            <w:spacing w:line="360" w:lineRule="auto"/>
            <w:ind w:left="420" w:firstLineChars="0" w:hanging="420"/>
          </w:pPr>
        </w:pPrChange>
      </w:pPr>
      <w:del w:id="3685" w:author="Happy" w:date="2018-08-20T18:39:00Z">
        <w:r w:rsidDel="009E1FA8">
          <w:delText>显示</w:delText>
        </w:r>
        <w:r w:rsidR="007A4795" w:rsidDel="009E1FA8">
          <w:rPr>
            <w:rFonts w:hint="eastAsia"/>
          </w:rPr>
          <w:delText>系统中的所有区域名称和第一个区域下</w:delText>
        </w:r>
        <w:r w:rsidDel="009E1FA8">
          <w:delText>所有</w:delText>
        </w:r>
        <w:r w:rsidR="00DE7950" w:rsidDel="009E1FA8">
          <w:rPr>
            <w:rFonts w:hint="eastAsia"/>
          </w:rPr>
          <w:delText>有订单</w:delText>
        </w:r>
        <w:r w:rsidR="00DE7950" w:rsidDel="009E1FA8">
          <w:delText>的</w:delText>
        </w:r>
        <w:r w:rsidDel="009E1FA8">
          <w:delText>桌台</w:delText>
        </w:r>
        <w:r w:rsidR="00EA059D" w:rsidDel="009E1FA8">
          <w:rPr>
            <w:rFonts w:hint="eastAsia"/>
          </w:rPr>
          <w:delText>（</w:delText>
        </w:r>
        <w:r w:rsidR="00DE7950" w:rsidDel="009E1FA8">
          <w:delText>即桌台状态</w:delText>
        </w:r>
        <w:r w:rsidR="00DE7950" w:rsidDel="009E1FA8">
          <w:rPr>
            <w:rFonts w:hint="eastAsia"/>
          </w:rPr>
          <w:delText>：</w:delText>
        </w:r>
        <w:r w:rsidR="00DE7950" w:rsidDel="009E1FA8">
          <w:delText>已开桌</w:delText>
        </w:r>
        <w:r w:rsidR="00DE7950" w:rsidDel="009E1FA8">
          <w:rPr>
            <w:rFonts w:hint="eastAsia"/>
          </w:rPr>
          <w:delText>，</w:delText>
        </w:r>
        <w:r w:rsidR="00DE7950" w:rsidDel="009E1FA8">
          <w:delText>订单状态</w:delText>
        </w:r>
        <w:r w:rsidR="00DE7950" w:rsidDel="009E1FA8">
          <w:rPr>
            <w:rFonts w:hint="eastAsia"/>
          </w:rPr>
          <w:delText>：</w:delText>
        </w:r>
        <w:r w:rsidR="00DE7950" w:rsidDel="009E1FA8">
          <w:delText>就餐中或者已预结</w:delText>
        </w:r>
        <w:r w:rsidR="00974C4E" w:rsidDel="009E1FA8">
          <w:rPr>
            <w:rFonts w:hint="eastAsia"/>
          </w:rPr>
          <w:delText>或者已买单</w:delText>
        </w:r>
        <w:r w:rsidR="00EA059D" w:rsidDel="009E1FA8">
          <w:rPr>
            <w:rFonts w:hint="eastAsia"/>
          </w:rPr>
          <w:delText>）</w:delText>
        </w:r>
        <w:r w:rsidR="00DE7950" w:rsidDel="009E1FA8">
          <w:rPr>
            <w:rFonts w:hint="eastAsia"/>
          </w:rPr>
          <w:delText>。</w:delText>
        </w:r>
      </w:del>
    </w:p>
    <w:p w14:paraId="0E2D699A" w14:textId="77777777" w:rsidR="005C3A57" w:rsidDel="009E1FA8" w:rsidRDefault="00891D57">
      <w:pPr>
        <w:rPr>
          <w:del w:id="3686" w:author="Happy" w:date="2018-08-20T18:39:00Z"/>
        </w:rPr>
        <w:pPrChange w:id="3687" w:author="Happy" w:date="2018-08-20T18:39:00Z">
          <w:pPr>
            <w:pStyle w:val="af3"/>
            <w:numPr>
              <w:numId w:val="8"/>
            </w:numPr>
            <w:spacing w:line="360" w:lineRule="auto"/>
            <w:ind w:left="420" w:firstLineChars="0" w:hanging="420"/>
          </w:pPr>
        </w:pPrChange>
      </w:pPr>
      <w:del w:id="3688" w:author="Happy" w:date="2018-08-20T18:39:00Z">
        <w:r w:rsidDel="009E1FA8">
          <w:rPr>
            <w:rFonts w:hint="eastAsia"/>
          </w:rPr>
          <w:delText>桌台信息包含</w:delText>
        </w:r>
        <w:r w:rsidR="00F40EA8" w:rsidDel="009E1FA8">
          <w:rPr>
            <w:rFonts w:hint="eastAsia"/>
          </w:rPr>
          <w:delText>桌台号、桌台状态、订单状态</w:delText>
        </w:r>
      </w:del>
    </w:p>
    <w:p w14:paraId="7F38FC27" w14:textId="77777777" w:rsidR="005C3A57" w:rsidDel="009E1FA8" w:rsidRDefault="00C25840">
      <w:pPr>
        <w:rPr>
          <w:del w:id="3689" w:author="Happy" w:date="2018-08-20T18:39:00Z"/>
        </w:rPr>
        <w:pPrChange w:id="3690" w:author="Happy" w:date="2018-08-20T18:39:00Z">
          <w:pPr>
            <w:pStyle w:val="af3"/>
            <w:numPr>
              <w:numId w:val="8"/>
            </w:numPr>
            <w:spacing w:line="360" w:lineRule="auto"/>
            <w:ind w:left="420" w:firstLineChars="0" w:hanging="420"/>
          </w:pPr>
        </w:pPrChange>
      </w:pPr>
      <w:del w:id="3691" w:author="Happy" w:date="2018-08-20T18:39:00Z">
        <w:r w:rsidDel="009E1FA8">
          <w:rPr>
            <w:rFonts w:hint="eastAsia"/>
          </w:rPr>
          <w:delText>功能操作按钮：</w:delText>
        </w:r>
        <w:r w:rsidR="00024D95" w:rsidDel="009E1FA8">
          <w:rPr>
            <w:rFonts w:hint="eastAsia"/>
          </w:rPr>
          <w:delText>并桌</w:delText>
        </w:r>
        <w:r w:rsidDel="009E1FA8">
          <w:rPr>
            <w:rFonts w:hint="eastAsia"/>
          </w:rPr>
          <w:delText>、清台、查单，但这三个按钮当前按钮置灰</w:delText>
        </w:r>
        <w:r w:rsidR="0029539F" w:rsidDel="009E1FA8">
          <w:rPr>
            <w:rFonts w:hint="eastAsia"/>
          </w:rPr>
          <w:delText>，只有换桌可操作。</w:delText>
        </w:r>
      </w:del>
    </w:p>
    <w:p w14:paraId="482E61BF" w14:textId="77777777" w:rsidR="005C3A57" w:rsidDel="009E1FA8" w:rsidRDefault="00F40EA8">
      <w:pPr>
        <w:rPr>
          <w:del w:id="3692" w:author="Happy" w:date="2018-08-20T18:39:00Z"/>
          <w:rStyle w:val="af8"/>
          <w:i w:val="0"/>
          <w:color w:val="auto"/>
        </w:rPr>
        <w:pPrChange w:id="3693" w:author="Happy" w:date="2018-08-20T18:39:00Z">
          <w:pPr>
            <w:pStyle w:val="4"/>
            <w:spacing w:line="360" w:lineRule="auto"/>
          </w:pPr>
        </w:pPrChange>
      </w:pPr>
      <w:del w:id="3694" w:author="Happy" w:date="2018-08-20T18:39:00Z">
        <w:r w:rsidDel="009E1FA8">
          <w:rPr>
            <w:rStyle w:val="af8"/>
            <w:rFonts w:hint="eastAsia"/>
            <w:b/>
            <w:i w:val="0"/>
            <w:color w:val="auto"/>
          </w:rPr>
          <w:delText>出入口</w:delText>
        </w:r>
      </w:del>
    </w:p>
    <w:p w14:paraId="3668C6B6" w14:textId="77777777" w:rsidR="005C3A57" w:rsidDel="009E1FA8" w:rsidRDefault="00F40EA8">
      <w:pPr>
        <w:rPr>
          <w:del w:id="3695" w:author="Happy" w:date="2018-08-20T18:39:00Z"/>
        </w:rPr>
        <w:pPrChange w:id="3696" w:author="Happy" w:date="2018-08-20T18:39:00Z">
          <w:pPr>
            <w:pStyle w:val="af3"/>
            <w:numPr>
              <w:numId w:val="9"/>
            </w:numPr>
            <w:spacing w:line="360" w:lineRule="auto"/>
            <w:ind w:left="420" w:firstLineChars="0" w:hanging="420"/>
          </w:pPr>
        </w:pPrChange>
      </w:pPr>
      <w:del w:id="3697" w:author="Happy" w:date="2018-08-20T18:39:00Z">
        <w:r w:rsidDel="009E1FA8">
          <w:delText>出口</w:delText>
        </w:r>
        <w:r w:rsidDel="009E1FA8">
          <w:rPr>
            <w:rFonts w:hint="eastAsia"/>
          </w:rPr>
          <w:delText>：</w:delText>
        </w:r>
        <w:r w:rsidDel="009E1FA8">
          <w:delText>BP</w:delText>
        </w:r>
        <w:r w:rsidDel="009E1FA8">
          <w:delText>堂食主页</w:delText>
        </w:r>
      </w:del>
    </w:p>
    <w:p w14:paraId="6C9C044A" w14:textId="77777777" w:rsidR="005C3A57" w:rsidDel="009E1FA8" w:rsidRDefault="00F40EA8">
      <w:pPr>
        <w:rPr>
          <w:del w:id="3698" w:author="Happy" w:date="2018-08-20T18:39:00Z"/>
        </w:rPr>
        <w:pPrChange w:id="3699" w:author="Happy" w:date="2018-08-20T18:39:00Z">
          <w:pPr>
            <w:pStyle w:val="af3"/>
            <w:numPr>
              <w:numId w:val="9"/>
            </w:numPr>
            <w:spacing w:line="360" w:lineRule="auto"/>
            <w:ind w:left="420" w:firstLineChars="0" w:hanging="420"/>
          </w:pPr>
        </w:pPrChange>
      </w:pPr>
      <w:del w:id="3700" w:author="Happy" w:date="2018-08-20T18:39:00Z">
        <w:r w:rsidDel="009E1FA8">
          <w:rPr>
            <w:rFonts w:hint="eastAsia"/>
          </w:rPr>
          <w:delText>入口：</w:delText>
        </w:r>
        <w:r w:rsidDel="009E1FA8">
          <w:rPr>
            <w:rFonts w:hint="eastAsia"/>
          </w:rPr>
          <w:delText>BP</w:delText>
        </w:r>
        <w:r w:rsidDel="009E1FA8">
          <w:rPr>
            <w:rFonts w:hint="eastAsia"/>
          </w:rPr>
          <w:delText>堂食主页</w:delText>
        </w:r>
      </w:del>
    </w:p>
    <w:p w14:paraId="385D725C" w14:textId="77777777" w:rsidR="005C3A57" w:rsidDel="009E1FA8" w:rsidRDefault="00F40EA8">
      <w:pPr>
        <w:rPr>
          <w:del w:id="3701" w:author="Happy" w:date="2018-08-20T18:39:00Z"/>
          <w:rStyle w:val="af8"/>
          <w:i w:val="0"/>
          <w:color w:val="auto"/>
        </w:rPr>
        <w:pPrChange w:id="3702" w:author="Happy" w:date="2018-08-20T18:39:00Z">
          <w:pPr>
            <w:pStyle w:val="4"/>
            <w:spacing w:line="360" w:lineRule="auto"/>
          </w:pPr>
        </w:pPrChange>
      </w:pPr>
      <w:del w:id="3703" w:author="Happy" w:date="2018-08-20T18:39:00Z">
        <w:r w:rsidDel="009E1FA8">
          <w:rPr>
            <w:rStyle w:val="af8"/>
            <w:b/>
            <w:i w:val="0"/>
            <w:color w:val="auto"/>
          </w:rPr>
          <w:delText>数据来源</w:delText>
        </w:r>
      </w:del>
    </w:p>
    <w:p w14:paraId="73F9076A" w14:textId="77777777" w:rsidR="005C3A57" w:rsidDel="009E1FA8" w:rsidRDefault="00E636C9">
      <w:pPr>
        <w:rPr>
          <w:del w:id="3704" w:author="Happy" w:date="2018-08-20T18:39:00Z"/>
        </w:rPr>
        <w:pPrChange w:id="3705" w:author="Happy" w:date="2018-08-20T18:39:00Z">
          <w:pPr>
            <w:pStyle w:val="af3"/>
            <w:numPr>
              <w:numId w:val="34"/>
            </w:numPr>
            <w:spacing w:line="360" w:lineRule="auto"/>
            <w:ind w:left="420" w:firstLineChars="0" w:hanging="420"/>
          </w:pPr>
        </w:pPrChange>
      </w:pPr>
      <w:del w:id="3706" w:author="Happy" w:date="2018-08-20T18:39:00Z">
        <w:r w:rsidDel="009E1FA8">
          <w:rPr>
            <w:rFonts w:hint="eastAsia"/>
          </w:rPr>
          <w:delText>桌台信息从服务器端获得。</w:delText>
        </w:r>
      </w:del>
    </w:p>
    <w:p w14:paraId="339E5F1A" w14:textId="77777777" w:rsidR="005C3A57" w:rsidDel="009E1FA8" w:rsidRDefault="00F40EA8">
      <w:pPr>
        <w:rPr>
          <w:del w:id="3707" w:author="Happy" w:date="2018-08-20T18:39:00Z"/>
          <w:rStyle w:val="af8"/>
          <w:i w:val="0"/>
          <w:color w:val="auto"/>
        </w:rPr>
        <w:pPrChange w:id="3708" w:author="Happy" w:date="2018-08-20T18:39:00Z">
          <w:pPr>
            <w:pStyle w:val="4"/>
            <w:spacing w:line="360" w:lineRule="auto"/>
          </w:pPr>
        </w:pPrChange>
      </w:pPr>
      <w:del w:id="3709" w:author="Happy" w:date="2018-08-20T18:39:00Z">
        <w:r w:rsidDel="009E1FA8">
          <w:rPr>
            <w:rStyle w:val="af8"/>
            <w:rFonts w:hint="eastAsia"/>
            <w:b/>
            <w:i w:val="0"/>
            <w:color w:val="auto"/>
          </w:rPr>
          <w:delText>输入项</w:delText>
        </w:r>
      </w:del>
    </w:p>
    <w:p w14:paraId="5DB32A02" w14:textId="77777777" w:rsidR="005C3A57" w:rsidDel="009E1FA8" w:rsidRDefault="00F40EA8">
      <w:pPr>
        <w:rPr>
          <w:del w:id="3710" w:author="Happy" w:date="2018-08-20T18:39:00Z"/>
        </w:rPr>
        <w:pPrChange w:id="3711" w:author="Happy" w:date="2018-08-20T18:39:00Z">
          <w:pPr>
            <w:pStyle w:val="af3"/>
            <w:numPr>
              <w:numId w:val="34"/>
            </w:numPr>
            <w:spacing w:line="360" w:lineRule="auto"/>
            <w:ind w:left="420" w:firstLineChars="0" w:hanging="420"/>
          </w:pPr>
        </w:pPrChange>
      </w:pPr>
      <w:del w:id="3712" w:author="Happy" w:date="2018-08-20T18:39:00Z">
        <w:r w:rsidDel="009E1FA8">
          <w:rPr>
            <w:rFonts w:hint="eastAsia"/>
          </w:rPr>
          <w:delText>复选框：勾选复选框，可以进行选择需要</w:delText>
        </w:r>
        <w:r w:rsidR="000B559B" w:rsidDel="009E1FA8">
          <w:rPr>
            <w:rFonts w:hint="eastAsia"/>
          </w:rPr>
          <w:delText>换桌</w:delText>
        </w:r>
        <w:r w:rsidDel="009E1FA8">
          <w:rPr>
            <w:rFonts w:hint="eastAsia"/>
          </w:rPr>
          <w:delText>的主桌台</w:delText>
        </w:r>
        <w:r w:rsidR="00630771" w:rsidDel="009E1FA8">
          <w:rPr>
            <w:rFonts w:hint="eastAsia"/>
          </w:rPr>
          <w:delText>（只能选择一个）</w:delText>
        </w:r>
        <w:r w:rsidDel="009E1FA8">
          <w:rPr>
            <w:rFonts w:hint="eastAsia"/>
          </w:rPr>
          <w:delText>。</w:delText>
        </w:r>
      </w:del>
    </w:p>
    <w:p w14:paraId="3D5F6618" w14:textId="77777777" w:rsidR="005C3A57" w:rsidDel="009E1FA8" w:rsidRDefault="00F40EA8">
      <w:pPr>
        <w:rPr>
          <w:del w:id="3713" w:author="Happy" w:date="2018-08-20T18:39:00Z"/>
          <w:rStyle w:val="af8"/>
          <w:i w:val="0"/>
          <w:color w:val="auto"/>
        </w:rPr>
        <w:pPrChange w:id="3714" w:author="Happy" w:date="2018-08-20T18:39:00Z">
          <w:pPr>
            <w:pStyle w:val="4"/>
            <w:spacing w:line="360" w:lineRule="auto"/>
          </w:pPr>
        </w:pPrChange>
      </w:pPr>
      <w:del w:id="3715" w:author="Happy" w:date="2018-08-20T18:39:00Z">
        <w:r w:rsidDel="009E1FA8">
          <w:rPr>
            <w:rStyle w:val="af8"/>
            <w:rFonts w:hint="eastAsia"/>
            <w:b/>
            <w:i w:val="0"/>
            <w:color w:val="auto"/>
          </w:rPr>
          <w:delText>操作规则</w:delText>
        </w:r>
      </w:del>
    </w:p>
    <w:p w14:paraId="0FDC789E" w14:textId="77777777" w:rsidR="005C3A57" w:rsidDel="009E1FA8" w:rsidRDefault="00630771">
      <w:pPr>
        <w:rPr>
          <w:del w:id="3716" w:author="Happy" w:date="2018-08-20T18:39:00Z"/>
        </w:rPr>
        <w:pPrChange w:id="3717" w:author="Happy" w:date="2018-08-20T18:39:00Z">
          <w:pPr>
            <w:pStyle w:val="af3"/>
            <w:numPr>
              <w:numId w:val="34"/>
            </w:numPr>
            <w:spacing w:line="360" w:lineRule="auto"/>
            <w:ind w:left="420" w:firstLineChars="0" w:hanging="420"/>
          </w:pPr>
        </w:pPrChange>
      </w:pPr>
      <w:del w:id="3718" w:author="Happy" w:date="2018-08-20T18:39:00Z">
        <w:r w:rsidDel="009E1FA8">
          <w:rPr>
            <w:rFonts w:hint="eastAsia"/>
          </w:rPr>
          <w:delText>勾选后，则会弹框（如</w:delText>
        </w:r>
        <w:r w:rsidDel="009E1FA8">
          <w:rPr>
            <w:rFonts w:hint="eastAsia"/>
          </w:rPr>
          <w:delText>1.11</w:delText>
        </w:r>
        <w:r w:rsidDel="009E1FA8">
          <w:rPr>
            <w:rFonts w:hint="eastAsia"/>
          </w:rPr>
          <w:delText>），选择需要换的桌台。</w:delText>
        </w:r>
      </w:del>
    </w:p>
    <w:p w14:paraId="180C0D55" w14:textId="77777777" w:rsidR="005C3A57" w:rsidDel="009E1FA8" w:rsidRDefault="00474289">
      <w:pPr>
        <w:rPr>
          <w:del w:id="3719" w:author="Happy" w:date="2018-08-20T18:39:00Z"/>
        </w:rPr>
        <w:pPrChange w:id="3720" w:author="Happy" w:date="2018-08-20T18:39:00Z">
          <w:pPr>
            <w:pStyle w:val="3"/>
            <w:spacing w:line="360" w:lineRule="auto"/>
          </w:pPr>
        </w:pPrChange>
      </w:pPr>
      <w:del w:id="3721" w:author="Happy" w:date="2018-08-20T18:39:00Z">
        <w:r w:rsidDel="009E1FA8">
          <w:rPr>
            <w:rFonts w:hint="eastAsia"/>
          </w:rPr>
          <w:delText>换桌弹框</w:delText>
        </w:r>
      </w:del>
    </w:p>
    <w:p w14:paraId="216837BE" w14:textId="77777777" w:rsidR="005C3A57" w:rsidDel="009E1FA8" w:rsidRDefault="000A7E76">
      <w:pPr>
        <w:rPr>
          <w:del w:id="3722" w:author="Happy" w:date="2018-08-20T18:39:00Z"/>
        </w:rPr>
        <w:pPrChange w:id="3723" w:author="Happy" w:date="2018-08-20T18:39:00Z">
          <w:pPr>
            <w:spacing w:line="360" w:lineRule="auto"/>
          </w:pPr>
        </w:pPrChange>
      </w:pPr>
      <w:del w:id="3724" w:author="Happy" w:date="2018-08-20T18:39:00Z">
        <w:r w:rsidDel="009E1FA8">
          <w:rPr>
            <w:noProof/>
          </w:rPr>
          <w:drawing>
            <wp:inline distT="0" distB="0" distL="0" distR="0" wp14:anchorId="0022F7D5" wp14:editId="588A55BB">
              <wp:extent cx="5449570" cy="4140200"/>
              <wp:effectExtent l="19050" t="0" r="0"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449570" cy="4140200"/>
                      </a:xfrm>
                      <a:prstGeom prst="rect">
                        <a:avLst/>
                      </a:prstGeom>
                      <a:noFill/>
                      <a:ln w="9525">
                        <a:noFill/>
                        <a:miter lim="800000"/>
                        <a:headEnd/>
                        <a:tailEnd/>
                      </a:ln>
                    </pic:spPr>
                  </pic:pic>
                </a:graphicData>
              </a:graphic>
            </wp:inline>
          </w:drawing>
        </w:r>
      </w:del>
    </w:p>
    <w:p w14:paraId="362F40E7" w14:textId="77777777" w:rsidR="005C3A57" w:rsidDel="009E1FA8" w:rsidRDefault="00F40EA8">
      <w:pPr>
        <w:rPr>
          <w:del w:id="3725" w:author="Happy" w:date="2018-08-20T18:39:00Z"/>
          <w:rStyle w:val="af8"/>
          <w:i w:val="0"/>
          <w:color w:val="auto"/>
        </w:rPr>
        <w:pPrChange w:id="3726" w:author="Happy" w:date="2018-08-20T18:39:00Z">
          <w:pPr>
            <w:pStyle w:val="4"/>
            <w:spacing w:line="360" w:lineRule="auto"/>
          </w:pPr>
        </w:pPrChange>
      </w:pPr>
      <w:del w:id="3727" w:author="Happy" w:date="2018-08-20T18:39:00Z">
        <w:r w:rsidRPr="009F2834" w:rsidDel="009E1FA8">
          <w:rPr>
            <w:rStyle w:val="af8"/>
            <w:rFonts w:hint="eastAsia"/>
            <w:b/>
            <w:i w:val="0"/>
            <w:color w:val="auto"/>
          </w:rPr>
          <w:delText>显示内容</w:delText>
        </w:r>
      </w:del>
    </w:p>
    <w:p w14:paraId="4DD99F54" w14:textId="77777777" w:rsidR="005C3A57" w:rsidDel="009E1FA8" w:rsidRDefault="00F40EA8">
      <w:pPr>
        <w:rPr>
          <w:del w:id="3728" w:author="Happy" w:date="2018-08-20T18:39:00Z"/>
        </w:rPr>
        <w:pPrChange w:id="3729" w:author="Happy" w:date="2018-08-20T18:39:00Z">
          <w:pPr>
            <w:pStyle w:val="af3"/>
            <w:numPr>
              <w:numId w:val="8"/>
            </w:numPr>
            <w:spacing w:line="360" w:lineRule="auto"/>
            <w:ind w:left="420" w:firstLineChars="0" w:hanging="420"/>
          </w:pPr>
        </w:pPrChange>
      </w:pPr>
      <w:del w:id="3730" w:author="Happy" w:date="2018-08-20T18:39:00Z">
        <w:r w:rsidDel="009E1FA8">
          <w:delText>显示所有</w:delText>
        </w:r>
        <w:r w:rsidR="00815B17" w:rsidDel="009E1FA8">
          <w:rPr>
            <w:rFonts w:hint="eastAsia"/>
          </w:rPr>
          <w:delText>的</w:delText>
        </w:r>
        <w:r w:rsidR="00815B17" w:rsidDel="009E1FA8">
          <w:delText>同区域的</w:delText>
        </w:r>
        <w:r w:rsidR="002F272D" w:rsidDel="009E1FA8">
          <w:rPr>
            <w:rFonts w:hint="eastAsia"/>
          </w:rPr>
          <w:delText>状态为“</w:delText>
        </w:r>
        <w:r w:rsidR="00815B17" w:rsidDel="009E1FA8">
          <w:delText>空</w:delText>
        </w:r>
        <w:r w:rsidR="002F272D" w:rsidDel="009E1FA8">
          <w:rPr>
            <w:rFonts w:hint="eastAsia"/>
          </w:rPr>
          <w:delText>闲”的</w:delText>
        </w:r>
        <w:r w:rsidDel="009E1FA8">
          <w:delText>桌台</w:delText>
        </w:r>
        <w:r w:rsidR="008354B9" w:rsidDel="009E1FA8">
          <w:rPr>
            <w:rFonts w:hint="eastAsia"/>
          </w:rPr>
          <w:delText>，</w:delText>
        </w:r>
        <w:r w:rsidR="008354B9" w:rsidDel="009E1FA8">
          <w:delText>当显示不完</w:delText>
        </w:r>
        <w:r w:rsidR="008354B9" w:rsidDel="009E1FA8">
          <w:rPr>
            <w:rFonts w:hint="eastAsia"/>
          </w:rPr>
          <w:delText>，</w:delText>
        </w:r>
        <w:r w:rsidR="008354B9" w:rsidDel="009E1FA8">
          <w:delText>可以通过上下滑动</w:delText>
        </w:r>
        <w:r w:rsidR="008354B9" w:rsidDel="009E1FA8">
          <w:rPr>
            <w:rFonts w:hint="eastAsia"/>
          </w:rPr>
          <w:delText>。</w:delText>
        </w:r>
        <w:r w:rsidR="009529DC" w:rsidDel="009E1FA8">
          <w:rPr>
            <w:rFonts w:hint="eastAsia"/>
          </w:rPr>
          <w:delText>操作按钮【取消】、【确定换桌】位置固定。</w:delText>
        </w:r>
      </w:del>
    </w:p>
    <w:p w14:paraId="30C2494F" w14:textId="77777777" w:rsidR="005C3A57" w:rsidDel="009E1FA8" w:rsidRDefault="00F40EA8">
      <w:pPr>
        <w:rPr>
          <w:del w:id="3731" w:author="Happy" w:date="2018-08-20T18:39:00Z"/>
        </w:rPr>
        <w:pPrChange w:id="3732" w:author="Happy" w:date="2018-08-20T18:39:00Z">
          <w:pPr>
            <w:pStyle w:val="af3"/>
            <w:numPr>
              <w:numId w:val="8"/>
            </w:numPr>
            <w:spacing w:line="360" w:lineRule="auto"/>
            <w:ind w:left="420" w:firstLineChars="0" w:hanging="420"/>
          </w:pPr>
        </w:pPrChange>
      </w:pPr>
      <w:del w:id="3733" w:author="Happy" w:date="2018-08-20T18:39:00Z">
        <w:r w:rsidDel="009E1FA8">
          <w:rPr>
            <w:rFonts w:hint="eastAsia"/>
          </w:rPr>
          <w:delText>桌台号</w:delText>
        </w:r>
      </w:del>
    </w:p>
    <w:p w14:paraId="288335D7" w14:textId="77777777" w:rsidR="005C3A57" w:rsidDel="009E1FA8" w:rsidRDefault="00F40EA8">
      <w:pPr>
        <w:rPr>
          <w:del w:id="3734" w:author="Happy" w:date="2018-08-20T18:39:00Z"/>
          <w:rStyle w:val="af8"/>
          <w:i w:val="0"/>
          <w:color w:val="auto"/>
        </w:rPr>
        <w:pPrChange w:id="3735" w:author="Happy" w:date="2018-08-20T18:39:00Z">
          <w:pPr>
            <w:pStyle w:val="4"/>
            <w:spacing w:line="360" w:lineRule="auto"/>
          </w:pPr>
        </w:pPrChange>
      </w:pPr>
      <w:del w:id="3736" w:author="Happy" w:date="2018-08-20T18:39:00Z">
        <w:r w:rsidDel="009E1FA8">
          <w:rPr>
            <w:rStyle w:val="af8"/>
            <w:rFonts w:hint="eastAsia"/>
            <w:b/>
            <w:i w:val="0"/>
            <w:color w:val="auto"/>
          </w:rPr>
          <w:delText>出入口</w:delText>
        </w:r>
      </w:del>
    </w:p>
    <w:p w14:paraId="4CB54049" w14:textId="77777777" w:rsidR="005C3A57" w:rsidDel="009E1FA8" w:rsidRDefault="00F40EA8">
      <w:pPr>
        <w:rPr>
          <w:del w:id="3737" w:author="Happy" w:date="2018-08-20T18:39:00Z"/>
        </w:rPr>
        <w:pPrChange w:id="3738" w:author="Happy" w:date="2018-08-20T18:39:00Z">
          <w:pPr>
            <w:pStyle w:val="af3"/>
            <w:numPr>
              <w:numId w:val="9"/>
            </w:numPr>
            <w:spacing w:line="360" w:lineRule="auto"/>
            <w:ind w:left="420" w:firstLineChars="0" w:hanging="420"/>
          </w:pPr>
        </w:pPrChange>
      </w:pPr>
      <w:del w:id="3739" w:author="Happy" w:date="2018-08-20T18:39:00Z">
        <w:r w:rsidDel="009E1FA8">
          <w:delText>出口</w:delText>
        </w:r>
        <w:r w:rsidDel="009E1FA8">
          <w:rPr>
            <w:rFonts w:hint="eastAsia"/>
          </w:rPr>
          <w:delText>：</w:delText>
        </w:r>
        <w:r w:rsidR="009043D1" w:rsidDel="009E1FA8">
          <w:delText>换桌页面</w:delText>
        </w:r>
      </w:del>
    </w:p>
    <w:p w14:paraId="60701FC9" w14:textId="77777777" w:rsidR="005C3A57" w:rsidDel="009E1FA8" w:rsidRDefault="00F40EA8">
      <w:pPr>
        <w:rPr>
          <w:del w:id="3740" w:author="Happy" w:date="2018-08-20T18:39:00Z"/>
        </w:rPr>
        <w:pPrChange w:id="3741" w:author="Happy" w:date="2018-08-20T18:39:00Z">
          <w:pPr>
            <w:pStyle w:val="af3"/>
            <w:numPr>
              <w:numId w:val="9"/>
            </w:numPr>
            <w:spacing w:line="360" w:lineRule="auto"/>
            <w:ind w:left="420" w:firstLineChars="0" w:hanging="420"/>
          </w:pPr>
        </w:pPrChange>
      </w:pPr>
      <w:del w:id="3742" w:author="Happy" w:date="2018-08-20T18:39:00Z">
        <w:r w:rsidDel="009E1FA8">
          <w:rPr>
            <w:rFonts w:hint="eastAsia"/>
          </w:rPr>
          <w:delText>入口：</w:delText>
        </w:r>
        <w:r w:rsidR="009043D1" w:rsidDel="009E1FA8">
          <w:rPr>
            <w:rFonts w:hint="eastAsia"/>
          </w:rPr>
          <w:delText>换桌页面</w:delText>
        </w:r>
      </w:del>
    </w:p>
    <w:p w14:paraId="4880581B" w14:textId="77777777" w:rsidR="005C3A57" w:rsidDel="009E1FA8" w:rsidRDefault="00F40EA8">
      <w:pPr>
        <w:rPr>
          <w:del w:id="3743" w:author="Happy" w:date="2018-08-20T18:39:00Z"/>
          <w:rStyle w:val="af8"/>
          <w:i w:val="0"/>
          <w:color w:val="auto"/>
        </w:rPr>
        <w:pPrChange w:id="3744" w:author="Happy" w:date="2018-08-20T18:39:00Z">
          <w:pPr>
            <w:pStyle w:val="4"/>
            <w:spacing w:line="360" w:lineRule="auto"/>
          </w:pPr>
        </w:pPrChange>
      </w:pPr>
      <w:del w:id="3745" w:author="Happy" w:date="2018-08-20T18:39:00Z">
        <w:r w:rsidDel="009E1FA8">
          <w:rPr>
            <w:rStyle w:val="af8"/>
            <w:b/>
            <w:i w:val="0"/>
            <w:color w:val="auto"/>
          </w:rPr>
          <w:delText>数据来源</w:delText>
        </w:r>
      </w:del>
    </w:p>
    <w:p w14:paraId="7EC0E7D6" w14:textId="77777777" w:rsidR="005C3A57" w:rsidDel="009E1FA8" w:rsidRDefault="00F40EA8">
      <w:pPr>
        <w:rPr>
          <w:del w:id="3746" w:author="Happy" w:date="2018-08-20T18:39:00Z"/>
        </w:rPr>
        <w:pPrChange w:id="3747" w:author="Happy" w:date="2018-08-20T18:39:00Z">
          <w:pPr>
            <w:spacing w:line="360" w:lineRule="auto"/>
          </w:pPr>
        </w:pPrChange>
      </w:pPr>
      <w:del w:id="3748" w:author="Happy" w:date="2018-08-20T18:39:00Z">
        <w:r w:rsidDel="009E1FA8">
          <w:rPr>
            <w:rFonts w:hint="eastAsia"/>
          </w:rPr>
          <w:delText>无</w:delText>
        </w:r>
      </w:del>
    </w:p>
    <w:p w14:paraId="498AE963" w14:textId="77777777" w:rsidR="005C3A57" w:rsidDel="009E1FA8" w:rsidRDefault="00F40EA8">
      <w:pPr>
        <w:rPr>
          <w:del w:id="3749" w:author="Happy" w:date="2018-08-20T18:39:00Z"/>
          <w:rStyle w:val="af8"/>
          <w:i w:val="0"/>
          <w:color w:val="auto"/>
        </w:rPr>
        <w:pPrChange w:id="3750" w:author="Happy" w:date="2018-08-20T18:39:00Z">
          <w:pPr>
            <w:pStyle w:val="4"/>
            <w:spacing w:line="360" w:lineRule="auto"/>
          </w:pPr>
        </w:pPrChange>
      </w:pPr>
      <w:del w:id="3751" w:author="Happy" w:date="2018-08-20T18:39:00Z">
        <w:r w:rsidDel="009E1FA8">
          <w:rPr>
            <w:rStyle w:val="af8"/>
            <w:rFonts w:hint="eastAsia"/>
            <w:b/>
            <w:i w:val="0"/>
            <w:color w:val="auto"/>
          </w:rPr>
          <w:delText>输入项</w:delText>
        </w:r>
      </w:del>
    </w:p>
    <w:p w14:paraId="7128637D" w14:textId="77777777" w:rsidR="005C3A57" w:rsidDel="009E1FA8" w:rsidRDefault="00F40EA8">
      <w:pPr>
        <w:rPr>
          <w:del w:id="3752" w:author="Happy" w:date="2018-08-20T18:39:00Z"/>
        </w:rPr>
        <w:pPrChange w:id="3753" w:author="Happy" w:date="2018-08-20T18:39:00Z">
          <w:pPr>
            <w:spacing w:line="360" w:lineRule="auto"/>
          </w:pPr>
        </w:pPrChange>
      </w:pPr>
      <w:del w:id="3754" w:author="Happy" w:date="2018-08-20T18:39:00Z">
        <w:r w:rsidDel="009E1FA8">
          <w:rPr>
            <w:rFonts w:hint="eastAsia"/>
          </w:rPr>
          <w:delText>复选框：勾选复选框，可以进行选择需要</w:delText>
        </w:r>
        <w:r w:rsidR="00774860" w:rsidDel="009E1FA8">
          <w:rPr>
            <w:rFonts w:hint="eastAsia"/>
          </w:rPr>
          <w:delText>交换</w:delText>
        </w:r>
        <w:r w:rsidDel="009E1FA8">
          <w:rPr>
            <w:rFonts w:hint="eastAsia"/>
          </w:rPr>
          <w:delText>的桌台</w:delText>
        </w:r>
        <w:r w:rsidR="00AD7A40" w:rsidDel="009E1FA8">
          <w:rPr>
            <w:rFonts w:hint="eastAsia"/>
          </w:rPr>
          <w:delText>（每次只能选择一个桌台）</w:delText>
        </w:r>
        <w:r w:rsidDel="009E1FA8">
          <w:rPr>
            <w:rFonts w:hint="eastAsia"/>
          </w:rPr>
          <w:delText>。</w:delText>
        </w:r>
      </w:del>
    </w:p>
    <w:p w14:paraId="357D9B29" w14:textId="77777777" w:rsidR="005C3A57" w:rsidDel="009E1FA8" w:rsidRDefault="00F40EA8">
      <w:pPr>
        <w:rPr>
          <w:del w:id="3755" w:author="Happy" w:date="2018-08-20T18:39:00Z"/>
          <w:rStyle w:val="af8"/>
          <w:i w:val="0"/>
          <w:color w:val="auto"/>
        </w:rPr>
        <w:pPrChange w:id="3756" w:author="Happy" w:date="2018-08-20T18:39:00Z">
          <w:pPr>
            <w:pStyle w:val="4"/>
            <w:spacing w:line="360" w:lineRule="auto"/>
          </w:pPr>
        </w:pPrChange>
      </w:pPr>
      <w:del w:id="3757" w:author="Happy" w:date="2018-08-20T18:39:00Z">
        <w:r w:rsidDel="009E1FA8">
          <w:rPr>
            <w:rStyle w:val="af8"/>
            <w:rFonts w:hint="eastAsia"/>
            <w:b/>
            <w:i w:val="0"/>
            <w:color w:val="auto"/>
          </w:rPr>
          <w:delText>操作规则</w:delText>
        </w:r>
      </w:del>
    </w:p>
    <w:p w14:paraId="2EB64B56" w14:textId="77777777" w:rsidR="005C3A57" w:rsidDel="009E1FA8" w:rsidRDefault="00845FF9">
      <w:pPr>
        <w:rPr>
          <w:del w:id="3758" w:author="Happy" w:date="2018-08-20T18:39:00Z"/>
        </w:rPr>
        <w:pPrChange w:id="3759" w:author="Happy" w:date="2018-08-20T18:39:00Z">
          <w:pPr>
            <w:pStyle w:val="af3"/>
            <w:numPr>
              <w:numId w:val="8"/>
            </w:numPr>
            <w:spacing w:line="360" w:lineRule="auto"/>
            <w:ind w:left="420" w:firstLineChars="0" w:hanging="420"/>
          </w:pPr>
        </w:pPrChange>
      </w:pPr>
      <w:del w:id="3760" w:author="Happy" w:date="2018-08-20T18:39:00Z">
        <w:r w:rsidDel="009E1FA8">
          <w:rPr>
            <w:rFonts w:hint="eastAsia"/>
          </w:rPr>
          <w:delText>点击</w:delText>
        </w:r>
        <w:r w:rsidR="00F67AAD" w:rsidDel="009E1FA8">
          <w:rPr>
            <w:rFonts w:hint="eastAsia"/>
          </w:rPr>
          <w:delText>【</w:delText>
        </w:r>
        <w:r w:rsidDel="009E1FA8">
          <w:rPr>
            <w:rFonts w:hint="eastAsia"/>
          </w:rPr>
          <w:delText>取消</w:delText>
        </w:r>
        <w:r w:rsidR="00F67AAD" w:rsidDel="009E1FA8">
          <w:rPr>
            <w:rFonts w:hint="eastAsia"/>
          </w:rPr>
          <w:delText>】</w:delText>
        </w:r>
        <w:r w:rsidDel="009E1FA8">
          <w:rPr>
            <w:rFonts w:hint="eastAsia"/>
          </w:rPr>
          <w:delText>，则返回到换桌页面</w:delText>
        </w:r>
      </w:del>
    </w:p>
    <w:p w14:paraId="2274FB1C" w14:textId="77777777" w:rsidR="005C3A57" w:rsidDel="009E1FA8" w:rsidRDefault="00845FF9">
      <w:pPr>
        <w:rPr>
          <w:del w:id="3761" w:author="Happy" w:date="2018-08-20T18:39:00Z"/>
        </w:rPr>
        <w:pPrChange w:id="3762" w:author="Happy" w:date="2018-08-20T18:39:00Z">
          <w:pPr>
            <w:pStyle w:val="af3"/>
            <w:numPr>
              <w:numId w:val="8"/>
            </w:numPr>
            <w:spacing w:line="360" w:lineRule="auto"/>
            <w:ind w:left="420" w:firstLineChars="0" w:hanging="420"/>
          </w:pPr>
        </w:pPrChange>
      </w:pPr>
      <w:del w:id="3763" w:author="Happy" w:date="2018-08-20T18:39:00Z">
        <w:r w:rsidDel="009E1FA8">
          <w:rPr>
            <w:rFonts w:hint="eastAsia"/>
          </w:rPr>
          <w:delText>点击</w:delText>
        </w:r>
        <w:r w:rsidR="006008F8" w:rsidDel="009E1FA8">
          <w:rPr>
            <w:rFonts w:hint="eastAsia"/>
          </w:rPr>
          <w:delText>【</w:delText>
        </w:r>
        <w:r w:rsidDel="009E1FA8">
          <w:rPr>
            <w:rFonts w:hint="eastAsia"/>
          </w:rPr>
          <w:delText>确定换桌</w:delText>
        </w:r>
        <w:r w:rsidR="00294F16" w:rsidDel="009E1FA8">
          <w:rPr>
            <w:rFonts w:hint="eastAsia"/>
          </w:rPr>
          <w:delText>】</w:delText>
        </w:r>
        <w:r w:rsidDel="009E1FA8">
          <w:rPr>
            <w:rFonts w:hint="eastAsia"/>
          </w:rPr>
          <w:delText>，</w:delText>
        </w:r>
        <w:r w:rsidR="00D96ED3" w:rsidDel="009E1FA8">
          <w:rPr>
            <w:rFonts w:hint="eastAsia"/>
          </w:rPr>
          <w:delText>将换桌请求上报服务器，由服务器操作换桌，</w:delText>
        </w:r>
        <w:r w:rsidR="00CA6EE9" w:rsidDel="009E1FA8">
          <w:rPr>
            <w:rFonts w:hint="eastAsia"/>
          </w:rPr>
          <w:delText>如果成功，则会</w:delText>
        </w:r>
        <w:r w:rsidR="00CA6EE9" w:rsidDel="009E1FA8">
          <w:rPr>
            <w:rFonts w:hint="eastAsia"/>
          </w:rPr>
          <w:delText>toast</w:delText>
        </w:r>
        <w:r w:rsidR="00CA6EE9" w:rsidDel="009E1FA8">
          <w:rPr>
            <w:rFonts w:hint="eastAsia"/>
          </w:rPr>
          <w:delText>提示</w:delText>
        </w:r>
        <w:r w:rsidR="00E02698" w:rsidDel="009E1FA8">
          <w:rPr>
            <w:rFonts w:hint="eastAsia"/>
          </w:rPr>
          <w:delText>换桌</w:delText>
        </w:r>
        <w:r w:rsidR="00CA6EE9" w:rsidDel="009E1FA8">
          <w:rPr>
            <w:rFonts w:hint="eastAsia"/>
          </w:rPr>
          <w:delText>成功。如果由于网络问题，则</w:delText>
        </w:r>
        <w:r w:rsidR="00CA6EE9" w:rsidDel="009E1FA8">
          <w:rPr>
            <w:rFonts w:hint="eastAsia"/>
          </w:rPr>
          <w:delText>toast</w:delText>
        </w:r>
        <w:r w:rsidR="005A7F0D" w:rsidDel="009E1FA8">
          <w:rPr>
            <w:rFonts w:hint="eastAsia"/>
          </w:rPr>
          <w:delText>提示：换桌</w:delText>
        </w:r>
        <w:r w:rsidR="00CA6EE9" w:rsidDel="009E1FA8">
          <w:rPr>
            <w:rFonts w:hint="eastAsia"/>
          </w:rPr>
          <w:delText>失败。</w:delText>
        </w:r>
      </w:del>
    </w:p>
    <w:p w14:paraId="7CD224FB" w14:textId="77777777" w:rsidR="005C3A57" w:rsidDel="009E1FA8" w:rsidRDefault="00F40EA8">
      <w:pPr>
        <w:rPr>
          <w:del w:id="3764" w:author="Happy" w:date="2018-08-20T18:39:00Z"/>
          <w:rStyle w:val="af8"/>
          <w:i w:val="0"/>
          <w:color w:val="auto"/>
        </w:rPr>
        <w:pPrChange w:id="3765" w:author="Happy" w:date="2018-08-20T18:39:00Z">
          <w:pPr>
            <w:pStyle w:val="4"/>
            <w:spacing w:line="360" w:lineRule="auto"/>
          </w:pPr>
        </w:pPrChange>
      </w:pPr>
      <w:del w:id="3766" w:author="Happy" w:date="2018-08-20T18:39:00Z">
        <w:r w:rsidDel="009E1FA8">
          <w:rPr>
            <w:rStyle w:val="af8"/>
            <w:rFonts w:hint="eastAsia"/>
            <w:b/>
            <w:i w:val="0"/>
            <w:color w:val="auto"/>
          </w:rPr>
          <w:delText>提示信息</w:delText>
        </w:r>
      </w:del>
    </w:p>
    <w:p w14:paraId="24E199C9" w14:textId="77777777" w:rsidR="005C3A57" w:rsidDel="009E1FA8" w:rsidRDefault="009911DF">
      <w:pPr>
        <w:rPr>
          <w:del w:id="3767" w:author="Happy" w:date="2018-08-20T18:39:00Z"/>
        </w:rPr>
        <w:pPrChange w:id="3768" w:author="Happy" w:date="2018-08-20T18:39:00Z">
          <w:pPr>
            <w:pStyle w:val="af3"/>
            <w:numPr>
              <w:numId w:val="35"/>
            </w:numPr>
            <w:spacing w:line="360" w:lineRule="auto"/>
            <w:ind w:left="420" w:firstLineChars="0" w:hanging="420"/>
          </w:pPr>
        </w:pPrChange>
      </w:pPr>
      <w:del w:id="3769" w:author="Happy" w:date="2018-08-20T18:39:00Z">
        <w:r w:rsidDel="009E1FA8">
          <w:rPr>
            <w:rFonts w:hint="eastAsia"/>
          </w:rPr>
          <w:delText>点击确定换桌后，当网络正常，则</w:delText>
        </w:r>
        <w:r w:rsidR="0016608B" w:rsidDel="009E1FA8">
          <w:rPr>
            <w:rFonts w:hint="eastAsia"/>
          </w:rPr>
          <w:delText>toast</w:delText>
        </w:r>
        <w:r w:rsidDel="009E1FA8">
          <w:rPr>
            <w:rFonts w:hint="eastAsia"/>
          </w:rPr>
          <w:delText>提示：换桌成功。</w:delText>
        </w:r>
      </w:del>
    </w:p>
    <w:p w14:paraId="7DD57D5F" w14:textId="77777777" w:rsidR="005C3A57" w:rsidDel="009E1FA8" w:rsidRDefault="009911DF">
      <w:pPr>
        <w:rPr>
          <w:del w:id="3770" w:author="Happy" w:date="2018-08-20T18:39:00Z"/>
        </w:rPr>
        <w:pPrChange w:id="3771" w:author="Happy" w:date="2018-08-20T18:39:00Z">
          <w:pPr>
            <w:pStyle w:val="af3"/>
            <w:numPr>
              <w:numId w:val="35"/>
            </w:numPr>
            <w:spacing w:line="360" w:lineRule="auto"/>
            <w:ind w:left="420" w:firstLineChars="0" w:hanging="420"/>
          </w:pPr>
        </w:pPrChange>
      </w:pPr>
      <w:del w:id="3772" w:author="Happy" w:date="2018-08-20T18:39:00Z">
        <w:r w:rsidDel="009E1FA8">
          <w:rPr>
            <w:rFonts w:hint="eastAsia"/>
          </w:rPr>
          <w:delText>当网络不正常，则</w:delText>
        </w:r>
        <w:r w:rsidR="0016608B" w:rsidDel="009E1FA8">
          <w:rPr>
            <w:rFonts w:hint="eastAsia"/>
          </w:rPr>
          <w:delText>toast</w:delText>
        </w:r>
        <w:r w:rsidDel="009E1FA8">
          <w:rPr>
            <w:rFonts w:hint="eastAsia"/>
          </w:rPr>
          <w:delText>提示：换桌失败。</w:delText>
        </w:r>
      </w:del>
    </w:p>
    <w:p w14:paraId="02379F0D" w14:textId="77777777" w:rsidR="005C3A57" w:rsidDel="009E1FA8" w:rsidRDefault="00D36475">
      <w:pPr>
        <w:rPr>
          <w:del w:id="3773" w:author="Happy" w:date="2018-08-20T18:39:00Z"/>
        </w:rPr>
        <w:pPrChange w:id="3774" w:author="Happy" w:date="2018-08-20T18:39:00Z">
          <w:pPr>
            <w:pStyle w:val="3"/>
            <w:spacing w:line="360" w:lineRule="auto"/>
          </w:pPr>
        </w:pPrChange>
      </w:pPr>
      <w:del w:id="3775" w:author="Happy" w:date="2018-08-20T18:39:00Z">
        <w:r w:rsidDel="009E1FA8">
          <w:rPr>
            <w:rFonts w:hint="eastAsia"/>
          </w:rPr>
          <w:delText>清台</w:delText>
        </w:r>
      </w:del>
    </w:p>
    <w:p w14:paraId="2ADD5AD0" w14:textId="77777777" w:rsidR="005C3A57" w:rsidDel="009E1FA8" w:rsidRDefault="000A7E76">
      <w:pPr>
        <w:rPr>
          <w:del w:id="3776" w:author="Happy" w:date="2018-08-20T18:39:00Z"/>
        </w:rPr>
        <w:pPrChange w:id="3777" w:author="Happy" w:date="2018-08-20T18:39:00Z">
          <w:pPr>
            <w:spacing w:line="360" w:lineRule="auto"/>
          </w:pPr>
        </w:pPrChange>
      </w:pPr>
      <w:del w:id="3778" w:author="Happy" w:date="2018-08-20T18:39:00Z">
        <w:r w:rsidDel="009E1FA8">
          <w:rPr>
            <w:noProof/>
          </w:rPr>
          <w:drawing>
            <wp:inline distT="0" distB="0" distL="0" distR="0" wp14:anchorId="4E07DF58" wp14:editId="1F10173A">
              <wp:extent cx="5477510" cy="4166870"/>
              <wp:effectExtent l="19050" t="0" r="8890" b="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5477510" cy="4166870"/>
                      </a:xfrm>
                      <a:prstGeom prst="rect">
                        <a:avLst/>
                      </a:prstGeom>
                      <a:noFill/>
                      <a:ln w="9525">
                        <a:noFill/>
                        <a:miter lim="800000"/>
                        <a:headEnd/>
                        <a:tailEnd/>
                      </a:ln>
                    </pic:spPr>
                  </pic:pic>
                </a:graphicData>
              </a:graphic>
            </wp:inline>
          </w:drawing>
        </w:r>
      </w:del>
    </w:p>
    <w:p w14:paraId="08F1B409" w14:textId="77777777" w:rsidR="005C3A57" w:rsidDel="009E1FA8" w:rsidRDefault="00F40EA8">
      <w:pPr>
        <w:rPr>
          <w:del w:id="3779" w:author="Happy" w:date="2018-08-20T18:39:00Z"/>
          <w:rStyle w:val="af8"/>
          <w:i w:val="0"/>
          <w:color w:val="auto"/>
        </w:rPr>
        <w:pPrChange w:id="3780" w:author="Happy" w:date="2018-08-20T18:39:00Z">
          <w:pPr>
            <w:pStyle w:val="4"/>
            <w:spacing w:line="360" w:lineRule="auto"/>
          </w:pPr>
        </w:pPrChange>
      </w:pPr>
      <w:del w:id="3781" w:author="Happy" w:date="2018-08-20T18:39:00Z">
        <w:r w:rsidRPr="009F2834" w:rsidDel="009E1FA8">
          <w:rPr>
            <w:rStyle w:val="af8"/>
            <w:rFonts w:hint="eastAsia"/>
            <w:b/>
            <w:i w:val="0"/>
            <w:color w:val="auto"/>
          </w:rPr>
          <w:delText>显示内容</w:delText>
        </w:r>
      </w:del>
    </w:p>
    <w:p w14:paraId="3B9478EA" w14:textId="77777777" w:rsidR="005C3A57" w:rsidDel="009E1FA8" w:rsidRDefault="00DC10F7">
      <w:pPr>
        <w:rPr>
          <w:del w:id="3782" w:author="Happy" w:date="2018-08-20T18:39:00Z"/>
        </w:rPr>
        <w:pPrChange w:id="3783" w:author="Happy" w:date="2018-08-20T18:39:00Z">
          <w:pPr>
            <w:pStyle w:val="af3"/>
            <w:numPr>
              <w:numId w:val="8"/>
            </w:numPr>
            <w:spacing w:line="360" w:lineRule="auto"/>
            <w:ind w:left="420" w:firstLineChars="0" w:hanging="420"/>
          </w:pPr>
        </w:pPrChange>
      </w:pPr>
      <w:del w:id="3784" w:author="Happy" w:date="2018-08-20T18:39:00Z">
        <w:r w:rsidDel="009E1FA8">
          <w:rPr>
            <w:rFonts w:hint="eastAsia"/>
          </w:rPr>
          <w:delText>显示</w:delText>
        </w:r>
        <w:r w:rsidR="00AC3FCB" w:rsidDel="009E1FA8">
          <w:rPr>
            <w:rFonts w:hint="eastAsia"/>
          </w:rPr>
          <w:delText>所有区域，和第一个区域下的</w:delText>
        </w:r>
        <w:r w:rsidDel="009E1FA8">
          <w:rPr>
            <w:rFonts w:hint="eastAsia"/>
          </w:rPr>
          <w:delText>桌台状态</w:delText>
        </w:r>
        <w:r w:rsidR="00AC3FCB" w:rsidDel="009E1FA8">
          <w:rPr>
            <w:rFonts w:hint="eastAsia"/>
          </w:rPr>
          <w:delText>为“</w:delText>
        </w:r>
        <w:r w:rsidDel="009E1FA8">
          <w:rPr>
            <w:rFonts w:hint="eastAsia"/>
          </w:rPr>
          <w:delText>已开桌</w:delText>
        </w:r>
        <w:r w:rsidR="00AC3FCB" w:rsidDel="009E1FA8">
          <w:rPr>
            <w:rFonts w:hint="eastAsia"/>
          </w:rPr>
          <w:delText>”</w:delText>
        </w:r>
        <w:r w:rsidR="006423B8" w:rsidDel="009E1FA8">
          <w:rPr>
            <w:rFonts w:hint="eastAsia"/>
          </w:rPr>
          <w:delText>、</w:delText>
        </w:r>
        <w:r w:rsidR="0007202A" w:rsidDel="009E1FA8">
          <w:rPr>
            <w:rFonts w:hint="eastAsia"/>
          </w:rPr>
          <w:delText>订单状态为“已买单”</w:delText>
        </w:r>
        <w:r w:rsidDel="009E1FA8">
          <w:rPr>
            <w:rFonts w:hint="eastAsia"/>
          </w:rPr>
          <w:delText>的桌台。</w:delText>
        </w:r>
      </w:del>
    </w:p>
    <w:p w14:paraId="49EF72F6" w14:textId="77777777" w:rsidR="005C3A57" w:rsidDel="009E1FA8" w:rsidRDefault="00DC10F7">
      <w:pPr>
        <w:rPr>
          <w:del w:id="3785" w:author="Happy" w:date="2018-08-20T18:39:00Z"/>
        </w:rPr>
        <w:pPrChange w:id="3786" w:author="Happy" w:date="2018-08-20T18:39:00Z">
          <w:pPr>
            <w:pStyle w:val="af3"/>
            <w:numPr>
              <w:numId w:val="8"/>
            </w:numPr>
            <w:spacing w:line="360" w:lineRule="auto"/>
            <w:ind w:left="420" w:firstLineChars="0" w:hanging="420"/>
          </w:pPr>
        </w:pPrChange>
      </w:pPr>
      <w:del w:id="3787" w:author="Happy" w:date="2018-08-20T18:39:00Z">
        <w:r w:rsidDel="009E1FA8">
          <w:rPr>
            <w:rFonts w:hint="eastAsia"/>
          </w:rPr>
          <w:delText>桌台号、桌台状态</w:delText>
        </w:r>
      </w:del>
    </w:p>
    <w:p w14:paraId="021A2BED" w14:textId="77777777" w:rsidR="005C3A57" w:rsidDel="009E1FA8" w:rsidRDefault="00C35F10">
      <w:pPr>
        <w:rPr>
          <w:del w:id="3788" w:author="Happy" w:date="2018-08-20T18:39:00Z"/>
        </w:rPr>
        <w:pPrChange w:id="3789" w:author="Happy" w:date="2018-08-20T18:39:00Z">
          <w:pPr>
            <w:pStyle w:val="af3"/>
            <w:numPr>
              <w:numId w:val="8"/>
            </w:numPr>
            <w:spacing w:line="360" w:lineRule="auto"/>
            <w:ind w:left="420" w:firstLineChars="0" w:hanging="420"/>
          </w:pPr>
        </w:pPrChange>
      </w:pPr>
      <w:del w:id="3790" w:author="Happy" w:date="2018-08-20T18:39:00Z">
        <w:r w:rsidDel="009E1FA8">
          <w:rPr>
            <w:rFonts w:hint="eastAsia"/>
          </w:rPr>
          <w:delText>功能操作按钮：并桌、换桌、查单，但这三个按钮当前按钮置灰</w:delText>
        </w:r>
        <w:r w:rsidR="00D44D56" w:rsidDel="009E1FA8">
          <w:rPr>
            <w:rFonts w:hint="eastAsia"/>
          </w:rPr>
          <w:delText>，只有清台可操作。</w:delText>
        </w:r>
      </w:del>
    </w:p>
    <w:p w14:paraId="4113CD6F" w14:textId="77777777" w:rsidR="005C3A57" w:rsidDel="009E1FA8" w:rsidRDefault="00F40EA8">
      <w:pPr>
        <w:rPr>
          <w:del w:id="3791" w:author="Happy" w:date="2018-08-20T18:39:00Z"/>
          <w:rStyle w:val="af8"/>
          <w:i w:val="0"/>
          <w:color w:val="auto"/>
        </w:rPr>
        <w:pPrChange w:id="3792" w:author="Happy" w:date="2018-08-20T18:39:00Z">
          <w:pPr>
            <w:pStyle w:val="4"/>
            <w:spacing w:line="360" w:lineRule="auto"/>
          </w:pPr>
        </w:pPrChange>
      </w:pPr>
      <w:del w:id="3793" w:author="Happy" w:date="2018-08-20T18:39:00Z">
        <w:r w:rsidDel="009E1FA8">
          <w:rPr>
            <w:rStyle w:val="af8"/>
            <w:rFonts w:hint="eastAsia"/>
            <w:b/>
            <w:i w:val="0"/>
            <w:color w:val="auto"/>
          </w:rPr>
          <w:delText>出入口</w:delText>
        </w:r>
      </w:del>
    </w:p>
    <w:p w14:paraId="2FBCE6DB" w14:textId="77777777" w:rsidR="005C3A57" w:rsidDel="009E1FA8" w:rsidRDefault="00F40EA8">
      <w:pPr>
        <w:rPr>
          <w:del w:id="3794" w:author="Happy" w:date="2018-08-20T18:39:00Z"/>
        </w:rPr>
        <w:pPrChange w:id="3795" w:author="Happy" w:date="2018-08-20T18:39:00Z">
          <w:pPr>
            <w:pStyle w:val="af3"/>
            <w:numPr>
              <w:numId w:val="9"/>
            </w:numPr>
            <w:spacing w:line="360" w:lineRule="auto"/>
            <w:ind w:left="420" w:firstLineChars="0" w:hanging="420"/>
          </w:pPr>
        </w:pPrChange>
      </w:pPr>
      <w:del w:id="3796" w:author="Happy" w:date="2018-08-20T18:39:00Z">
        <w:r w:rsidDel="009E1FA8">
          <w:delText>出口</w:delText>
        </w:r>
        <w:r w:rsidDel="009E1FA8">
          <w:rPr>
            <w:rFonts w:hint="eastAsia"/>
          </w:rPr>
          <w:delText>：</w:delText>
        </w:r>
        <w:r w:rsidDel="009E1FA8">
          <w:delText>BP</w:delText>
        </w:r>
        <w:r w:rsidDel="009E1FA8">
          <w:delText>堂食主页</w:delText>
        </w:r>
      </w:del>
    </w:p>
    <w:p w14:paraId="7CF12DA1" w14:textId="77777777" w:rsidR="005C3A57" w:rsidDel="009E1FA8" w:rsidRDefault="00F40EA8">
      <w:pPr>
        <w:rPr>
          <w:del w:id="3797" w:author="Happy" w:date="2018-08-20T18:39:00Z"/>
        </w:rPr>
        <w:pPrChange w:id="3798" w:author="Happy" w:date="2018-08-20T18:39:00Z">
          <w:pPr>
            <w:pStyle w:val="af3"/>
            <w:numPr>
              <w:numId w:val="9"/>
            </w:numPr>
            <w:spacing w:line="360" w:lineRule="auto"/>
            <w:ind w:left="420" w:firstLineChars="0" w:hanging="420"/>
          </w:pPr>
        </w:pPrChange>
      </w:pPr>
      <w:del w:id="3799" w:author="Happy" w:date="2018-08-20T18:39:00Z">
        <w:r w:rsidDel="009E1FA8">
          <w:rPr>
            <w:rFonts w:hint="eastAsia"/>
          </w:rPr>
          <w:delText>入口：</w:delText>
        </w:r>
        <w:r w:rsidDel="009E1FA8">
          <w:rPr>
            <w:rFonts w:hint="eastAsia"/>
          </w:rPr>
          <w:delText>BP</w:delText>
        </w:r>
        <w:r w:rsidDel="009E1FA8">
          <w:rPr>
            <w:rFonts w:hint="eastAsia"/>
          </w:rPr>
          <w:delText>堂食主页</w:delText>
        </w:r>
      </w:del>
    </w:p>
    <w:p w14:paraId="4B708408" w14:textId="77777777" w:rsidR="005C3A57" w:rsidDel="009E1FA8" w:rsidRDefault="00F40EA8">
      <w:pPr>
        <w:rPr>
          <w:del w:id="3800" w:author="Happy" w:date="2018-08-20T18:39:00Z"/>
          <w:rStyle w:val="af8"/>
          <w:i w:val="0"/>
          <w:color w:val="auto"/>
        </w:rPr>
        <w:pPrChange w:id="3801" w:author="Happy" w:date="2018-08-20T18:39:00Z">
          <w:pPr>
            <w:pStyle w:val="4"/>
            <w:spacing w:line="360" w:lineRule="auto"/>
          </w:pPr>
        </w:pPrChange>
      </w:pPr>
      <w:del w:id="3802" w:author="Happy" w:date="2018-08-20T18:39:00Z">
        <w:r w:rsidDel="009E1FA8">
          <w:rPr>
            <w:rStyle w:val="af8"/>
            <w:b/>
            <w:i w:val="0"/>
            <w:color w:val="auto"/>
          </w:rPr>
          <w:delText>数据来源</w:delText>
        </w:r>
      </w:del>
    </w:p>
    <w:p w14:paraId="3685FB34" w14:textId="77777777" w:rsidR="005C3A57" w:rsidDel="009E1FA8" w:rsidRDefault="00F40EA8">
      <w:pPr>
        <w:rPr>
          <w:del w:id="3803" w:author="Happy" w:date="2018-08-20T18:39:00Z"/>
        </w:rPr>
        <w:pPrChange w:id="3804" w:author="Happy" w:date="2018-08-20T18:39:00Z">
          <w:pPr>
            <w:spacing w:line="360" w:lineRule="auto"/>
          </w:pPr>
        </w:pPrChange>
      </w:pPr>
      <w:del w:id="3805" w:author="Happy" w:date="2018-08-20T18:39:00Z">
        <w:r w:rsidDel="009E1FA8">
          <w:rPr>
            <w:rFonts w:hint="eastAsia"/>
          </w:rPr>
          <w:delText>无</w:delText>
        </w:r>
      </w:del>
    </w:p>
    <w:p w14:paraId="4D02BAA1" w14:textId="77777777" w:rsidR="005C3A57" w:rsidDel="009E1FA8" w:rsidRDefault="00F40EA8">
      <w:pPr>
        <w:rPr>
          <w:del w:id="3806" w:author="Happy" w:date="2018-08-20T18:39:00Z"/>
          <w:rStyle w:val="af8"/>
          <w:i w:val="0"/>
          <w:color w:val="auto"/>
        </w:rPr>
        <w:pPrChange w:id="3807" w:author="Happy" w:date="2018-08-20T18:39:00Z">
          <w:pPr>
            <w:pStyle w:val="4"/>
            <w:spacing w:line="360" w:lineRule="auto"/>
          </w:pPr>
        </w:pPrChange>
      </w:pPr>
      <w:del w:id="3808" w:author="Happy" w:date="2018-08-20T18:39:00Z">
        <w:r w:rsidDel="009E1FA8">
          <w:rPr>
            <w:rStyle w:val="af8"/>
            <w:rFonts w:hint="eastAsia"/>
            <w:b/>
            <w:i w:val="0"/>
            <w:color w:val="auto"/>
          </w:rPr>
          <w:delText>输入项</w:delText>
        </w:r>
      </w:del>
    </w:p>
    <w:p w14:paraId="7CBE89ED" w14:textId="77777777" w:rsidR="005C3A57" w:rsidDel="009E1FA8" w:rsidRDefault="00F40EA8">
      <w:pPr>
        <w:rPr>
          <w:del w:id="3809" w:author="Happy" w:date="2018-08-20T18:39:00Z"/>
        </w:rPr>
        <w:pPrChange w:id="3810" w:author="Happy" w:date="2018-08-20T18:39:00Z">
          <w:pPr>
            <w:pStyle w:val="af3"/>
            <w:numPr>
              <w:numId w:val="37"/>
            </w:numPr>
            <w:spacing w:line="360" w:lineRule="auto"/>
            <w:ind w:left="420" w:firstLineChars="0" w:hanging="420"/>
          </w:pPr>
        </w:pPrChange>
      </w:pPr>
      <w:del w:id="3811" w:author="Happy" w:date="2018-08-20T18:39:00Z">
        <w:r w:rsidDel="009E1FA8">
          <w:rPr>
            <w:rFonts w:hint="eastAsia"/>
          </w:rPr>
          <w:delText>复选框：勾选复选框，可以进行选择需要</w:delText>
        </w:r>
        <w:r w:rsidR="000E25FD" w:rsidDel="009E1FA8">
          <w:rPr>
            <w:rFonts w:hint="eastAsia"/>
          </w:rPr>
          <w:delText>清台的</w:delText>
        </w:r>
        <w:r w:rsidDel="009E1FA8">
          <w:rPr>
            <w:rFonts w:hint="eastAsia"/>
          </w:rPr>
          <w:delText>桌台</w:delText>
        </w:r>
        <w:r w:rsidR="004A692A" w:rsidDel="009E1FA8">
          <w:rPr>
            <w:rFonts w:hint="eastAsia"/>
          </w:rPr>
          <w:delText>，可以多选</w:delText>
        </w:r>
        <w:r w:rsidDel="009E1FA8">
          <w:rPr>
            <w:rFonts w:hint="eastAsia"/>
          </w:rPr>
          <w:delText>。</w:delText>
        </w:r>
      </w:del>
    </w:p>
    <w:p w14:paraId="34BE4854" w14:textId="77777777" w:rsidR="005C3A57" w:rsidDel="009E1FA8" w:rsidRDefault="00F40EA8">
      <w:pPr>
        <w:rPr>
          <w:del w:id="3812" w:author="Happy" w:date="2018-08-20T18:39:00Z"/>
          <w:rStyle w:val="af8"/>
          <w:i w:val="0"/>
          <w:color w:val="auto"/>
        </w:rPr>
        <w:pPrChange w:id="3813" w:author="Happy" w:date="2018-08-20T18:39:00Z">
          <w:pPr>
            <w:pStyle w:val="4"/>
            <w:spacing w:line="360" w:lineRule="auto"/>
          </w:pPr>
        </w:pPrChange>
      </w:pPr>
      <w:del w:id="3814" w:author="Happy" w:date="2018-08-20T18:39:00Z">
        <w:r w:rsidDel="009E1FA8">
          <w:rPr>
            <w:rStyle w:val="af8"/>
            <w:rFonts w:hint="eastAsia"/>
            <w:b/>
            <w:i w:val="0"/>
            <w:color w:val="auto"/>
          </w:rPr>
          <w:delText>操作规则</w:delText>
        </w:r>
      </w:del>
    </w:p>
    <w:p w14:paraId="02E9827B" w14:textId="77777777" w:rsidR="005C3A57" w:rsidDel="009E1FA8" w:rsidRDefault="00B82F09">
      <w:pPr>
        <w:rPr>
          <w:del w:id="3815" w:author="Happy" w:date="2018-08-20T18:39:00Z"/>
        </w:rPr>
        <w:pPrChange w:id="3816" w:author="Happy" w:date="2018-08-20T18:39:00Z">
          <w:pPr>
            <w:pStyle w:val="af3"/>
            <w:numPr>
              <w:numId w:val="8"/>
            </w:numPr>
            <w:spacing w:line="360" w:lineRule="auto"/>
            <w:ind w:left="420" w:firstLineChars="0" w:hanging="420"/>
          </w:pPr>
        </w:pPrChange>
      </w:pPr>
      <w:del w:id="3817" w:author="Happy" w:date="2018-08-20T18:39:00Z">
        <w:r w:rsidDel="009E1FA8">
          <w:rPr>
            <w:rFonts w:hint="eastAsia"/>
          </w:rPr>
          <w:delText>【清台】</w:delText>
        </w:r>
        <w:r w:rsidR="00A134A2" w:rsidDel="009E1FA8">
          <w:rPr>
            <w:rFonts w:hint="eastAsia"/>
          </w:rPr>
          <w:delText>当点击清台</w:delText>
        </w:r>
        <w:r w:rsidR="00F40EA8" w:rsidDel="009E1FA8">
          <w:rPr>
            <w:rFonts w:hint="eastAsia"/>
          </w:rPr>
          <w:delText>后，会出现所有的可以进行</w:delText>
        </w:r>
        <w:r w:rsidR="00A134A2" w:rsidDel="009E1FA8">
          <w:rPr>
            <w:rFonts w:hint="eastAsia"/>
          </w:rPr>
          <w:delText>清台</w:delText>
        </w:r>
        <w:r w:rsidR="00EB41F7" w:rsidDel="009E1FA8">
          <w:rPr>
            <w:rFonts w:hint="eastAsia"/>
          </w:rPr>
          <w:delText>的桌台</w:delText>
        </w:r>
        <w:r w:rsidR="00F40EA8" w:rsidDel="009E1FA8">
          <w:rPr>
            <w:rFonts w:hint="eastAsia"/>
          </w:rPr>
          <w:delText>，当选择完毕，</w:delText>
        </w:r>
        <w:r w:rsidR="00EB41F7" w:rsidDel="009E1FA8">
          <w:rPr>
            <w:rFonts w:hint="eastAsia"/>
          </w:rPr>
          <w:delText>按钮变为确认清台</w:delText>
        </w:r>
        <w:r w:rsidR="00F40EA8" w:rsidDel="009E1FA8">
          <w:rPr>
            <w:rFonts w:hint="eastAsia"/>
          </w:rPr>
          <w:delText>。</w:delText>
        </w:r>
      </w:del>
    </w:p>
    <w:p w14:paraId="533F527E" w14:textId="77777777" w:rsidR="005C3A57" w:rsidDel="009E1FA8" w:rsidRDefault="007C46CA">
      <w:pPr>
        <w:rPr>
          <w:del w:id="3818" w:author="Happy" w:date="2018-08-20T18:39:00Z"/>
        </w:rPr>
        <w:pPrChange w:id="3819" w:author="Happy" w:date="2018-08-20T18:39:00Z">
          <w:pPr>
            <w:pStyle w:val="af3"/>
            <w:numPr>
              <w:numId w:val="8"/>
            </w:numPr>
            <w:spacing w:line="360" w:lineRule="auto"/>
            <w:ind w:left="420" w:firstLineChars="0" w:hanging="420"/>
          </w:pPr>
        </w:pPrChange>
      </w:pPr>
      <w:del w:id="3820" w:author="Happy" w:date="2018-08-20T18:39:00Z">
        <w:r w:rsidDel="009E1FA8">
          <w:rPr>
            <w:rFonts w:hint="eastAsia"/>
          </w:rPr>
          <w:delText>【确认清台】</w:delText>
        </w:r>
        <w:r w:rsidR="00EB41F7" w:rsidDel="009E1FA8">
          <w:rPr>
            <w:rFonts w:hint="eastAsia"/>
          </w:rPr>
          <w:delText>点击确认清台，</w:delText>
        </w:r>
        <w:r w:rsidR="00EC7276" w:rsidDel="009E1FA8">
          <w:rPr>
            <w:rFonts w:hint="eastAsia"/>
          </w:rPr>
          <w:delText>上报服务器，由服务器操作清台，同时返回清台结果提示</w:delText>
        </w:r>
        <w:r w:rsidR="00EB41F7" w:rsidDel="009E1FA8">
          <w:rPr>
            <w:rFonts w:hint="eastAsia"/>
          </w:rPr>
          <w:delText>。</w:delText>
        </w:r>
      </w:del>
    </w:p>
    <w:p w14:paraId="3F4C9341" w14:textId="77777777" w:rsidR="005C3A57" w:rsidDel="009E1FA8" w:rsidRDefault="00F40EA8">
      <w:pPr>
        <w:rPr>
          <w:del w:id="3821" w:author="Happy" w:date="2018-08-20T18:39:00Z"/>
          <w:rStyle w:val="af8"/>
          <w:i w:val="0"/>
          <w:color w:val="auto"/>
        </w:rPr>
        <w:pPrChange w:id="3822" w:author="Happy" w:date="2018-08-20T18:39:00Z">
          <w:pPr>
            <w:pStyle w:val="4"/>
            <w:spacing w:line="360" w:lineRule="auto"/>
          </w:pPr>
        </w:pPrChange>
      </w:pPr>
      <w:del w:id="3823" w:author="Happy" w:date="2018-08-20T18:39:00Z">
        <w:r w:rsidDel="009E1FA8">
          <w:rPr>
            <w:rStyle w:val="af8"/>
            <w:rFonts w:hint="eastAsia"/>
            <w:b/>
            <w:i w:val="0"/>
            <w:color w:val="auto"/>
          </w:rPr>
          <w:delText>提示信息</w:delText>
        </w:r>
      </w:del>
    </w:p>
    <w:p w14:paraId="77B9E92B" w14:textId="77777777" w:rsidR="005C3A57" w:rsidDel="009E1FA8" w:rsidRDefault="005955C6">
      <w:pPr>
        <w:rPr>
          <w:del w:id="3824" w:author="Happy" w:date="2018-08-20T18:39:00Z"/>
        </w:rPr>
        <w:pPrChange w:id="3825" w:author="Happy" w:date="2018-08-20T18:39:00Z">
          <w:pPr>
            <w:pStyle w:val="af3"/>
            <w:numPr>
              <w:numId w:val="36"/>
            </w:numPr>
            <w:spacing w:line="360" w:lineRule="auto"/>
            <w:ind w:left="420" w:firstLineChars="0" w:hanging="420"/>
          </w:pPr>
        </w:pPrChange>
      </w:pPr>
      <w:del w:id="3826" w:author="Happy" w:date="2018-08-20T18:39:00Z">
        <w:r w:rsidDel="009E1FA8">
          <w:rPr>
            <w:rFonts w:hint="eastAsia"/>
          </w:rPr>
          <w:delText>当点击确认清台，网络正常，则</w:delText>
        </w:r>
        <w:r w:rsidR="00AC5C16" w:rsidDel="009E1FA8">
          <w:rPr>
            <w:rFonts w:hint="eastAsia"/>
          </w:rPr>
          <w:delText>toast</w:delText>
        </w:r>
        <w:r w:rsidDel="009E1FA8">
          <w:rPr>
            <w:rFonts w:hint="eastAsia"/>
          </w:rPr>
          <w:delText>提示：清台成功。</w:delText>
        </w:r>
      </w:del>
    </w:p>
    <w:p w14:paraId="32331E8B" w14:textId="77777777" w:rsidR="005C3A57" w:rsidDel="009E1FA8" w:rsidRDefault="005955C6">
      <w:pPr>
        <w:rPr>
          <w:del w:id="3827" w:author="Happy" w:date="2018-08-20T18:39:00Z"/>
        </w:rPr>
        <w:pPrChange w:id="3828" w:author="Happy" w:date="2018-08-20T18:39:00Z">
          <w:pPr>
            <w:pStyle w:val="af3"/>
            <w:numPr>
              <w:numId w:val="36"/>
            </w:numPr>
            <w:spacing w:line="360" w:lineRule="auto"/>
            <w:ind w:left="420" w:firstLineChars="0" w:hanging="420"/>
          </w:pPr>
        </w:pPrChange>
      </w:pPr>
      <w:del w:id="3829" w:author="Happy" w:date="2018-08-20T18:39:00Z">
        <w:r w:rsidDel="009E1FA8">
          <w:rPr>
            <w:rFonts w:hint="eastAsia"/>
          </w:rPr>
          <w:delText>当网络不正常，则</w:delText>
        </w:r>
        <w:r w:rsidR="00AC5C16" w:rsidDel="009E1FA8">
          <w:rPr>
            <w:rFonts w:hint="eastAsia"/>
          </w:rPr>
          <w:delText>toast</w:delText>
        </w:r>
        <w:r w:rsidDel="009E1FA8">
          <w:rPr>
            <w:rFonts w:hint="eastAsia"/>
          </w:rPr>
          <w:delText>提示：清台失败。</w:delText>
        </w:r>
      </w:del>
    </w:p>
    <w:p w14:paraId="6E278127" w14:textId="77777777" w:rsidR="005C3A57" w:rsidDel="009E1FA8" w:rsidRDefault="00280BEF">
      <w:pPr>
        <w:rPr>
          <w:del w:id="3830" w:author="Happy" w:date="2018-08-20T18:39:00Z"/>
        </w:rPr>
        <w:pPrChange w:id="3831" w:author="Happy" w:date="2018-08-20T18:39:00Z">
          <w:pPr>
            <w:pStyle w:val="3"/>
            <w:spacing w:line="360" w:lineRule="auto"/>
          </w:pPr>
        </w:pPrChange>
      </w:pPr>
      <w:del w:id="3832" w:author="Happy" w:date="2018-08-20T18:39:00Z">
        <w:r w:rsidDel="009E1FA8">
          <w:rPr>
            <w:rFonts w:hint="eastAsia"/>
          </w:rPr>
          <w:delText>查单</w:delText>
        </w:r>
      </w:del>
    </w:p>
    <w:p w14:paraId="7C929A05" w14:textId="77777777" w:rsidR="005C3A57" w:rsidDel="009E1FA8" w:rsidRDefault="000A7E76">
      <w:pPr>
        <w:rPr>
          <w:del w:id="3833" w:author="Happy" w:date="2018-08-20T18:39:00Z"/>
        </w:rPr>
        <w:pPrChange w:id="3834" w:author="Happy" w:date="2018-08-20T18:39:00Z">
          <w:pPr>
            <w:spacing w:line="360" w:lineRule="auto"/>
          </w:pPr>
        </w:pPrChange>
      </w:pPr>
      <w:del w:id="3835" w:author="Happy" w:date="2018-08-20T18:39:00Z">
        <w:r w:rsidDel="009E1FA8">
          <w:rPr>
            <w:noProof/>
          </w:rPr>
          <w:drawing>
            <wp:inline distT="0" distB="0" distL="0" distR="0" wp14:anchorId="4757C0E5" wp14:editId="0C8FED35">
              <wp:extent cx="5478780" cy="4154805"/>
              <wp:effectExtent l="19050" t="0" r="7620" b="0"/>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5478780" cy="4154805"/>
                      </a:xfrm>
                      <a:prstGeom prst="rect">
                        <a:avLst/>
                      </a:prstGeom>
                      <a:noFill/>
                      <a:ln w="9525">
                        <a:noFill/>
                        <a:miter lim="800000"/>
                        <a:headEnd/>
                        <a:tailEnd/>
                      </a:ln>
                    </pic:spPr>
                  </pic:pic>
                </a:graphicData>
              </a:graphic>
            </wp:inline>
          </w:drawing>
        </w:r>
      </w:del>
    </w:p>
    <w:p w14:paraId="1F2B9E8A" w14:textId="77777777" w:rsidR="005C3A57" w:rsidDel="009E1FA8" w:rsidRDefault="00F40EA8">
      <w:pPr>
        <w:rPr>
          <w:del w:id="3836" w:author="Happy" w:date="2018-08-20T18:39:00Z"/>
          <w:rStyle w:val="af8"/>
          <w:i w:val="0"/>
          <w:color w:val="auto"/>
        </w:rPr>
        <w:pPrChange w:id="3837" w:author="Happy" w:date="2018-08-20T18:39:00Z">
          <w:pPr>
            <w:pStyle w:val="4"/>
            <w:spacing w:line="360" w:lineRule="auto"/>
          </w:pPr>
        </w:pPrChange>
      </w:pPr>
      <w:del w:id="3838" w:author="Happy" w:date="2018-08-20T18:39:00Z">
        <w:r w:rsidRPr="009F2834" w:rsidDel="009E1FA8">
          <w:rPr>
            <w:rStyle w:val="af8"/>
            <w:rFonts w:hint="eastAsia"/>
            <w:b/>
            <w:i w:val="0"/>
            <w:color w:val="auto"/>
          </w:rPr>
          <w:delText>显示内容</w:delText>
        </w:r>
      </w:del>
    </w:p>
    <w:p w14:paraId="676DDD30" w14:textId="77777777" w:rsidR="005C3A57" w:rsidDel="009E1FA8" w:rsidRDefault="00EF2892">
      <w:pPr>
        <w:rPr>
          <w:del w:id="3839" w:author="Happy" w:date="2018-08-20T18:39:00Z"/>
        </w:rPr>
        <w:pPrChange w:id="3840" w:author="Happy" w:date="2018-08-20T18:39:00Z">
          <w:pPr>
            <w:spacing w:line="360" w:lineRule="auto"/>
          </w:pPr>
        </w:pPrChange>
      </w:pPr>
      <w:del w:id="3841" w:author="Happy" w:date="2018-08-20T18:39:00Z">
        <w:r w:rsidDel="009E1FA8">
          <w:fldChar w:fldCharType="begin"/>
        </w:r>
        <w:r w:rsidR="00AE5A5C" w:rsidDel="009E1FA8">
          <w:rPr>
            <w:rFonts w:hint="eastAsia"/>
          </w:rPr>
          <w:delInstrText>eq \o\ac(</w:delInstrText>
        </w:r>
        <w:r w:rsidR="00AE5A5C" w:rsidRPr="00AE5A5C" w:rsidDel="009E1FA8">
          <w:rPr>
            <w:rFonts w:ascii="宋体" w:hint="eastAsia"/>
            <w:position w:val="-4"/>
            <w:sz w:val="31"/>
          </w:rPr>
          <w:delInstrText>○</w:delInstrText>
        </w:r>
        <w:r w:rsidR="00AE5A5C" w:rsidDel="009E1FA8">
          <w:rPr>
            <w:rFonts w:hint="eastAsia"/>
          </w:rPr>
          <w:delInstrText>,1)</w:delInstrText>
        </w:r>
        <w:r w:rsidDel="009E1FA8">
          <w:fldChar w:fldCharType="end"/>
        </w:r>
        <w:r w:rsidR="00ED01EA" w:rsidDel="009E1FA8">
          <w:rPr>
            <w:rFonts w:hint="eastAsia"/>
          </w:rPr>
          <w:delText>查询条件</w:delText>
        </w:r>
      </w:del>
    </w:p>
    <w:p w14:paraId="7CCB5818" w14:textId="77777777" w:rsidR="005C3A57" w:rsidDel="009E1FA8" w:rsidRDefault="00450950">
      <w:pPr>
        <w:rPr>
          <w:del w:id="3842" w:author="Happy" w:date="2018-08-20T18:39:00Z"/>
        </w:rPr>
        <w:pPrChange w:id="3843" w:author="Happy" w:date="2018-08-20T18:39:00Z">
          <w:pPr>
            <w:pStyle w:val="af3"/>
            <w:numPr>
              <w:numId w:val="8"/>
            </w:numPr>
            <w:spacing w:line="360" w:lineRule="auto"/>
            <w:ind w:left="420" w:firstLineChars="0" w:hanging="420"/>
          </w:pPr>
        </w:pPrChange>
      </w:pPr>
      <w:del w:id="3844" w:author="Happy" w:date="2018-08-20T18:39:00Z">
        <w:r w:rsidDel="009E1FA8">
          <w:rPr>
            <w:rFonts w:hint="eastAsia"/>
          </w:rPr>
          <w:delText>查询条件包含：全部、已预结、已买单、就餐中、退单</w:delText>
        </w:r>
        <w:r w:rsidR="002A3D6B" w:rsidDel="009E1FA8">
          <w:rPr>
            <w:rFonts w:hint="eastAsia"/>
          </w:rPr>
          <w:delText>（如</w:delText>
        </w:r>
        <w:r w:rsidR="002A3D6B" w:rsidDel="009E1FA8">
          <w:rPr>
            <w:rFonts w:hint="eastAsia"/>
          </w:rPr>
          <w:delText>1.13.7</w:delText>
        </w:r>
        <w:r w:rsidR="002A3D6B" w:rsidDel="009E1FA8">
          <w:rPr>
            <w:rFonts w:hint="eastAsia"/>
          </w:rPr>
          <w:delText>）</w:delText>
        </w:r>
        <w:r w:rsidDel="009E1FA8">
          <w:rPr>
            <w:rFonts w:hint="eastAsia"/>
          </w:rPr>
          <w:delText>。</w:delText>
        </w:r>
        <w:r w:rsidR="002F19DF" w:rsidDel="009E1FA8">
          <w:rPr>
            <w:rFonts w:hint="eastAsia"/>
          </w:rPr>
          <w:delText>当选择</w:delText>
        </w:r>
        <w:r w:rsidR="00EB782A" w:rsidDel="009E1FA8">
          <w:rPr>
            <w:rFonts w:hint="eastAsia"/>
          </w:rPr>
          <w:delText>状态并点击【</w:delText>
        </w:r>
        <w:r w:rsidR="00B454C8" w:rsidDel="009E1FA8">
          <w:rPr>
            <w:rFonts w:hint="eastAsia"/>
          </w:rPr>
          <w:delText>查询</w:delText>
        </w:r>
        <w:r w:rsidR="00EB782A" w:rsidDel="009E1FA8">
          <w:rPr>
            <w:rFonts w:hint="eastAsia"/>
          </w:rPr>
          <w:delText>】</w:delText>
        </w:r>
        <w:r w:rsidR="00B6798E" w:rsidDel="009E1FA8">
          <w:rPr>
            <w:rFonts w:hint="eastAsia"/>
          </w:rPr>
          <w:delText>按钮</w:delText>
        </w:r>
        <w:r w:rsidR="002F19DF" w:rsidDel="009E1FA8">
          <w:rPr>
            <w:rFonts w:hint="eastAsia"/>
          </w:rPr>
          <w:delText>后，列表会出现相应状态下的订单。</w:delText>
        </w:r>
      </w:del>
    </w:p>
    <w:p w14:paraId="1FFF92DF" w14:textId="77777777" w:rsidR="005C3A57" w:rsidDel="009E1FA8" w:rsidRDefault="002A3D6B">
      <w:pPr>
        <w:rPr>
          <w:del w:id="3845" w:author="Happy" w:date="2018-08-20T18:39:00Z"/>
        </w:rPr>
        <w:pPrChange w:id="3846" w:author="Happy" w:date="2018-08-20T18:39:00Z">
          <w:pPr>
            <w:pStyle w:val="af3"/>
            <w:numPr>
              <w:numId w:val="8"/>
            </w:numPr>
            <w:spacing w:line="360" w:lineRule="auto"/>
            <w:ind w:left="420" w:firstLineChars="0" w:hanging="420"/>
          </w:pPr>
        </w:pPrChange>
      </w:pPr>
      <w:del w:id="3847" w:author="Happy" w:date="2018-08-20T18:39:00Z">
        <w:r w:rsidDel="009E1FA8">
          <w:rPr>
            <w:rFonts w:hint="eastAsia"/>
          </w:rPr>
          <w:delText>查询输入框：可以按照桌号、订单号、手机号进行模糊查询。</w:delText>
        </w:r>
      </w:del>
    </w:p>
    <w:p w14:paraId="2AB23C1F" w14:textId="77777777" w:rsidR="005C3A57" w:rsidDel="009E1FA8" w:rsidRDefault="00EF2892">
      <w:pPr>
        <w:rPr>
          <w:del w:id="3848" w:author="Happy" w:date="2018-08-20T18:39:00Z"/>
        </w:rPr>
        <w:pPrChange w:id="3849" w:author="Happy" w:date="2018-08-20T18:39:00Z">
          <w:pPr>
            <w:pStyle w:val="af3"/>
            <w:spacing w:line="360" w:lineRule="auto"/>
            <w:ind w:firstLineChars="0" w:firstLine="0"/>
          </w:pPr>
        </w:pPrChange>
      </w:pPr>
      <w:del w:id="3850" w:author="Happy" w:date="2018-08-20T18:39:00Z">
        <w:r w:rsidDel="009E1FA8">
          <w:fldChar w:fldCharType="begin"/>
        </w:r>
        <w:r w:rsidR="004A6B23" w:rsidDel="009E1FA8">
          <w:rPr>
            <w:rFonts w:hint="eastAsia"/>
          </w:rPr>
          <w:delInstrText>eq \o\ac(</w:delInstrText>
        </w:r>
        <w:r w:rsidR="004A6B23" w:rsidRPr="004A6B23" w:rsidDel="009E1FA8">
          <w:rPr>
            <w:rFonts w:ascii="宋体" w:hint="eastAsia"/>
            <w:position w:val="-4"/>
            <w:sz w:val="31"/>
          </w:rPr>
          <w:delInstrText>○</w:delInstrText>
        </w:r>
        <w:r w:rsidR="004A6B23" w:rsidDel="009E1FA8">
          <w:rPr>
            <w:rFonts w:hint="eastAsia"/>
          </w:rPr>
          <w:delInstrText>,2)</w:delInstrText>
        </w:r>
        <w:r w:rsidDel="009E1FA8">
          <w:fldChar w:fldCharType="end"/>
        </w:r>
        <w:r w:rsidR="004A6B23" w:rsidDel="009E1FA8">
          <w:rPr>
            <w:rFonts w:hint="eastAsia"/>
          </w:rPr>
          <w:delText>查询列表</w:delText>
        </w:r>
      </w:del>
    </w:p>
    <w:p w14:paraId="12B93334" w14:textId="77777777" w:rsidR="005C3A57" w:rsidDel="009E1FA8" w:rsidRDefault="004A6B23">
      <w:pPr>
        <w:rPr>
          <w:del w:id="3851" w:author="Happy" w:date="2018-08-20T18:39:00Z"/>
        </w:rPr>
        <w:pPrChange w:id="3852" w:author="Happy" w:date="2018-08-20T18:39:00Z">
          <w:pPr>
            <w:pStyle w:val="af3"/>
            <w:numPr>
              <w:numId w:val="8"/>
            </w:numPr>
            <w:spacing w:line="360" w:lineRule="auto"/>
            <w:ind w:left="420" w:firstLineChars="0" w:hanging="420"/>
          </w:pPr>
        </w:pPrChange>
      </w:pPr>
      <w:del w:id="3853" w:author="Happy" w:date="2018-08-20T18:39:00Z">
        <w:r w:rsidDel="009E1FA8">
          <w:delText>默认显示所有桌台订单列表</w:delText>
        </w:r>
      </w:del>
    </w:p>
    <w:p w14:paraId="65EDFF5F" w14:textId="77777777" w:rsidR="005C3A57" w:rsidDel="009E1FA8" w:rsidRDefault="008B6DA5">
      <w:pPr>
        <w:rPr>
          <w:del w:id="3854" w:author="Happy" w:date="2018-08-20T18:39:00Z"/>
        </w:rPr>
        <w:pPrChange w:id="3855" w:author="Happy" w:date="2018-08-20T18:39:00Z">
          <w:pPr>
            <w:pStyle w:val="af3"/>
            <w:numPr>
              <w:numId w:val="8"/>
            </w:numPr>
            <w:spacing w:line="360" w:lineRule="auto"/>
            <w:ind w:left="420" w:firstLineChars="0" w:hanging="420"/>
          </w:pPr>
        </w:pPrChange>
      </w:pPr>
      <w:del w:id="3856" w:author="Happy" w:date="2018-08-20T18:39:00Z">
        <w:r w:rsidDel="009E1FA8">
          <w:rPr>
            <w:rFonts w:hint="eastAsia"/>
          </w:rPr>
          <w:delText>订单列表按照</w:delText>
        </w:r>
        <w:r w:rsidR="002A24F6" w:rsidDel="009E1FA8">
          <w:rPr>
            <w:rFonts w:hint="eastAsia"/>
          </w:rPr>
          <w:delText>生成订单时间倒序排列。</w:delText>
        </w:r>
      </w:del>
    </w:p>
    <w:p w14:paraId="766AC32A" w14:textId="77777777" w:rsidR="005C3A57" w:rsidDel="009E1FA8" w:rsidRDefault="00E21870">
      <w:pPr>
        <w:rPr>
          <w:del w:id="3857" w:author="Happy" w:date="2018-08-20T18:39:00Z"/>
        </w:rPr>
        <w:pPrChange w:id="3858" w:author="Happy" w:date="2018-08-20T18:39:00Z">
          <w:pPr>
            <w:pStyle w:val="af3"/>
            <w:numPr>
              <w:numId w:val="8"/>
            </w:numPr>
            <w:spacing w:line="360" w:lineRule="auto"/>
            <w:ind w:left="420" w:firstLineChars="0" w:hanging="420"/>
          </w:pPr>
        </w:pPrChange>
      </w:pPr>
      <w:del w:id="3859" w:author="Happy" w:date="2018-08-20T18:39:00Z">
        <w:r w:rsidDel="009E1FA8">
          <w:rPr>
            <w:rFonts w:hint="eastAsia"/>
          </w:rPr>
          <w:delText>订单列表包含：桌台号、订单号、订单生成时间、下单菜品、金额、桌台状态、订单状态。</w:delText>
        </w:r>
      </w:del>
    </w:p>
    <w:p w14:paraId="78CE126C" w14:textId="77777777" w:rsidR="005C3A57" w:rsidDel="009E1FA8" w:rsidRDefault="00F40EA8">
      <w:pPr>
        <w:rPr>
          <w:del w:id="3860" w:author="Happy" w:date="2018-08-20T18:39:00Z"/>
          <w:rStyle w:val="af8"/>
          <w:i w:val="0"/>
          <w:color w:val="auto"/>
        </w:rPr>
        <w:pPrChange w:id="3861" w:author="Happy" w:date="2018-08-20T18:39:00Z">
          <w:pPr>
            <w:pStyle w:val="4"/>
            <w:spacing w:line="360" w:lineRule="auto"/>
          </w:pPr>
        </w:pPrChange>
      </w:pPr>
      <w:del w:id="3862" w:author="Happy" w:date="2018-08-20T18:39:00Z">
        <w:r w:rsidDel="009E1FA8">
          <w:rPr>
            <w:rStyle w:val="af8"/>
            <w:rFonts w:hint="eastAsia"/>
            <w:b/>
            <w:i w:val="0"/>
            <w:color w:val="auto"/>
          </w:rPr>
          <w:delText>出入口</w:delText>
        </w:r>
      </w:del>
    </w:p>
    <w:p w14:paraId="14A5B64B" w14:textId="77777777" w:rsidR="005C3A57" w:rsidDel="009E1FA8" w:rsidRDefault="00F40EA8">
      <w:pPr>
        <w:rPr>
          <w:del w:id="3863" w:author="Happy" w:date="2018-08-20T18:39:00Z"/>
        </w:rPr>
        <w:pPrChange w:id="3864" w:author="Happy" w:date="2018-08-20T18:39:00Z">
          <w:pPr>
            <w:pStyle w:val="af3"/>
            <w:numPr>
              <w:numId w:val="9"/>
            </w:numPr>
            <w:spacing w:line="360" w:lineRule="auto"/>
            <w:ind w:left="420" w:firstLineChars="0" w:hanging="420"/>
          </w:pPr>
        </w:pPrChange>
      </w:pPr>
      <w:del w:id="3865" w:author="Happy" w:date="2018-08-20T18:39:00Z">
        <w:r w:rsidDel="009E1FA8">
          <w:delText>出口</w:delText>
        </w:r>
        <w:r w:rsidDel="009E1FA8">
          <w:rPr>
            <w:rFonts w:hint="eastAsia"/>
          </w:rPr>
          <w:delText>：</w:delText>
        </w:r>
        <w:r w:rsidDel="009E1FA8">
          <w:delText>BP</w:delText>
        </w:r>
        <w:r w:rsidDel="009E1FA8">
          <w:delText>堂食主页</w:delText>
        </w:r>
      </w:del>
    </w:p>
    <w:p w14:paraId="344F14DE" w14:textId="77777777" w:rsidR="005C3A57" w:rsidDel="009E1FA8" w:rsidRDefault="00F40EA8">
      <w:pPr>
        <w:rPr>
          <w:del w:id="3866" w:author="Happy" w:date="2018-08-20T18:39:00Z"/>
        </w:rPr>
        <w:pPrChange w:id="3867" w:author="Happy" w:date="2018-08-20T18:39:00Z">
          <w:pPr>
            <w:pStyle w:val="af3"/>
            <w:numPr>
              <w:numId w:val="9"/>
            </w:numPr>
            <w:spacing w:line="360" w:lineRule="auto"/>
            <w:ind w:left="420" w:firstLineChars="0" w:hanging="420"/>
          </w:pPr>
        </w:pPrChange>
      </w:pPr>
      <w:del w:id="3868" w:author="Happy" w:date="2018-08-20T18:39:00Z">
        <w:r w:rsidDel="009E1FA8">
          <w:rPr>
            <w:rFonts w:hint="eastAsia"/>
          </w:rPr>
          <w:delText>入口：</w:delText>
        </w:r>
        <w:r w:rsidDel="009E1FA8">
          <w:rPr>
            <w:rFonts w:hint="eastAsia"/>
          </w:rPr>
          <w:delText>BP</w:delText>
        </w:r>
        <w:r w:rsidDel="009E1FA8">
          <w:rPr>
            <w:rFonts w:hint="eastAsia"/>
          </w:rPr>
          <w:delText>堂食主页</w:delText>
        </w:r>
      </w:del>
    </w:p>
    <w:p w14:paraId="58E05646" w14:textId="77777777" w:rsidR="005C3A57" w:rsidDel="009E1FA8" w:rsidRDefault="00F40EA8">
      <w:pPr>
        <w:rPr>
          <w:del w:id="3869" w:author="Happy" w:date="2018-08-20T18:39:00Z"/>
          <w:rStyle w:val="af8"/>
          <w:i w:val="0"/>
          <w:color w:val="auto"/>
        </w:rPr>
        <w:pPrChange w:id="3870" w:author="Happy" w:date="2018-08-20T18:39:00Z">
          <w:pPr>
            <w:pStyle w:val="4"/>
            <w:spacing w:line="360" w:lineRule="auto"/>
          </w:pPr>
        </w:pPrChange>
      </w:pPr>
      <w:del w:id="3871" w:author="Happy" w:date="2018-08-20T18:39:00Z">
        <w:r w:rsidDel="009E1FA8">
          <w:rPr>
            <w:rStyle w:val="af8"/>
            <w:b/>
            <w:i w:val="0"/>
            <w:color w:val="auto"/>
          </w:rPr>
          <w:delText>数据来源</w:delText>
        </w:r>
      </w:del>
    </w:p>
    <w:p w14:paraId="315A9C2A" w14:textId="77777777" w:rsidR="005C3A57" w:rsidDel="009E1FA8" w:rsidRDefault="00DD34A9">
      <w:pPr>
        <w:rPr>
          <w:del w:id="3872" w:author="Happy" w:date="2018-08-20T18:39:00Z"/>
        </w:rPr>
        <w:pPrChange w:id="3873" w:author="Happy" w:date="2018-08-20T18:39:00Z">
          <w:pPr>
            <w:pStyle w:val="af3"/>
            <w:numPr>
              <w:numId w:val="38"/>
            </w:numPr>
            <w:spacing w:line="360" w:lineRule="auto"/>
            <w:ind w:left="420" w:firstLineChars="0" w:hanging="420"/>
          </w:pPr>
        </w:pPrChange>
      </w:pPr>
      <w:del w:id="3874" w:author="Happy" w:date="2018-08-20T18:39:00Z">
        <w:r w:rsidDel="009E1FA8">
          <w:rPr>
            <w:rFonts w:hint="eastAsia"/>
          </w:rPr>
          <w:delText>订单</w:delText>
        </w:r>
        <w:r w:rsidR="00C34105" w:rsidDel="009E1FA8">
          <w:rPr>
            <w:rFonts w:hint="eastAsia"/>
          </w:rPr>
          <w:delText>查询结果</w:delText>
        </w:r>
        <w:r w:rsidDel="009E1FA8">
          <w:rPr>
            <w:rFonts w:hint="eastAsia"/>
          </w:rPr>
          <w:delText>信息从服务端获得。</w:delText>
        </w:r>
      </w:del>
    </w:p>
    <w:p w14:paraId="7C25BDD6" w14:textId="77777777" w:rsidR="005C3A57" w:rsidDel="009E1FA8" w:rsidRDefault="00F40EA8">
      <w:pPr>
        <w:rPr>
          <w:del w:id="3875" w:author="Happy" w:date="2018-08-20T18:39:00Z"/>
          <w:rStyle w:val="af8"/>
          <w:i w:val="0"/>
          <w:color w:val="auto"/>
        </w:rPr>
        <w:pPrChange w:id="3876" w:author="Happy" w:date="2018-08-20T18:39:00Z">
          <w:pPr>
            <w:pStyle w:val="4"/>
            <w:spacing w:line="360" w:lineRule="auto"/>
          </w:pPr>
        </w:pPrChange>
      </w:pPr>
      <w:del w:id="3877" w:author="Happy" w:date="2018-08-20T18:39:00Z">
        <w:r w:rsidDel="009E1FA8">
          <w:rPr>
            <w:rStyle w:val="af8"/>
            <w:rFonts w:hint="eastAsia"/>
            <w:b/>
            <w:i w:val="0"/>
            <w:color w:val="auto"/>
          </w:rPr>
          <w:delText>输入项</w:delText>
        </w:r>
      </w:del>
    </w:p>
    <w:p w14:paraId="4EF0BEFD" w14:textId="77777777" w:rsidR="005C3A57" w:rsidDel="009E1FA8" w:rsidRDefault="007235C6">
      <w:pPr>
        <w:rPr>
          <w:del w:id="3878" w:author="Happy" w:date="2018-08-20T18:39:00Z"/>
        </w:rPr>
        <w:pPrChange w:id="3879" w:author="Happy" w:date="2018-08-20T18:39:00Z">
          <w:pPr>
            <w:pStyle w:val="af3"/>
            <w:numPr>
              <w:numId w:val="38"/>
            </w:numPr>
            <w:spacing w:line="360" w:lineRule="auto"/>
            <w:ind w:left="420" w:firstLineChars="0" w:hanging="420"/>
          </w:pPr>
        </w:pPrChange>
      </w:pPr>
      <w:del w:id="3880" w:author="Happy" w:date="2018-08-20T18:39:00Z">
        <w:r w:rsidDel="009E1FA8">
          <w:rPr>
            <w:rFonts w:hint="eastAsia"/>
          </w:rPr>
          <w:delText>查询输入框：可以输入桌号、订单号、手机号进行模糊查询。</w:delText>
        </w:r>
      </w:del>
    </w:p>
    <w:p w14:paraId="04DBE0AE" w14:textId="77777777" w:rsidR="005C3A57" w:rsidDel="009E1FA8" w:rsidRDefault="00F40EA8">
      <w:pPr>
        <w:rPr>
          <w:del w:id="3881" w:author="Happy" w:date="2018-08-20T18:39:00Z"/>
          <w:rStyle w:val="af8"/>
          <w:i w:val="0"/>
          <w:color w:val="auto"/>
        </w:rPr>
        <w:pPrChange w:id="3882" w:author="Happy" w:date="2018-08-20T18:39:00Z">
          <w:pPr>
            <w:pStyle w:val="4"/>
            <w:spacing w:line="360" w:lineRule="auto"/>
          </w:pPr>
        </w:pPrChange>
      </w:pPr>
      <w:del w:id="3883" w:author="Happy" w:date="2018-08-20T18:39:00Z">
        <w:r w:rsidDel="009E1FA8">
          <w:rPr>
            <w:rStyle w:val="af8"/>
            <w:rFonts w:hint="eastAsia"/>
            <w:b/>
            <w:i w:val="0"/>
            <w:color w:val="auto"/>
          </w:rPr>
          <w:delText>操作规则</w:delText>
        </w:r>
      </w:del>
    </w:p>
    <w:p w14:paraId="024734DA" w14:textId="77777777" w:rsidR="005C3A57" w:rsidDel="009E1FA8" w:rsidRDefault="00A7435F">
      <w:pPr>
        <w:rPr>
          <w:del w:id="3884" w:author="Happy" w:date="2018-08-20T18:39:00Z"/>
        </w:rPr>
        <w:pPrChange w:id="3885" w:author="Happy" w:date="2018-08-20T18:39:00Z">
          <w:pPr>
            <w:pStyle w:val="af3"/>
            <w:numPr>
              <w:numId w:val="38"/>
            </w:numPr>
            <w:spacing w:line="360" w:lineRule="auto"/>
            <w:ind w:left="420" w:firstLineChars="0" w:hanging="420"/>
          </w:pPr>
        </w:pPrChange>
      </w:pPr>
      <w:del w:id="3886" w:author="Happy" w:date="2018-08-20T18:39:00Z">
        <w:r w:rsidDel="009E1FA8">
          <w:rPr>
            <w:rFonts w:hint="eastAsia"/>
          </w:rPr>
          <w:delText>【</w:delText>
        </w:r>
        <w:r w:rsidR="00967222" w:rsidDel="009E1FA8">
          <w:rPr>
            <w:rFonts w:hint="eastAsia"/>
          </w:rPr>
          <w:delText>查询</w:delText>
        </w:r>
        <w:r w:rsidDel="009E1FA8">
          <w:rPr>
            <w:rFonts w:hint="eastAsia"/>
          </w:rPr>
          <w:delText>】</w:delText>
        </w:r>
        <w:r w:rsidR="00194EB6" w:rsidDel="009E1FA8">
          <w:rPr>
            <w:rFonts w:hint="eastAsia"/>
          </w:rPr>
          <w:delText>可以通过查询条件、也可以通过查询输入框进行查询。</w:delText>
        </w:r>
      </w:del>
    </w:p>
    <w:p w14:paraId="00C3472C" w14:textId="77777777" w:rsidR="005C3A57" w:rsidDel="009E1FA8" w:rsidRDefault="00F40EA8">
      <w:pPr>
        <w:rPr>
          <w:del w:id="3887" w:author="Happy" w:date="2018-08-20T18:39:00Z"/>
          <w:rStyle w:val="af8"/>
          <w:i w:val="0"/>
          <w:color w:val="auto"/>
        </w:rPr>
        <w:pPrChange w:id="3888" w:author="Happy" w:date="2018-08-20T18:39:00Z">
          <w:pPr>
            <w:pStyle w:val="4"/>
            <w:spacing w:line="360" w:lineRule="auto"/>
          </w:pPr>
        </w:pPrChange>
      </w:pPr>
      <w:del w:id="3889" w:author="Happy" w:date="2018-08-20T18:39:00Z">
        <w:r w:rsidDel="009E1FA8">
          <w:rPr>
            <w:rStyle w:val="af8"/>
            <w:rFonts w:hint="eastAsia"/>
            <w:b/>
            <w:i w:val="0"/>
            <w:color w:val="auto"/>
          </w:rPr>
          <w:delText>提示信息</w:delText>
        </w:r>
      </w:del>
    </w:p>
    <w:p w14:paraId="5E8E0A66" w14:textId="77777777" w:rsidR="005C3A57" w:rsidDel="009E1FA8" w:rsidRDefault="00E23B65">
      <w:pPr>
        <w:rPr>
          <w:del w:id="3890" w:author="Happy" w:date="2018-08-20T18:39:00Z"/>
        </w:rPr>
        <w:pPrChange w:id="3891" w:author="Happy" w:date="2018-08-20T18:39:00Z">
          <w:pPr>
            <w:pStyle w:val="af3"/>
            <w:numPr>
              <w:numId w:val="38"/>
            </w:numPr>
            <w:spacing w:line="360" w:lineRule="auto"/>
            <w:ind w:left="420" w:firstLineChars="0" w:hanging="420"/>
          </w:pPr>
        </w:pPrChange>
      </w:pPr>
      <w:del w:id="3892" w:author="Happy" w:date="2018-08-20T18:39:00Z">
        <w:r w:rsidDel="009E1FA8">
          <w:rPr>
            <w:rFonts w:hint="eastAsia"/>
          </w:rPr>
          <w:delText>当搜索无信息，则列表处提示：无搜索结果</w:delText>
        </w:r>
        <w:r w:rsidR="00A524C6" w:rsidDel="009E1FA8">
          <w:rPr>
            <w:rFonts w:hint="eastAsia"/>
          </w:rPr>
          <w:delText>（如</w:delText>
        </w:r>
        <w:r w:rsidR="00A524C6" w:rsidDel="009E1FA8">
          <w:rPr>
            <w:rFonts w:hint="eastAsia"/>
          </w:rPr>
          <w:delText>1.13.8</w:delText>
        </w:r>
        <w:r w:rsidR="00A524C6" w:rsidDel="009E1FA8">
          <w:rPr>
            <w:rFonts w:hint="eastAsia"/>
          </w:rPr>
          <w:delText>）</w:delText>
        </w:r>
        <w:r w:rsidDel="009E1FA8">
          <w:rPr>
            <w:rFonts w:hint="eastAsia"/>
          </w:rPr>
          <w:delText>。</w:delText>
        </w:r>
      </w:del>
    </w:p>
    <w:p w14:paraId="0A31CA5C" w14:textId="77777777" w:rsidR="005C3A57" w:rsidDel="009E1FA8" w:rsidRDefault="008C189D">
      <w:pPr>
        <w:rPr>
          <w:del w:id="3893" w:author="Happy" w:date="2018-08-20T18:39:00Z"/>
          <w:rStyle w:val="af8"/>
          <w:i w:val="0"/>
          <w:color w:val="auto"/>
        </w:rPr>
        <w:pPrChange w:id="3894" w:author="Happy" w:date="2018-08-20T18:39:00Z">
          <w:pPr>
            <w:pStyle w:val="4"/>
            <w:spacing w:line="360" w:lineRule="auto"/>
          </w:pPr>
        </w:pPrChange>
      </w:pPr>
      <w:del w:id="3895" w:author="Happy" w:date="2018-08-20T18:39:00Z">
        <w:r w:rsidDel="009E1FA8">
          <w:rPr>
            <w:rStyle w:val="af8"/>
            <w:rFonts w:hint="eastAsia"/>
            <w:b/>
            <w:i w:val="0"/>
            <w:color w:val="auto"/>
          </w:rPr>
          <w:delText>查询条件</w:delText>
        </w:r>
      </w:del>
    </w:p>
    <w:p w14:paraId="332CF3F4" w14:textId="77777777" w:rsidR="005C3A57" w:rsidDel="009E1FA8" w:rsidRDefault="000A7E76">
      <w:pPr>
        <w:rPr>
          <w:del w:id="3896" w:author="Happy" w:date="2018-08-20T18:39:00Z"/>
        </w:rPr>
        <w:pPrChange w:id="3897" w:author="Happy" w:date="2018-08-20T18:39:00Z">
          <w:pPr>
            <w:spacing w:line="360" w:lineRule="auto"/>
          </w:pPr>
        </w:pPrChange>
      </w:pPr>
      <w:del w:id="3898" w:author="Happy" w:date="2018-08-20T18:39:00Z">
        <w:r w:rsidDel="009E1FA8">
          <w:rPr>
            <w:noProof/>
          </w:rPr>
          <w:drawing>
            <wp:inline distT="0" distB="0" distL="0" distR="0" wp14:anchorId="088BBFD5" wp14:editId="744AFCFB">
              <wp:extent cx="5464175" cy="4154805"/>
              <wp:effectExtent l="19050" t="0" r="3175" b="0"/>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5464175" cy="4154805"/>
                      </a:xfrm>
                      <a:prstGeom prst="rect">
                        <a:avLst/>
                      </a:prstGeom>
                      <a:noFill/>
                      <a:ln w="9525">
                        <a:noFill/>
                        <a:miter lim="800000"/>
                        <a:headEnd/>
                        <a:tailEnd/>
                      </a:ln>
                    </pic:spPr>
                  </pic:pic>
                </a:graphicData>
              </a:graphic>
            </wp:inline>
          </w:drawing>
        </w:r>
      </w:del>
    </w:p>
    <w:p w14:paraId="5E97AAE2" w14:textId="77777777" w:rsidR="005C3A57" w:rsidDel="009E1FA8" w:rsidRDefault="007A38C7">
      <w:pPr>
        <w:rPr>
          <w:del w:id="3899" w:author="Happy" w:date="2018-08-20T18:39:00Z"/>
          <w:rStyle w:val="af8"/>
          <w:i w:val="0"/>
          <w:color w:val="auto"/>
        </w:rPr>
        <w:pPrChange w:id="3900" w:author="Happy" w:date="2018-08-20T18:39:00Z">
          <w:pPr>
            <w:pStyle w:val="4"/>
            <w:spacing w:line="360" w:lineRule="auto"/>
          </w:pPr>
        </w:pPrChange>
      </w:pPr>
      <w:del w:id="3901" w:author="Happy" w:date="2018-08-20T18:39:00Z">
        <w:r w:rsidDel="009E1FA8">
          <w:rPr>
            <w:rStyle w:val="af8"/>
            <w:rFonts w:hint="eastAsia"/>
            <w:b/>
            <w:i w:val="0"/>
            <w:color w:val="auto"/>
          </w:rPr>
          <w:delText>搜索无结果</w:delText>
        </w:r>
      </w:del>
    </w:p>
    <w:p w14:paraId="7B8398BC" w14:textId="77777777" w:rsidR="005C3A57" w:rsidDel="009E1FA8" w:rsidRDefault="0087072B">
      <w:pPr>
        <w:rPr>
          <w:del w:id="3902" w:author="Happy" w:date="2018-08-20T18:39:00Z"/>
        </w:rPr>
        <w:pPrChange w:id="3903" w:author="Happy" w:date="2018-08-20T18:39:00Z">
          <w:pPr>
            <w:spacing w:line="360" w:lineRule="auto"/>
          </w:pPr>
        </w:pPrChange>
      </w:pPr>
      <w:ins w:id="3904" w:author="A" w:date="2016-08-08T11:25:00Z">
        <w:del w:id="3905" w:author="Happy" w:date="2018-08-20T18:39:00Z">
          <w:r w:rsidDel="009E1FA8">
            <w:rPr>
              <w:noProof/>
              <w:rPrChange w:id="3906" w:author="Unknown">
                <w:rPr>
                  <w:i/>
                  <w:iCs/>
                  <w:noProof/>
                  <w:color w:val="808080" w:themeColor="text1" w:themeTint="7F"/>
                </w:rPr>
              </w:rPrChange>
            </w:rPr>
            <w:drawing>
              <wp:inline distT="0" distB="0" distL="0" distR="0" wp14:anchorId="7BD828A2" wp14:editId="2E9BCE02">
                <wp:extent cx="5172075" cy="3950335"/>
                <wp:effectExtent l="19050" t="0" r="9525" b="0"/>
                <wp:docPr id="7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5172075" cy="3950335"/>
                        </a:xfrm>
                        <a:prstGeom prst="rect">
                          <a:avLst/>
                        </a:prstGeom>
                        <a:noFill/>
                        <a:ln w="9525">
                          <a:noFill/>
                          <a:miter lim="800000"/>
                          <a:headEnd/>
                          <a:tailEnd/>
                        </a:ln>
                      </pic:spPr>
                    </pic:pic>
                  </a:graphicData>
                </a:graphic>
              </wp:inline>
            </w:drawing>
          </w:r>
        </w:del>
      </w:ins>
    </w:p>
    <w:p w14:paraId="02874F13" w14:textId="77777777" w:rsidR="005C3A57" w:rsidDel="009E1FA8" w:rsidRDefault="00DA0C48">
      <w:pPr>
        <w:rPr>
          <w:del w:id="3907" w:author="Happy" w:date="2018-08-20T18:39:00Z"/>
        </w:rPr>
        <w:pPrChange w:id="3908" w:author="Happy" w:date="2018-08-20T18:39:00Z">
          <w:pPr>
            <w:pStyle w:val="2"/>
            <w:spacing w:line="360" w:lineRule="auto"/>
          </w:pPr>
        </w:pPrChange>
      </w:pPr>
      <w:del w:id="3909" w:author="Happy" w:date="2018-08-20T18:39:00Z">
        <w:r w:rsidDel="009E1FA8">
          <w:rPr>
            <w:rFonts w:hint="eastAsia"/>
          </w:rPr>
          <w:delText>开桌</w:delText>
        </w:r>
      </w:del>
    </w:p>
    <w:p w14:paraId="1BF1393D" w14:textId="77777777" w:rsidR="00B70D67" w:rsidDel="009E1FA8" w:rsidRDefault="00364B56">
      <w:pPr>
        <w:rPr>
          <w:ins w:id="3910" w:author="xiaohou" w:date="2016-12-19T15:54:00Z"/>
          <w:del w:id="3911" w:author="Happy" w:date="2018-08-20T18:39:00Z"/>
        </w:rPr>
        <w:pPrChange w:id="3912" w:author="Happy" w:date="2018-08-20T18:39:00Z">
          <w:pPr>
            <w:spacing w:line="360" w:lineRule="auto"/>
          </w:pPr>
        </w:pPrChange>
      </w:pPr>
      <w:del w:id="3913" w:author="Happy" w:date="2018-08-20T18:39:00Z">
        <w:r w:rsidDel="009E1FA8">
          <w:rPr>
            <w:rFonts w:hint="eastAsia"/>
          </w:rPr>
          <w:delText>对于</w:delText>
        </w:r>
        <w:r w:rsidDel="009E1FA8">
          <w:rPr>
            <w:rFonts w:hint="eastAsia"/>
          </w:rPr>
          <w:delText>POS</w:delText>
        </w:r>
        <w:r w:rsidDel="009E1FA8">
          <w:rPr>
            <w:rFonts w:hint="eastAsia"/>
          </w:rPr>
          <w:delText>上</w:delText>
        </w:r>
        <w:r w:rsidR="00515C68" w:rsidDel="009E1FA8">
          <w:rPr>
            <w:rFonts w:hint="eastAsia"/>
          </w:rPr>
          <w:delText>开桌，收银员可以点击空闲的桌台进行开桌；也可以点击</w:delText>
        </w:r>
        <w:r w:rsidR="007A22A7" w:rsidDel="009E1FA8">
          <w:rPr>
            <w:rFonts w:hint="eastAsia"/>
          </w:rPr>
          <w:delText>桌台状态</w:delText>
        </w:r>
        <w:r w:rsidR="00515C68" w:rsidDel="009E1FA8">
          <w:rPr>
            <w:rFonts w:hint="eastAsia"/>
          </w:rPr>
          <w:delText>已开桌</w:delText>
        </w:r>
        <w:r w:rsidR="005D347F" w:rsidDel="009E1FA8">
          <w:rPr>
            <w:rFonts w:hint="eastAsia"/>
          </w:rPr>
          <w:delText>-</w:delText>
        </w:r>
        <w:r w:rsidR="00800D54" w:rsidDel="009E1FA8">
          <w:rPr>
            <w:rFonts w:hint="eastAsia"/>
          </w:rPr>
          <w:delText>订单状态已买单的桌台</w:delText>
        </w:r>
        <w:r w:rsidR="00515C68" w:rsidDel="009E1FA8">
          <w:rPr>
            <w:rFonts w:hint="eastAsia"/>
          </w:rPr>
          <w:delText>，在弹框中选择“新开单”进行开桌。</w:delText>
        </w:r>
      </w:del>
      <w:ins w:id="3914" w:author="xiaohou" w:date="2016-12-19T15:52:00Z">
        <w:del w:id="3915" w:author="Happy" w:date="2018-08-20T18:39:00Z">
          <w:r w:rsidR="00416A63" w:rsidDel="009E1FA8">
            <w:br/>
          </w:r>
          <w:r w:rsidR="00416A63" w:rsidDel="009E1FA8">
            <w:delText>对于</w:delText>
          </w:r>
        </w:del>
      </w:ins>
      <w:ins w:id="3916" w:author="xiaohou" w:date="2016-12-19T15:53:00Z">
        <w:del w:id="3917" w:author="Happy" w:date="2018-08-20T18:39:00Z">
          <w:r w:rsidR="00416A63" w:rsidDel="009E1FA8">
            <w:delText>排队</w:delText>
          </w:r>
        </w:del>
      </w:ins>
      <w:ins w:id="3918" w:author="xiaohou" w:date="2016-12-19T15:55:00Z">
        <w:del w:id="3919" w:author="Happy" w:date="2018-08-20T18:39:00Z">
          <w:r w:rsidR="00C1237D" w:rsidDel="009E1FA8">
            <w:rPr>
              <w:rFonts w:hint="eastAsia"/>
            </w:rPr>
            <w:delText>：</w:delText>
          </w:r>
        </w:del>
      </w:ins>
      <w:ins w:id="3920" w:author="xiaohou" w:date="2016-12-19T15:54:00Z">
        <w:del w:id="3921" w:author="Happy" w:date="2018-08-20T18:39:00Z">
          <w:r w:rsidR="00B70D67" w:rsidDel="009E1FA8">
            <w:br/>
          </w:r>
          <w:r w:rsidR="00B70D67" w:rsidDel="009E1FA8">
            <w:rPr>
              <w:rFonts w:hint="eastAsia"/>
            </w:rPr>
            <w:delText>1</w:delText>
          </w:r>
          <w:r w:rsidR="00B70D67" w:rsidDel="009E1FA8">
            <w:rPr>
              <w:rFonts w:hint="eastAsia"/>
            </w:rPr>
            <w:delText>、当桌台清空，会给排队系统发出某个桌台空闲的消息。</w:delText>
          </w:r>
        </w:del>
      </w:ins>
    </w:p>
    <w:p w14:paraId="102D8885" w14:textId="77777777" w:rsidR="00B70D67" w:rsidDel="009E1FA8" w:rsidRDefault="00B70D67">
      <w:pPr>
        <w:rPr>
          <w:ins w:id="3922" w:author="xiaohou" w:date="2016-12-19T15:54:00Z"/>
          <w:del w:id="3923" w:author="Happy" w:date="2018-08-20T18:39:00Z"/>
        </w:rPr>
        <w:pPrChange w:id="3924" w:author="Happy" w:date="2018-08-20T18:39:00Z">
          <w:pPr>
            <w:spacing w:line="360" w:lineRule="auto"/>
          </w:pPr>
        </w:pPrChange>
      </w:pPr>
      <w:ins w:id="3925" w:author="xiaohou" w:date="2016-12-19T15:54:00Z">
        <w:del w:id="3926" w:author="Happy" w:date="2018-08-20T18:39:00Z">
          <w:r w:rsidDel="009E1FA8">
            <w:rPr>
              <w:rFonts w:hint="eastAsia"/>
            </w:rPr>
            <w:delText>2</w:delText>
          </w:r>
          <w:r w:rsidDel="009E1FA8">
            <w:rPr>
              <w:rFonts w:hint="eastAsia"/>
            </w:rPr>
            <w:delText>、系统会给排队队列自动分配桌台。当分配桌台成功则会给对应的负责此桌台的服务员发送排队号分配桌台的消息。</w:delText>
          </w:r>
        </w:del>
      </w:ins>
    </w:p>
    <w:p w14:paraId="3DDB1901" w14:textId="77777777" w:rsidR="00B70D67" w:rsidDel="009E1FA8" w:rsidRDefault="00B70D67">
      <w:pPr>
        <w:rPr>
          <w:ins w:id="3927" w:author="xiaohou" w:date="2016-12-19T15:54:00Z"/>
          <w:del w:id="3928" w:author="Happy" w:date="2018-08-20T18:39:00Z"/>
        </w:rPr>
        <w:pPrChange w:id="3929" w:author="Happy" w:date="2018-08-20T18:39:00Z">
          <w:pPr>
            <w:spacing w:line="360" w:lineRule="auto"/>
          </w:pPr>
        </w:pPrChange>
      </w:pPr>
      <w:ins w:id="3930" w:author="xiaohou" w:date="2016-12-19T15:54:00Z">
        <w:del w:id="3931" w:author="Happy" w:date="2018-08-20T18:39:00Z">
          <w:r w:rsidDel="009E1FA8">
            <w:rPr>
              <w:rFonts w:hint="eastAsia"/>
            </w:rPr>
            <w:delText>3</w:delText>
          </w:r>
          <w:r w:rsidDel="009E1FA8">
            <w:rPr>
              <w:rFonts w:hint="eastAsia"/>
            </w:rPr>
            <w:delText>、当服务员通过发送来的消息开桌或者更换桌台，则系统自动将开桌与排队号关联。</w:delText>
          </w:r>
        </w:del>
      </w:ins>
    </w:p>
    <w:p w14:paraId="195B082B" w14:textId="77777777" w:rsidR="005C3A57" w:rsidDel="009E1FA8" w:rsidRDefault="00B70D67">
      <w:pPr>
        <w:rPr>
          <w:ins w:id="3932" w:author="xiaohou" w:date="2016-12-19T15:54:00Z"/>
          <w:del w:id="3933" w:author="Happy" w:date="2018-08-20T18:39:00Z"/>
        </w:rPr>
        <w:pPrChange w:id="3934" w:author="Happy" w:date="2018-08-20T18:39:00Z">
          <w:pPr>
            <w:spacing w:line="360" w:lineRule="auto"/>
          </w:pPr>
        </w:pPrChange>
      </w:pPr>
      <w:ins w:id="3935" w:author="xiaohou" w:date="2016-12-19T15:54:00Z">
        <w:del w:id="3936" w:author="Happy" w:date="2018-08-20T18:39:00Z">
          <w:r w:rsidDel="009E1FA8">
            <w:rPr>
              <w:rFonts w:hint="eastAsia"/>
            </w:rPr>
            <w:delText>4</w:delText>
          </w:r>
          <w:r w:rsidDel="009E1FA8">
            <w:rPr>
              <w:rFonts w:hint="eastAsia"/>
            </w:rPr>
            <w:delText>、当服务员直接点击桌台开桌，则填写手机号后，系统会反查此排队号时候在此时间段内有排队号，有的话，关联，没有的话则不关联。</w:delText>
          </w:r>
        </w:del>
      </w:ins>
    </w:p>
    <w:p w14:paraId="54551410" w14:textId="77777777" w:rsidR="00B70D67" w:rsidDel="009E1FA8" w:rsidRDefault="00B70D67">
      <w:pPr>
        <w:rPr>
          <w:ins w:id="3937" w:author="xiaohou" w:date="2016-12-19T15:54:00Z"/>
          <w:del w:id="3938" w:author="Happy" w:date="2018-08-20T18:39:00Z"/>
        </w:rPr>
        <w:pPrChange w:id="3939" w:author="Happy" w:date="2018-08-20T18:39:00Z">
          <w:pPr>
            <w:spacing w:line="360" w:lineRule="auto"/>
          </w:pPr>
        </w:pPrChange>
      </w:pPr>
      <w:ins w:id="3940" w:author="xiaohou" w:date="2016-12-19T15:54:00Z">
        <w:del w:id="3941" w:author="Happy" w:date="2018-08-20T18:39:00Z">
          <w:r w:rsidDel="009E1FA8">
            <w:rPr>
              <w:rFonts w:hint="eastAsia"/>
            </w:rPr>
            <w:delText>对于预订</w:delText>
          </w:r>
        </w:del>
      </w:ins>
      <w:ins w:id="3942" w:author="xiaohou" w:date="2016-12-19T15:55:00Z">
        <w:del w:id="3943" w:author="Happy" w:date="2018-08-20T18:39:00Z">
          <w:r w:rsidR="00C1237D" w:rsidDel="009E1FA8">
            <w:rPr>
              <w:rFonts w:hint="eastAsia"/>
            </w:rPr>
            <w:delText>：</w:delText>
          </w:r>
        </w:del>
      </w:ins>
      <w:ins w:id="3944" w:author="xiaohou" w:date="2016-12-19T15:54:00Z">
        <w:del w:id="3945" w:author="Happy" w:date="2018-08-20T18:39:00Z">
          <w:r w:rsidDel="009E1FA8">
            <w:br/>
          </w:r>
          <w:r w:rsidDel="009E1FA8">
            <w:rPr>
              <w:rFonts w:hint="eastAsia"/>
            </w:rPr>
            <w:delText>1</w:delText>
          </w:r>
          <w:r w:rsidDel="009E1FA8">
            <w:rPr>
              <w:rFonts w:hint="eastAsia"/>
            </w:rPr>
            <w:delText>、当用户到店，领位人员会在预订系统中点击到店。此时系统会给对应的负责此桌台的服务员发送用户到店的消息。处在预订状态下的桌台，此时服务员可以点击进行开桌。</w:delText>
          </w:r>
        </w:del>
      </w:ins>
    </w:p>
    <w:p w14:paraId="5EEF9DBA" w14:textId="77777777" w:rsidR="00B70D67" w:rsidDel="009E1FA8" w:rsidRDefault="00B70D67">
      <w:pPr>
        <w:rPr>
          <w:ins w:id="3946" w:author="xiaohou" w:date="2016-12-19T15:54:00Z"/>
          <w:del w:id="3947" w:author="Happy" w:date="2018-08-20T18:39:00Z"/>
        </w:rPr>
        <w:pPrChange w:id="3948" w:author="Happy" w:date="2018-08-20T18:39:00Z">
          <w:pPr>
            <w:spacing w:line="360" w:lineRule="auto"/>
          </w:pPr>
        </w:pPrChange>
      </w:pPr>
      <w:ins w:id="3949" w:author="xiaohou" w:date="2016-12-19T15:54:00Z">
        <w:del w:id="3950" w:author="Happy" w:date="2018-08-20T18:39:00Z">
          <w:r w:rsidDel="009E1FA8">
            <w:rPr>
              <w:rFonts w:hint="eastAsia"/>
            </w:rPr>
            <w:delText>2</w:delText>
          </w:r>
          <w:r w:rsidDel="009E1FA8">
            <w:rPr>
              <w:rFonts w:hint="eastAsia"/>
            </w:rPr>
            <w:delText>、当服务员在此消息中进行开桌或者更换桌台，则系统会自动将开桌与预订关联。</w:delText>
          </w:r>
        </w:del>
      </w:ins>
    </w:p>
    <w:p w14:paraId="2982C256" w14:textId="77777777" w:rsidR="00B70D67" w:rsidRPr="00416A63" w:rsidDel="009E1FA8" w:rsidRDefault="00B70D67">
      <w:pPr>
        <w:rPr>
          <w:del w:id="3951" w:author="Happy" w:date="2018-08-20T18:39:00Z"/>
        </w:rPr>
        <w:pPrChange w:id="3952" w:author="Happy" w:date="2018-08-20T18:39:00Z">
          <w:pPr>
            <w:spacing w:line="360" w:lineRule="auto"/>
          </w:pPr>
        </w:pPrChange>
      </w:pPr>
      <w:ins w:id="3953" w:author="xiaohou" w:date="2016-12-19T15:54:00Z">
        <w:del w:id="3954" w:author="Happy" w:date="2018-08-20T18:39:00Z">
          <w:r w:rsidDel="009E1FA8">
            <w:rPr>
              <w:rFonts w:hint="eastAsia"/>
            </w:rPr>
            <w:delText>3</w:delText>
          </w:r>
          <w:r w:rsidDel="009E1FA8">
            <w:rPr>
              <w:rFonts w:hint="eastAsia"/>
            </w:rPr>
            <w:delText>、当服务员直接点击此桌台进行开桌，输入用户手机号，如果是用户预订的手机号，则开桌成功，否则不能开桌。</w:delText>
          </w:r>
        </w:del>
      </w:ins>
    </w:p>
    <w:p w14:paraId="186627F3" w14:textId="77777777" w:rsidR="003B1953" w:rsidDel="009E1FA8" w:rsidRDefault="00F640A9">
      <w:pPr>
        <w:rPr>
          <w:del w:id="3955" w:author="Happy" w:date="2018-08-20T18:39:00Z"/>
        </w:rPr>
        <w:pPrChange w:id="3956" w:author="Happy" w:date="2018-08-20T18:39:00Z">
          <w:pPr>
            <w:pStyle w:val="3"/>
          </w:pPr>
        </w:pPrChange>
      </w:pPr>
      <w:del w:id="3957" w:author="Happy" w:date="2018-08-20T18:39:00Z">
        <w:r w:rsidDel="009E1FA8">
          <w:rPr>
            <w:rFonts w:hint="eastAsia"/>
          </w:rPr>
          <w:delText>开桌页面</w:delText>
        </w:r>
      </w:del>
    </w:p>
    <w:p w14:paraId="22174C6D" w14:textId="77777777" w:rsidR="00600B9A" w:rsidDel="009E1FA8" w:rsidRDefault="00DF198A">
      <w:pPr>
        <w:rPr>
          <w:del w:id="3958" w:author="Happy" w:date="2018-08-20T18:39:00Z"/>
        </w:rPr>
        <w:pPrChange w:id="3959" w:author="Happy" w:date="2018-08-20T18:39:00Z">
          <w:pPr>
            <w:spacing w:line="360" w:lineRule="auto"/>
          </w:pPr>
        </w:pPrChange>
      </w:pPr>
      <w:del w:id="3960" w:author="Happy" w:date="2018-08-20T18:39:00Z">
        <w:r w:rsidDel="009E1FA8">
          <w:rPr>
            <w:noProof/>
          </w:rPr>
          <w:drawing>
            <wp:inline distT="0" distB="0" distL="0" distR="0" wp14:anchorId="2A3ADFA5" wp14:editId="2FA28A45">
              <wp:extent cx="5469255" cy="4149090"/>
              <wp:effectExtent l="19050" t="0" r="0" b="0"/>
              <wp:docPr id="100"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a:srcRect/>
                      <a:stretch>
                        <a:fillRect/>
                      </a:stretch>
                    </pic:blipFill>
                    <pic:spPr bwMode="auto">
                      <a:xfrm>
                        <a:off x="0" y="0"/>
                        <a:ext cx="5469255" cy="4149090"/>
                      </a:xfrm>
                      <a:prstGeom prst="rect">
                        <a:avLst/>
                      </a:prstGeom>
                      <a:noFill/>
                      <a:ln w="9525">
                        <a:noFill/>
                        <a:miter lim="800000"/>
                        <a:headEnd/>
                        <a:tailEnd/>
                      </a:ln>
                    </pic:spPr>
                  </pic:pic>
                </a:graphicData>
              </a:graphic>
            </wp:inline>
          </w:drawing>
        </w:r>
      </w:del>
    </w:p>
    <w:p w14:paraId="72DBBF72" w14:textId="77777777" w:rsidR="00600B9A" w:rsidDel="009E1FA8" w:rsidRDefault="00F40EA8">
      <w:pPr>
        <w:rPr>
          <w:del w:id="3961" w:author="Happy" w:date="2018-08-20T18:39:00Z"/>
          <w:rStyle w:val="af8"/>
          <w:i w:val="0"/>
          <w:color w:val="auto"/>
        </w:rPr>
        <w:pPrChange w:id="3962" w:author="Happy" w:date="2018-08-20T18:39:00Z">
          <w:pPr>
            <w:pStyle w:val="4"/>
            <w:spacing w:line="360" w:lineRule="auto"/>
          </w:pPr>
        </w:pPrChange>
      </w:pPr>
      <w:del w:id="3963" w:author="Happy" w:date="2018-08-20T18:39:00Z">
        <w:r w:rsidRPr="009F2834" w:rsidDel="009E1FA8">
          <w:rPr>
            <w:rStyle w:val="af8"/>
            <w:rFonts w:hint="eastAsia"/>
            <w:b/>
            <w:i w:val="0"/>
            <w:color w:val="auto"/>
          </w:rPr>
          <w:delText>显示内容</w:delText>
        </w:r>
      </w:del>
    </w:p>
    <w:p w14:paraId="734C6E0C" w14:textId="77777777" w:rsidR="00727D10" w:rsidDel="009E1FA8" w:rsidRDefault="00DF198A">
      <w:pPr>
        <w:rPr>
          <w:del w:id="3964" w:author="Happy" w:date="2018-08-20T18:39:00Z"/>
        </w:rPr>
        <w:pPrChange w:id="3965" w:author="Happy" w:date="2018-08-20T18:39:00Z">
          <w:pPr>
            <w:pStyle w:val="af3"/>
            <w:numPr>
              <w:numId w:val="8"/>
            </w:numPr>
            <w:spacing w:line="360" w:lineRule="auto"/>
            <w:ind w:left="420" w:firstLineChars="0" w:hanging="420"/>
          </w:pPr>
        </w:pPrChange>
      </w:pPr>
      <w:del w:id="3966" w:author="Happy" w:date="2018-08-20T18:39:00Z">
        <w:r w:rsidDel="009E1FA8">
          <w:delText>显示当前</w:delText>
        </w:r>
        <w:r w:rsidR="00F17276" w:rsidDel="009E1FA8">
          <w:rPr>
            <w:rFonts w:hint="eastAsia"/>
          </w:rPr>
          <w:delText>点开的</w:delText>
        </w:r>
        <w:r w:rsidDel="009E1FA8">
          <w:delText>桌台</w:delText>
        </w:r>
        <w:r w:rsidR="00123072" w:rsidDel="009E1FA8">
          <w:rPr>
            <w:rFonts w:hint="eastAsia"/>
          </w:rPr>
          <w:delText>号</w:delText>
        </w:r>
      </w:del>
    </w:p>
    <w:p w14:paraId="5626C974" w14:textId="77777777" w:rsidR="00727D10" w:rsidDel="009E1FA8" w:rsidRDefault="00DF198A">
      <w:pPr>
        <w:rPr>
          <w:del w:id="3967" w:author="Happy" w:date="2018-08-20T18:39:00Z"/>
        </w:rPr>
        <w:pPrChange w:id="3968" w:author="Happy" w:date="2018-08-20T18:39:00Z">
          <w:pPr>
            <w:pStyle w:val="af3"/>
            <w:numPr>
              <w:numId w:val="8"/>
            </w:numPr>
            <w:spacing w:line="360" w:lineRule="auto"/>
            <w:ind w:left="420" w:firstLineChars="0" w:hanging="420"/>
          </w:pPr>
        </w:pPrChange>
      </w:pPr>
      <w:del w:id="3969" w:author="Happy" w:date="2018-08-20T18:39:00Z">
        <w:r w:rsidDel="009E1FA8">
          <w:rPr>
            <w:rFonts w:hint="eastAsia"/>
          </w:rPr>
          <w:delText>市别：</w:delText>
        </w:r>
        <w:r w:rsidR="00B60AC3" w:rsidDel="009E1FA8">
          <w:rPr>
            <w:rFonts w:hint="eastAsia"/>
          </w:rPr>
          <w:delText>下拉</w:delText>
        </w:r>
        <w:r w:rsidDel="009E1FA8">
          <w:rPr>
            <w:rFonts w:hint="eastAsia"/>
          </w:rPr>
          <w:delText>框</w:delText>
        </w:r>
        <w:r w:rsidR="00AE6A86" w:rsidDel="009E1FA8">
          <w:rPr>
            <w:rFonts w:hint="eastAsia"/>
          </w:rPr>
          <w:delText>，只读</w:delText>
        </w:r>
        <w:r w:rsidDel="009E1FA8">
          <w:rPr>
            <w:rFonts w:hint="eastAsia"/>
          </w:rPr>
          <w:delText>，有早市、午市、下午茶等。</w:delText>
        </w:r>
      </w:del>
    </w:p>
    <w:p w14:paraId="290B542A" w14:textId="77777777" w:rsidR="00727D10" w:rsidDel="009E1FA8" w:rsidRDefault="00DF198A">
      <w:pPr>
        <w:rPr>
          <w:del w:id="3970" w:author="Happy" w:date="2018-08-20T18:39:00Z"/>
        </w:rPr>
        <w:pPrChange w:id="3971" w:author="Happy" w:date="2018-08-20T18:39:00Z">
          <w:pPr>
            <w:pStyle w:val="af3"/>
            <w:numPr>
              <w:numId w:val="8"/>
            </w:numPr>
            <w:spacing w:line="360" w:lineRule="auto"/>
            <w:ind w:left="420" w:firstLineChars="0" w:hanging="420"/>
          </w:pPr>
        </w:pPrChange>
      </w:pPr>
      <w:del w:id="3972" w:author="Happy" w:date="2018-08-20T18:39:00Z">
        <w:r w:rsidDel="009E1FA8">
          <w:rPr>
            <w:rFonts w:hint="eastAsia"/>
          </w:rPr>
          <w:delText>就餐人数：</w:delText>
        </w:r>
        <w:r w:rsidR="00614C58" w:rsidDel="009E1FA8">
          <w:rPr>
            <w:rFonts w:hint="eastAsia"/>
          </w:rPr>
          <w:delText>可以通过加减号</w:delText>
        </w:r>
        <w:r w:rsidDel="009E1FA8">
          <w:rPr>
            <w:rFonts w:hint="eastAsia"/>
          </w:rPr>
          <w:delText>自行调整人数。</w:delText>
        </w:r>
        <w:r w:rsidR="00614C58" w:rsidDel="009E1FA8">
          <w:rPr>
            <w:rFonts w:hint="eastAsia"/>
          </w:rPr>
          <w:delText>也可以点击人数输入框</w:delText>
        </w:r>
        <w:r w:rsidR="004A7B43" w:rsidDel="009E1FA8">
          <w:rPr>
            <w:rFonts w:hint="eastAsia"/>
          </w:rPr>
          <w:delText>（点击输入框后，系统弹出数字键盘）</w:delText>
        </w:r>
        <w:r w:rsidR="00614C58" w:rsidDel="009E1FA8">
          <w:rPr>
            <w:rFonts w:hint="eastAsia"/>
          </w:rPr>
          <w:delText>，进行修改。</w:delText>
        </w:r>
      </w:del>
    </w:p>
    <w:p w14:paraId="32A88DC0" w14:textId="77777777" w:rsidR="00727D10" w:rsidDel="009E1FA8" w:rsidRDefault="00FE5EB4">
      <w:pPr>
        <w:rPr>
          <w:del w:id="3973" w:author="Happy" w:date="2018-08-20T18:39:00Z"/>
        </w:rPr>
        <w:pPrChange w:id="3974" w:author="Happy" w:date="2018-08-20T18:39:00Z">
          <w:pPr>
            <w:pStyle w:val="af3"/>
            <w:numPr>
              <w:numId w:val="8"/>
            </w:numPr>
            <w:spacing w:line="360" w:lineRule="auto"/>
            <w:ind w:left="420" w:firstLineChars="0" w:hanging="420"/>
          </w:pPr>
        </w:pPrChange>
      </w:pPr>
      <w:del w:id="3975" w:author="Happy" w:date="2018-08-20T18:39:00Z">
        <w:r w:rsidDel="009E1FA8">
          <w:rPr>
            <w:rFonts w:hint="eastAsia"/>
          </w:rPr>
          <w:delText>手机号</w:delText>
        </w:r>
        <w:r w:rsidR="001A0E1E" w:rsidDel="009E1FA8">
          <w:rPr>
            <w:rFonts w:hint="eastAsia"/>
          </w:rPr>
          <w:delText>：输入当前就餐用户的手机号</w:delText>
        </w:r>
        <w:r w:rsidR="0043187E" w:rsidDel="009E1FA8">
          <w:rPr>
            <w:rFonts w:hint="eastAsia"/>
          </w:rPr>
          <w:delText>，系统默认弹出数字键盘</w:delText>
        </w:r>
      </w:del>
    </w:p>
    <w:p w14:paraId="0752C4F6" w14:textId="77777777" w:rsidR="00727D10" w:rsidDel="009E1FA8" w:rsidRDefault="00F40EA8">
      <w:pPr>
        <w:rPr>
          <w:del w:id="3976" w:author="Happy" w:date="2018-08-20T18:39:00Z"/>
          <w:rStyle w:val="af8"/>
          <w:i w:val="0"/>
          <w:color w:val="auto"/>
        </w:rPr>
        <w:pPrChange w:id="3977" w:author="Happy" w:date="2018-08-20T18:39:00Z">
          <w:pPr>
            <w:pStyle w:val="4"/>
            <w:spacing w:line="360" w:lineRule="auto"/>
          </w:pPr>
        </w:pPrChange>
      </w:pPr>
      <w:del w:id="3978" w:author="Happy" w:date="2018-08-20T18:39:00Z">
        <w:r w:rsidDel="009E1FA8">
          <w:rPr>
            <w:rStyle w:val="af8"/>
            <w:rFonts w:hint="eastAsia"/>
            <w:b/>
            <w:i w:val="0"/>
            <w:color w:val="auto"/>
          </w:rPr>
          <w:delText>出入口</w:delText>
        </w:r>
      </w:del>
    </w:p>
    <w:p w14:paraId="0D5ACC6A" w14:textId="77777777" w:rsidR="00727D10" w:rsidDel="009E1FA8" w:rsidRDefault="00F40EA8">
      <w:pPr>
        <w:rPr>
          <w:del w:id="3979" w:author="Happy" w:date="2018-08-20T18:39:00Z"/>
        </w:rPr>
        <w:pPrChange w:id="3980" w:author="Happy" w:date="2018-08-20T18:39:00Z">
          <w:pPr>
            <w:pStyle w:val="af3"/>
            <w:numPr>
              <w:numId w:val="9"/>
            </w:numPr>
            <w:spacing w:line="360" w:lineRule="auto"/>
            <w:ind w:left="420" w:firstLineChars="0" w:hanging="420"/>
          </w:pPr>
        </w:pPrChange>
      </w:pPr>
      <w:del w:id="3981" w:author="Happy" w:date="2018-08-20T18:39:00Z">
        <w:r w:rsidDel="009E1FA8">
          <w:delText>出口</w:delText>
        </w:r>
        <w:r w:rsidDel="009E1FA8">
          <w:rPr>
            <w:rFonts w:hint="eastAsia"/>
          </w:rPr>
          <w:delText>：</w:delText>
        </w:r>
        <w:r w:rsidDel="009E1FA8">
          <w:delText>主页</w:delText>
        </w:r>
      </w:del>
    </w:p>
    <w:p w14:paraId="6F60B713" w14:textId="77777777" w:rsidR="00727D10" w:rsidDel="009E1FA8" w:rsidRDefault="00F40EA8">
      <w:pPr>
        <w:rPr>
          <w:del w:id="3982" w:author="Happy" w:date="2018-08-20T18:39:00Z"/>
        </w:rPr>
        <w:pPrChange w:id="3983" w:author="Happy" w:date="2018-08-20T18:39:00Z">
          <w:pPr>
            <w:pStyle w:val="af3"/>
            <w:numPr>
              <w:numId w:val="9"/>
            </w:numPr>
            <w:spacing w:line="360" w:lineRule="auto"/>
            <w:ind w:left="420" w:firstLineChars="0" w:hanging="420"/>
          </w:pPr>
        </w:pPrChange>
      </w:pPr>
      <w:del w:id="3984" w:author="Happy" w:date="2018-08-20T18:39:00Z">
        <w:r w:rsidDel="009E1FA8">
          <w:rPr>
            <w:rFonts w:hint="eastAsia"/>
          </w:rPr>
          <w:delText>入口：主页</w:delText>
        </w:r>
      </w:del>
    </w:p>
    <w:p w14:paraId="6C5C596C" w14:textId="77777777" w:rsidR="00727D10" w:rsidDel="009E1FA8" w:rsidRDefault="00F40EA8">
      <w:pPr>
        <w:rPr>
          <w:del w:id="3985" w:author="Happy" w:date="2018-08-20T18:39:00Z"/>
          <w:rStyle w:val="af8"/>
          <w:i w:val="0"/>
          <w:color w:val="auto"/>
        </w:rPr>
        <w:pPrChange w:id="3986" w:author="Happy" w:date="2018-08-20T18:39:00Z">
          <w:pPr>
            <w:pStyle w:val="4"/>
            <w:spacing w:line="360" w:lineRule="auto"/>
          </w:pPr>
        </w:pPrChange>
      </w:pPr>
      <w:del w:id="3987" w:author="Happy" w:date="2018-08-20T18:39:00Z">
        <w:r w:rsidDel="009E1FA8">
          <w:rPr>
            <w:rStyle w:val="af8"/>
            <w:b/>
            <w:i w:val="0"/>
            <w:color w:val="auto"/>
          </w:rPr>
          <w:delText>数据来源</w:delText>
        </w:r>
      </w:del>
    </w:p>
    <w:p w14:paraId="2DDF7873" w14:textId="77777777" w:rsidR="00727D10" w:rsidDel="009E1FA8" w:rsidRDefault="0037466E">
      <w:pPr>
        <w:rPr>
          <w:del w:id="3988" w:author="Happy" w:date="2018-08-20T18:39:00Z"/>
        </w:rPr>
        <w:pPrChange w:id="3989" w:author="Happy" w:date="2018-08-20T18:39:00Z">
          <w:pPr>
            <w:pStyle w:val="af3"/>
            <w:numPr>
              <w:numId w:val="58"/>
            </w:numPr>
            <w:spacing w:line="360" w:lineRule="auto"/>
            <w:ind w:left="420" w:firstLineChars="0" w:hanging="420"/>
          </w:pPr>
        </w:pPrChange>
      </w:pPr>
      <w:del w:id="3990" w:author="Happy" w:date="2018-08-20T18:39:00Z">
        <w:r w:rsidDel="009E1FA8">
          <w:rPr>
            <w:rFonts w:hint="eastAsia"/>
          </w:rPr>
          <w:delText>市别：</w:delText>
        </w:r>
        <w:r w:rsidR="00321837" w:rsidDel="009E1FA8">
          <w:rPr>
            <w:rFonts w:hint="eastAsia"/>
          </w:rPr>
          <w:delText>后台根据当前</w:delText>
        </w:r>
        <w:r w:rsidR="00EC22B7" w:rsidDel="009E1FA8">
          <w:rPr>
            <w:rFonts w:hint="eastAsia"/>
          </w:rPr>
          <w:delText>时间</w:delText>
        </w:r>
        <w:r w:rsidR="00321837" w:rsidDel="009E1FA8">
          <w:rPr>
            <w:rFonts w:hint="eastAsia"/>
          </w:rPr>
          <w:delText>，</w:delText>
        </w:r>
        <w:r w:rsidR="00EC22B7" w:rsidDel="009E1FA8">
          <w:rPr>
            <w:rFonts w:hint="eastAsia"/>
          </w:rPr>
          <w:delText>识别此时间段属于什么市别，给出相应的</w:delText>
        </w:r>
        <w:r w:rsidR="00141B82" w:rsidDel="009E1FA8">
          <w:rPr>
            <w:rFonts w:hint="eastAsia"/>
          </w:rPr>
          <w:delText>对应</w:delText>
        </w:r>
        <w:r w:rsidR="00EC22B7" w:rsidDel="009E1FA8">
          <w:rPr>
            <w:rFonts w:hint="eastAsia"/>
          </w:rPr>
          <w:delText>市别</w:delText>
        </w:r>
        <w:r w:rsidR="00D15454" w:rsidDel="009E1FA8">
          <w:rPr>
            <w:rFonts w:hint="eastAsia"/>
          </w:rPr>
          <w:delText>，</w:delText>
        </w:r>
        <w:r w:rsidR="00321837" w:rsidDel="009E1FA8">
          <w:rPr>
            <w:rFonts w:hint="eastAsia"/>
          </w:rPr>
          <w:delText>可以更改。</w:delText>
        </w:r>
      </w:del>
    </w:p>
    <w:p w14:paraId="711CA320" w14:textId="77777777" w:rsidR="00727D10" w:rsidDel="009E1FA8" w:rsidRDefault="0037466E">
      <w:pPr>
        <w:rPr>
          <w:del w:id="3991" w:author="Happy" w:date="2018-08-20T18:39:00Z"/>
        </w:rPr>
        <w:pPrChange w:id="3992" w:author="Happy" w:date="2018-08-20T18:39:00Z">
          <w:pPr>
            <w:pStyle w:val="af3"/>
            <w:numPr>
              <w:numId w:val="58"/>
            </w:numPr>
            <w:spacing w:line="360" w:lineRule="auto"/>
            <w:ind w:left="420" w:firstLineChars="0" w:hanging="420"/>
          </w:pPr>
        </w:pPrChange>
      </w:pPr>
      <w:del w:id="3993" w:author="Happy" w:date="2018-08-20T18:39:00Z">
        <w:r w:rsidDel="009E1FA8">
          <w:rPr>
            <w:rFonts w:hint="eastAsia"/>
          </w:rPr>
          <w:delText>就餐人数：后台给出一个默认就餐人数</w:delText>
        </w:r>
        <w:r w:rsidR="00037A25" w:rsidDel="009E1FA8">
          <w:rPr>
            <w:rFonts w:hint="eastAsia"/>
          </w:rPr>
          <w:delText>，当后台设定桌台就餐人数为固定，则前台给出的就餐人数即为后台设定的</w:delText>
        </w:r>
        <w:r w:rsidR="006645EB" w:rsidDel="009E1FA8">
          <w:rPr>
            <w:rFonts w:hint="eastAsia"/>
          </w:rPr>
          <w:delText>人数</w:delText>
        </w:r>
        <w:r w:rsidR="00037A25" w:rsidDel="009E1FA8">
          <w:rPr>
            <w:rFonts w:hint="eastAsia"/>
          </w:rPr>
          <w:delText>；当后台设定的桌台就餐人数为变值，则前台给出的就餐人数为变值的最小值</w:delText>
        </w:r>
        <w:r w:rsidDel="009E1FA8">
          <w:rPr>
            <w:rFonts w:hint="eastAsia"/>
          </w:rPr>
          <w:delText>。</w:delText>
        </w:r>
      </w:del>
    </w:p>
    <w:p w14:paraId="72AAEA2C" w14:textId="77777777" w:rsidR="00727D10" w:rsidDel="009E1FA8" w:rsidRDefault="00F40EA8">
      <w:pPr>
        <w:rPr>
          <w:del w:id="3994" w:author="Happy" w:date="2018-08-20T18:39:00Z"/>
          <w:rStyle w:val="af8"/>
          <w:i w:val="0"/>
          <w:color w:val="auto"/>
        </w:rPr>
        <w:pPrChange w:id="3995" w:author="Happy" w:date="2018-08-20T18:39:00Z">
          <w:pPr>
            <w:pStyle w:val="4"/>
            <w:spacing w:line="360" w:lineRule="auto"/>
          </w:pPr>
        </w:pPrChange>
      </w:pPr>
      <w:del w:id="3996" w:author="Happy" w:date="2018-08-20T18:39:00Z">
        <w:r w:rsidDel="009E1FA8">
          <w:rPr>
            <w:rStyle w:val="af8"/>
            <w:rFonts w:hint="eastAsia"/>
            <w:b/>
            <w:i w:val="0"/>
            <w:color w:val="auto"/>
          </w:rPr>
          <w:delText>输入项</w:delText>
        </w:r>
      </w:del>
    </w:p>
    <w:p w14:paraId="21E69B63" w14:textId="77777777" w:rsidR="00727D10" w:rsidDel="009E1FA8" w:rsidRDefault="009F09C4">
      <w:pPr>
        <w:rPr>
          <w:del w:id="3997" w:author="Happy" w:date="2018-08-20T18:39:00Z"/>
        </w:rPr>
        <w:pPrChange w:id="3998" w:author="Happy" w:date="2018-08-20T18:39:00Z">
          <w:pPr>
            <w:pStyle w:val="af3"/>
            <w:numPr>
              <w:numId w:val="59"/>
            </w:numPr>
            <w:spacing w:line="360" w:lineRule="auto"/>
            <w:ind w:left="420" w:firstLineChars="0" w:hanging="420"/>
          </w:pPr>
        </w:pPrChange>
      </w:pPr>
      <w:del w:id="3999" w:author="Happy" w:date="2018-08-20T18:39:00Z">
        <w:r w:rsidDel="009E1FA8">
          <w:rPr>
            <w:rFonts w:hint="eastAsia"/>
          </w:rPr>
          <w:delText>手机号：输入框，非必填项，以</w:delText>
        </w:r>
        <w:r w:rsidDel="009E1FA8">
          <w:rPr>
            <w:rFonts w:hint="eastAsia"/>
          </w:rPr>
          <w:delText>1</w:delText>
        </w:r>
        <w:r w:rsidDel="009E1FA8">
          <w:rPr>
            <w:rFonts w:hint="eastAsia"/>
          </w:rPr>
          <w:delText>开头的</w:delText>
        </w:r>
        <w:r w:rsidDel="009E1FA8">
          <w:rPr>
            <w:rFonts w:hint="eastAsia"/>
          </w:rPr>
          <w:delText>11</w:delText>
        </w:r>
        <w:r w:rsidDel="009E1FA8">
          <w:rPr>
            <w:rFonts w:hint="eastAsia"/>
          </w:rPr>
          <w:delText>位数字。</w:delText>
        </w:r>
      </w:del>
    </w:p>
    <w:p w14:paraId="26E3F31E" w14:textId="77777777" w:rsidR="005C3A57" w:rsidDel="009E1FA8" w:rsidRDefault="009C69BF">
      <w:pPr>
        <w:rPr>
          <w:del w:id="4000" w:author="Happy" w:date="2018-08-20T18:39:00Z"/>
        </w:rPr>
        <w:pPrChange w:id="4001" w:author="Happy" w:date="2018-08-20T18:39:00Z">
          <w:pPr>
            <w:pStyle w:val="af3"/>
            <w:numPr>
              <w:numId w:val="60"/>
            </w:numPr>
            <w:spacing w:line="360" w:lineRule="auto"/>
            <w:ind w:left="420" w:firstLineChars="0" w:hanging="420"/>
          </w:pPr>
        </w:pPrChange>
      </w:pPr>
      <w:del w:id="4002" w:author="Happy" w:date="2018-08-20T18:39:00Z">
        <w:r w:rsidDel="009E1FA8">
          <w:rPr>
            <w:rFonts w:hint="eastAsia"/>
          </w:rPr>
          <w:delText>就餐人数：输入框，可以通过加减号来改变。</w:delText>
        </w:r>
        <w:r w:rsidR="00FB01B3" w:rsidDel="009E1FA8">
          <w:rPr>
            <w:rFonts w:hint="eastAsia"/>
          </w:rPr>
          <w:delText>也可以</w:delText>
        </w:r>
        <w:r w:rsidR="00DF4191" w:rsidDel="009E1FA8">
          <w:rPr>
            <w:rFonts w:hint="eastAsia"/>
          </w:rPr>
          <w:delText>点击输入框，进行直接修改</w:delText>
        </w:r>
        <w:r w:rsidR="00276561" w:rsidDel="009E1FA8">
          <w:rPr>
            <w:rFonts w:hint="eastAsia"/>
          </w:rPr>
          <w:delText>，数字，最大</w:delText>
        </w:r>
        <w:r w:rsidR="00BA7754" w:rsidDel="009E1FA8">
          <w:rPr>
            <w:rFonts w:hint="eastAsia"/>
          </w:rPr>
          <w:delText>输入</w:delText>
        </w:r>
        <w:r w:rsidR="00276561" w:rsidDel="009E1FA8">
          <w:rPr>
            <w:rFonts w:hint="eastAsia"/>
          </w:rPr>
          <w:delText>数字不能超过后台设定的桌台最大就餐人数。</w:delText>
        </w:r>
        <w:r w:rsidR="002070B8" w:rsidDel="009E1FA8">
          <w:rPr>
            <w:rFonts w:hint="eastAsia"/>
          </w:rPr>
          <w:delText>输入超出则无法输入</w:delText>
        </w:r>
        <w:r w:rsidR="00EF549B" w:rsidDel="009E1FA8">
          <w:rPr>
            <w:rFonts w:hint="eastAsia"/>
          </w:rPr>
          <w:delText>。</w:delText>
        </w:r>
      </w:del>
    </w:p>
    <w:p w14:paraId="11F28AB0" w14:textId="77777777" w:rsidR="005C3A57" w:rsidDel="009E1FA8" w:rsidRDefault="00F40EA8">
      <w:pPr>
        <w:rPr>
          <w:del w:id="4003" w:author="Happy" w:date="2018-08-20T18:39:00Z"/>
          <w:rStyle w:val="af8"/>
          <w:i w:val="0"/>
          <w:color w:val="auto"/>
        </w:rPr>
        <w:pPrChange w:id="4004" w:author="Happy" w:date="2018-08-20T18:39:00Z">
          <w:pPr>
            <w:pStyle w:val="4"/>
            <w:spacing w:line="360" w:lineRule="auto"/>
          </w:pPr>
        </w:pPrChange>
      </w:pPr>
      <w:del w:id="4005" w:author="Happy" w:date="2018-08-20T18:39:00Z">
        <w:r w:rsidDel="009E1FA8">
          <w:rPr>
            <w:rStyle w:val="af8"/>
            <w:rFonts w:hint="eastAsia"/>
            <w:b/>
            <w:i w:val="0"/>
            <w:color w:val="auto"/>
          </w:rPr>
          <w:delText>操作规则</w:delText>
        </w:r>
      </w:del>
    </w:p>
    <w:p w14:paraId="20BF2BAD" w14:textId="77777777" w:rsidR="005C3A57" w:rsidDel="009E1FA8" w:rsidRDefault="00274E6E">
      <w:pPr>
        <w:rPr>
          <w:del w:id="4006" w:author="Happy" w:date="2018-08-20T18:39:00Z"/>
        </w:rPr>
        <w:pPrChange w:id="4007" w:author="Happy" w:date="2018-08-20T18:39:00Z">
          <w:pPr>
            <w:pStyle w:val="af3"/>
            <w:numPr>
              <w:numId w:val="8"/>
            </w:numPr>
            <w:spacing w:line="360" w:lineRule="auto"/>
            <w:ind w:left="420" w:firstLineChars="0" w:hanging="420"/>
          </w:pPr>
        </w:pPrChange>
      </w:pPr>
      <w:del w:id="4008" w:author="Happy" w:date="2018-08-20T18:39:00Z">
        <w:r w:rsidDel="009E1FA8">
          <w:rPr>
            <w:rFonts w:hint="eastAsia"/>
          </w:rPr>
          <w:delText>点击</w:delText>
        </w:r>
        <w:r w:rsidR="00C81331" w:rsidDel="009E1FA8">
          <w:rPr>
            <w:rFonts w:hint="eastAsia"/>
          </w:rPr>
          <w:delText>【</w:delText>
        </w:r>
        <w:r w:rsidDel="009E1FA8">
          <w:rPr>
            <w:rFonts w:hint="eastAsia"/>
          </w:rPr>
          <w:delText>确定</w:delText>
        </w:r>
        <w:r w:rsidR="00C81331" w:rsidDel="009E1FA8">
          <w:rPr>
            <w:rFonts w:hint="eastAsia"/>
          </w:rPr>
          <w:delText>】</w:delText>
        </w:r>
        <w:r w:rsidDel="009E1FA8">
          <w:rPr>
            <w:rFonts w:hint="eastAsia"/>
          </w:rPr>
          <w:delText>，系统检测填写是否符合</w:delText>
        </w:r>
        <w:r w:rsidR="009507EF" w:rsidDel="009E1FA8">
          <w:rPr>
            <w:rFonts w:hint="eastAsia"/>
          </w:rPr>
          <w:delText>要求</w:delText>
        </w:r>
        <w:r w:rsidDel="009E1FA8">
          <w:rPr>
            <w:rFonts w:hint="eastAsia"/>
          </w:rPr>
          <w:delText>。当填写信息符合要求，则跳转到开桌成功提示页面</w:delText>
        </w:r>
        <w:r w:rsidR="00807592" w:rsidDel="009E1FA8">
          <w:rPr>
            <w:rFonts w:hint="eastAsia"/>
          </w:rPr>
          <w:delText>（如</w:delText>
        </w:r>
        <w:r w:rsidR="00807592" w:rsidDel="009E1FA8">
          <w:rPr>
            <w:rFonts w:hint="eastAsia"/>
          </w:rPr>
          <w:delText>2.2</w:delText>
        </w:r>
        <w:r w:rsidR="00807592" w:rsidDel="009E1FA8">
          <w:rPr>
            <w:rFonts w:hint="eastAsia"/>
          </w:rPr>
          <w:delText>）</w:delText>
        </w:r>
        <w:r w:rsidDel="009E1FA8">
          <w:rPr>
            <w:rFonts w:hint="eastAsia"/>
          </w:rPr>
          <w:delText>；当填写信息不符合要求，则以</w:delText>
        </w:r>
        <w:r w:rsidDel="009E1FA8">
          <w:rPr>
            <w:rFonts w:hint="eastAsia"/>
          </w:rPr>
          <w:delText>toast</w:delText>
        </w:r>
        <w:r w:rsidDel="009E1FA8">
          <w:rPr>
            <w:rFonts w:hint="eastAsia"/>
          </w:rPr>
          <w:delText>形式给出相应的提示。</w:delText>
        </w:r>
      </w:del>
    </w:p>
    <w:p w14:paraId="60FB45FE" w14:textId="77777777" w:rsidR="005C3A57" w:rsidDel="009E1FA8" w:rsidRDefault="00F40EA8">
      <w:pPr>
        <w:rPr>
          <w:del w:id="4009" w:author="Happy" w:date="2018-08-20T18:39:00Z"/>
          <w:rStyle w:val="af8"/>
          <w:i w:val="0"/>
          <w:color w:val="auto"/>
        </w:rPr>
        <w:pPrChange w:id="4010" w:author="Happy" w:date="2018-08-20T18:39:00Z">
          <w:pPr>
            <w:pStyle w:val="4"/>
            <w:spacing w:line="360" w:lineRule="auto"/>
          </w:pPr>
        </w:pPrChange>
      </w:pPr>
      <w:del w:id="4011" w:author="Happy" w:date="2018-08-20T18:39:00Z">
        <w:r w:rsidDel="009E1FA8">
          <w:rPr>
            <w:rStyle w:val="af8"/>
            <w:rFonts w:hint="eastAsia"/>
            <w:b/>
            <w:i w:val="0"/>
            <w:color w:val="auto"/>
          </w:rPr>
          <w:delText>提示信息</w:delText>
        </w:r>
      </w:del>
    </w:p>
    <w:p w14:paraId="22B8F951" w14:textId="77777777" w:rsidR="005C3A57" w:rsidDel="009E1FA8" w:rsidRDefault="00061810">
      <w:pPr>
        <w:rPr>
          <w:del w:id="4012" w:author="Happy" w:date="2018-08-20T18:39:00Z"/>
        </w:rPr>
        <w:pPrChange w:id="4013" w:author="Happy" w:date="2018-08-20T18:39:00Z">
          <w:pPr>
            <w:pStyle w:val="af3"/>
            <w:numPr>
              <w:numId w:val="8"/>
            </w:numPr>
            <w:spacing w:line="360" w:lineRule="auto"/>
            <w:ind w:left="420" w:firstLineChars="0" w:hanging="420"/>
          </w:pPr>
        </w:pPrChange>
      </w:pPr>
      <w:del w:id="4014" w:author="Happy" w:date="2018-08-20T18:39:00Z">
        <w:r w:rsidDel="009E1FA8">
          <w:rPr>
            <w:rFonts w:hint="eastAsia"/>
          </w:rPr>
          <w:delText>当输入手机号不符合要求，则</w:delText>
        </w:r>
        <w:r w:rsidDel="009E1FA8">
          <w:rPr>
            <w:rFonts w:hint="eastAsia"/>
          </w:rPr>
          <w:delText>toast</w:delText>
        </w:r>
        <w:r w:rsidDel="009E1FA8">
          <w:rPr>
            <w:rFonts w:hint="eastAsia"/>
          </w:rPr>
          <w:delText>提示：请输入</w:delText>
        </w:r>
        <w:r w:rsidDel="009E1FA8">
          <w:rPr>
            <w:rFonts w:hint="eastAsia"/>
          </w:rPr>
          <w:delText>1</w:delText>
        </w:r>
        <w:r w:rsidDel="009E1FA8">
          <w:rPr>
            <w:rFonts w:hint="eastAsia"/>
          </w:rPr>
          <w:delText>开头的</w:delText>
        </w:r>
        <w:r w:rsidDel="009E1FA8">
          <w:rPr>
            <w:rFonts w:hint="eastAsia"/>
          </w:rPr>
          <w:delText>11</w:delText>
        </w:r>
        <w:r w:rsidDel="009E1FA8">
          <w:rPr>
            <w:rFonts w:hint="eastAsia"/>
          </w:rPr>
          <w:delText>位数字。</w:delText>
        </w:r>
      </w:del>
    </w:p>
    <w:p w14:paraId="2D415C50" w14:textId="77777777" w:rsidR="005C3A57" w:rsidDel="009E1FA8" w:rsidRDefault="008B37EA">
      <w:pPr>
        <w:rPr>
          <w:del w:id="4015" w:author="Happy" w:date="2018-08-20T18:39:00Z"/>
        </w:rPr>
        <w:pPrChange w:id="4016" w:author="Happy" w:date="2018-08-20T18:39:00Z">
          <w:pPr>
            <w:pStyle w:val="af3"/>
            <w:numPr>
              <w:numId w:val="8"/>
            </w:numPr>
            <w:spacing w:line="360" w:lineRule="auto"/>
            <w:ind w:left="420" w:firstLineChars="0" w:hanging="420"/>
          </w:pPr>
        </w:pPrChange>
      </w:pPr>
      <w:del w:id="4017" w:author="Happy" w:date="2018-08-20T18:39:00Z">
        <w:r w:rsidDel="009E1FA8">
          <w:rPr>
            <w:rFonts w:hint="eastAsia"/>
          </w:rPr>
          <w:delText>当输入市别不符合要求，则会弹框提示：是否真要改市别，有可能影响点菜菜单。点击【确定】，则修改市别成功，</w:delText>
        </w:r>
        <w:r w:rsidDel="009E1FA8">
          <w:rPr>
            <w:rFonts w:hint="eastAsia"/>
          </w:rPr>
          <w:delText>toast</w:delText>
        </w:r>
        <w:r w:rsidDel="009E1FA8">
          <w:rPr>
            <w:rFonts w:hint="eastAsia"/>
          </w:rPr>
          <w:delText>提示：市别修改成功。点击【取消】，则取消此次操作</w:delText>
        </w:r>
        <w:r w:rsidR="003D4C08" w:rsidDel="009E1FA8">
          <w:rPr>
            <w:rFonts w:hint="eastAsia"/>
          </w:rPr>
          <w:delText>（见</w:delText>
        </w:r>
        <w:r w:rsidR="003D4C08" w:rsidDel="009E1FA8">
          <w:rPr>
            <w:rFonts w:hint="eastAsia"/>
          </w:rPr>
          <w:delText>2.1.7</w:delText>
        </w:r>
        <w:r w:rsidR="003D4C08" w:rsidDel="009E1FA8">
          <w:rPr>
            <w:rFonts w:hint="eastAsia"/>
          </w:rPr>
          <w:delText>）</w:delText>
        </w:r>
        <w:r w:rsidDel="009E1FA8">
          <w:rPr>
            <w:rFonts w:hint="eastAsia"/>
          </w:rPr>
          <w:delText>。</w:delText>
        </w:r>
      </w:del>
    </w:p>
    <w:p w14:paraId="3F7F3245" w14:textId="77777777" w:rsidR="005C3A57" w:rsidDel="009E1FA8" w:rsidRDefault="008B37EA">
      <w:pPr>
        <w:rPr>
          <w:del w:id="4018" w:author="Happy" w:date="2018-08-20T18:39:00Z"/>
        </w:rPr>
        <w:pPrChange w:id="4019" w:author="Happy" w:date="2018-08-20T18:39:00Z">
          <w:pPr>
            <w:pStyle w:val="af3"/>
            <w:numPr>
              <w:numId w:val="8"/>
            </w:numPr>
            <w:spacing w:line="360" w:lineRule="auto"/>
            <w:ind w:left="420" w:firstLineChars="0" w:hanging="420"/>
          </w:pPr>
        </w:pPrChange>
      </w:pPr>
      <w:del w:id="4020" w:author="Happy" w:date="2018-08-20T18:39:00Z">
        <w:r w:rsidDel="009E1FA8">
          <w:rPr>
            <w:rFonts w:hint="eastAsia"/>
          </w:rPr>
          <w:delText>当输入就餐人数不符合要求，则</w:delText>
        </w:r>
        <w:r w:rsidDel="009E1FA8">
          <w:rPr>
            <w:rFonts w:hint="eastAsia"/>
          </w:rPr>
          <w:delText>toast</w:delText>
        </w:r>
        <w:r w:rsidDel="009E1FA8">
          <w:rPr>
            <w:rFonts w:hint="eastAsia"/>
          </w:rPr>
          <w:delText>提示：输入就餐已超过最大就餐人数</w:delText>
        </w:r>
        <w:r w:rsidDel="009E1FA8">
          <w:rPr>
            <w:rFonts w:hint="eastAsia"/>
          </w:rPr>
          <w:delText>**</w:delText>
        </w:r>
        <w:r w:rsidDel="009E1FA8">
          <w:rPr>
            <w:rFonts w:hint="eastAsia"/>
          </w:rPr>
          <w:delText>人（</w:delText>
        </w:r>
        <w:r w:rsidDel="009E1FA8">
          <w:rPr>
            <w:rFonts w:hint="eastAsia"/>
          </w:rPr>
          <w:delText>**</w:delText>
        </w:r>
        <w:r w:rsidDel="009E1FA8">
          <w:rPr>
            <w:rFonts w:hint="eastAsia"/>
          </w:rPr>
          <w:delText>表示后台设定的此桌台的最大就餐人数）。</w:delText>
        </w:r>
      </w:del>
    </w:p>
    <w:p w14:paraId="0DB8464E" w14:textId="77777777" w:rsidR="003B1953" w:rsidDel="009E1FA8" w:rsidRDefault="003D4C08">
      <w:pPr>
        <w:rPr>
          <w:del w:id="4021" w:author="Happy" w:date="2018-08-20T18:39:00Z"/>
        </w:rPr>
        <w:pPrChange w:id="4022" w:author="Happy" w:date="2018-08-20T18:39:00Z">
          <w:pPr>
            <w:pStyle w:val="4"/>
          </w:pPr>
        </w:pPrChange>
      </w:pPr>
      <w:del w:id="4023" w:author="Happy" w:date="2018-08-20T18:39:00Z">
        <w:r w:rsidDel="009E1FA8">
          <w:rPr>
            <w:rFonts w:hint="eastAsia"/>
          </w:rPr>
          <w:delText>改市别弹框</w:delText>
        </w:r>
      </w:del>
    </w:p>
    <w:p w14:paraId="716DCB84" w14:textId="77777777" w:rsidR="003B1953" w:rsidDel="009E1FA8" w:rsidRDefault="000A7E76">
      <w:pPr>
        <w:rPr>
          <w:del w:id="4024" w:author="Happy" w:date="2018-08-20T18:39:00Z"/>
        </w:rPr>
      </w:pPr>
      <w:del w:id="4025" w:author="Happy" w:date="2018-08-20T18:39:00Z">
        <w:r w:rsidDel="009E1FA8">
          <w:rPr>
            <w:noProof/>
          </w:rPr>
          <w:drawing>
            <wp:inline distT="0" distB="0" distL="0" distR="0" wp14:anchorId="099F3DEE" wp14:editId="3D17842A">
              <wp:extent cx="5460365" cy="4166870"/>
              <wp:effectExtent l="19050" t="0" r="6985" b="0"/>
              <wp:docPr id="5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rcRect/>
                      <a:stretch>
                        <a:fillRect/>
                      </a:stretch>
                    </pic:blipFill>
                    <pic:spPr bwMode="auto">
                      <a:xfrm>
                        <a:off x="0" y="0"/>
                        <a:ext cx="5460365" cy="4166870"/>
                      </a:xfrm>
                      <a:prstGeom prst="rect">
                        <a:avLst/>
                      </a:prstGeom>
                      <a:noFill/>
                      <a:ln w="9525">
                        <a:noFill/>
                        <a:miter lim="800000"/>
                        <a:headEnd/>
                        <a:tailEnd/>
                      </a:ln>
                    </pic:spPr>
                  </pic:pic>
                </a:graphicData>
              </a:graphic>
            </wp:inline>
          </w:drawing>
        </w:r>
      </w:del>
    </w:p>
    <w:p w14:paraId="1C25751A" w14:textId="77777777" w:rsidR="00600B9A" w:rsidDel="009E1FA8" w:rsidRDefault="003966B8">
      <w:pPr>
        <w:rPr>
          <w:del w:id="4026" w:author="Happy" w:date="2018-08-20T18:39:00Z"/>
        </w:rPr>
        <w:pPrChange w:id="4027" w:author="Happy" w:date="2018-08-20T18:39:00Z">
          <w:pPr>
            <w:pStyle w:val="3"/>
            <w:spacing w:line="360" w:lineRule="auto"/>
          </w:pPr>
        </w:pPrChange>
      </w:pPr>
      <w:del w:id="4028" w:author="Happy" w:date="2018-08-20T18:39:00Z">
        <w:r w:rsidDel="009E1FA8">
          <w:rPr>
            <w:rFonts w:hint="eastAsia"/>
          </w:rPr>
          <w:delText>开桌成功提示</w:delText>
        </w:r>
      </w:del>
    </w:p>
    <w:p w14:paraId="640A1A85" w14:textId="77777777" w:rsidR="00600B9A" w:rsidDel="009E1FA8" w:rsidRDefault="003966B8">
      <w:pPr>
        <w:rPr>
          <w:del w:id="4029" w:author="Happy" w:date="2018-08-20T18:39:00Z"/>
        </w:rPr>
        <w:pPrChange w:id="4030" w:author="Happy" w:date="2018-08-20T18:39:00Z">
          <w:pPr>
            <w:spacing w:line="360" w:lineRule="auto"/>
          </w:pPr>
        </w:pPrChange>
      </w:pPr>
      <w:del w:id="4031" w:author="Happy" w:date="2018-08-20T18:39:00Z">
        <w:r w:rsidDel="009E1FA8">
          <w:rPr>
            <w:noProof/>
          </w:rPr>
          <w:drawing>
            <wp:inline distT="0" distB="0" distL="0" distR="0" wp14:anchorId="4A361BA5" wp14:editId="18CF615C">
              <wp:extent cx="5520690" cy="4149090"/>
              <wp:effectExtent l="19050" t="0" r="3810" b="0"/>
              <wp:docPr id="103"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a:srcRect/>
                      <a:stretch>
                        <a:fillRect/>
                      </a:stretch>
                    </pic:blipFill>
                    <pic:spPr bwMode="auto">
                      <a:xfrm>
                        <a:off x="0" y="0"/>
                        <a:ext cx="5520690" cy="4149090"/>
                      </a:xfrm>
                      <a:prstGeom prst="rect">
                        <a:avLst/>
                      </a:prstGeom>
                      <a:noFill/>
                      <a:ln w="9525">
                        <a:noFill/>
                        <a:miter lim="800000"/>
                        <a:headEnd/>
                        <a:tailEnd/>
                      </a:ln>
                    </pic:spPr>
                  </pic:pic>
                </a:graphicData>
              </a:graphic>
            </wp:inline>
          </w:drawing>
        </w:r>
      </w:del>
    </w:p>
    <w:p w14:paraId="72A8435E" w14:textId="77777777" w:rsidR="00727D10" w:rsidDel="009E1FA8" w:rsidRDefault="00F40EA8">
      <w:pPr>
        <w:rPr>
          <w:del w:id="4032" w:author="Happy" w:date="2018-08-20T18:39:00Z"/>
          <w:rStyle w:val="af8"/>
          <w:i w:val="0"/>
          <w:color w:val="auto"/>
        </w:rPr>
        <w:pPrChange w:id="4033" w:author="Happy" w:date="2018-08-20T18:39:00Z">
          <w:pPr>
            <w:pStyle w:val="4"/>
            <w:spacing w:line="360" w:lineRule="auto"/>
          </w:pPr>
        </w:pPrChange>
      </w:pPr>
      <w:del w:id="4034" w:author="Happy" w:date="2018-08-20T18:39:00Z">
        <w:r w:rsidRPr="009F2834" w:rsidDel="009E1FA8">
          <w:rPr>
            <w:rStyle w:val="af8"/>
            <w:rFonts w:hint="eastAsia"/>
            <w:b/>
            <w:i w:val="0"/>
            <w:color w:val="auto"/>
          </w:rPr>
          <w:delText>显示内容</w:delText>
        </w:r>
      </w:del>
    </w:p>
    <w:p w14:paraId="3C2D724C" w14:textId="77777777" w:rsidR="00727D10" w:rsidDel="009E1FA8" w:rsidRDefault="003966B8">
      <w:pPr>
        <w:rPr>
          <w:del w:id="4035" w:author="Happy" w:date="2018-08-20T18:39:00Z"/>
        </w:rPr>
        <w:pPrChange w:id="4036" w:author="Happy" w:date="2018-08-20T18:39:00Z">
          <w:pPr>
            <w:pStyle w:val="af3"/>
            <w:numPr>
              <w:numId w:val="8"/>
            </w:numPr>
            <w:spacing w:line="360" w:lineRule="auto"/>
            <w:ind w:left="420" w:firstLineChars="0" w:hanging="420"/>
          </w:pPr>
        </w:pPrChange>
      </w:pPr>
      <w:del w:id="4037" w:author="Happy" w:date="2018-08-20T18:39:00Z">
        <w:r w:rsidDel="009E1FA8">
          <w:delText>提示语</w:delText>
        </w:r>
        <w:r w:rsidDel="009E1FA8">
          <w:rPr>
            <w:rFonts w:hint="eastAsia"/>
          </w:rPr>
          <w:delText>：</w:delText>
        </w:r>
        <w:r w:rsidDel="009E1FA8">
          <w:delText>开桌成功</w:delText>
        </w:r>
      </w:del>
    </w:p>
    <w:p w14:paraId="36869EE8" w14:textId="77777777" w:rsidR="00727D10" w:rsidDel="009E1FA8" w:rsidRDefault="003966B8">
      <w:pPr>
        <w:rPr>
          <w:del w:id="4038" w:author="Happy" w:date="2018-08-20T18:39:00Z"/>
        </w:rPr>
        <w:pPrChange w:id="4039" w:author="Happy" w:date="2018-08-20T18:39:00Z">
          <w:pPr>
            <w:pStyle w:val="af3"/>
            <w:numPr>
              <w:numId w:val="8"/>
            </w:numPr>
            <w:spacing w:line="360" w:lineRule="auto"/>
            <w:ind w:left="420" w:firstLineChars="0" w:hanging="420"/>
          </w:pPr>
        </w:pPrChange>
      </w:pPr>
      <w:del w:id="4040" w:author="Happy" w:date="2018-08-20T18:39:00Z">
        <w:r w:rsidDel="009E1FA8">
          <w:rPr>
            <w:rFonts w:hint="eastAsia"/>
          </w:rPr>
          <w:delText>桌台号，显示</w:delText>
        </w:r>
        <w:r w:rsidR="00977A3B" w:rsidDel="009E1FA8">
          <w:rPr>
            <w:rFonts w:hint="eastAsia"/>
          </w:rPr>
          <w:delText>当前</w:delText>
        </w:r>
        <w:r w:rsidDel="009E1FA8">
          <w:rPr>
            <w:rFonts w:hint="eastAsia"/>
          </w:rPr>
          <w:delText>开桌成功的桌台</w:delText>
        </w:r>
        <w:r w:rsidR="00AC7C09" w:rsidDel="009E1FA8">
          <w:rPr>
            <w:rFonts w:hint="eastAsia"/>
          </w:rPr>
          <w:delText>编号</w:delText>
        </w:r>
        <w:r w:rsidDel="009E1FA8">
          <w:rPr>
            <w:rFonts w:hint="eastAsia"/>
          </w:rPr>
          <w:delText>。</w:delText>
        </w:r>
      </w:del>
    </w:p>
    <w:p w14:paraId="658B0731" w14:textId="77777777" w:rsidR="00727D10" w:rsidDel="009E1FA8" w:rsidRDefault="00F40EA8">
      <w:pPr>
        <w:rPr>
          <w:del w:id="4041" w:author="Happy" w:date="2018-08-20T18:39:00Z"/>
          <w:rStyle w:val="af8"/>
          <w:i w:val="0"/>
          <w:color w:val="auto"/>
        </w:rPr>
        <w:pPrChange w:id="4042" w:author="Happy" w:date="2018-08-20T18:39:00Z">
          <w:pPr>
            <w:pStyle w:val="4"/>
            <w:spacing w:line="360" w:lineRule="auto"/>
          </w:pPr>
        </w:pPrChange>
      </w:pPr>
      <w:del w:id="4043" w:author="Happy" w:date="2018-08-20T18:39:00Z">
        <w:r w:rsidDel="009E1FA8">
          <w:rPr>
            <w:rStyle w:val="af8"/>
            <w:rFonts w:hint="eastAsia"/>
            <w:b/>
            <w:i w:val="0"/>
            <w:color w:val="auto"/>
          </w:rPr>
          <w:delText>出入口</w:delText>
        </w:r>
      </w:del>
    </w:p>
    <w:p w14:paraId="219FC5A2" w14:textId="77777777" w:rsidR="00727D10" w:rsidDel="009E1FA8" w:rsidRDefault="00F40EA8">
      <w:pPr>
        <w:rPr>
          <w:del w:id="4044" w:author="Happy" w:date="2018-08-20T18:39:00Z"/>
        </w:rPr>
        <w:pPrChange w:id="4045" w:author="Happy" w:date="2018-08-20T18:39:00Z">
          <w:pPr>
            <w:pStyle w:val="af3"/>
            <w:numPr>
              <w:numId w:val="9"/>
            </w:numPr>
            <w:spacing w:line="360" w:lineRule="auto"/>
            <w:ind w:left="420" w:firstLineChars="0" w:hanging="420"/>
          </w:pPr>
        </w:pPrChange>
      </w:pPr>
      <w:del w:id="4046" w:author="Happy" w:date="2018-08-20T18:39:00Z">
        <w:r w:rsidDel="009E1FA8">
          <w:delText>出口</w:delText>
        </w:r>
        <w:r w:rsidDel="009E1FA8">
          <w:rPr>
            <w:rFonts w:hint="eastAsia"/>
          </w:rPr>
          <w:delText>：</w:delText>
        </w:r>
        <w:r w:rsidR="007944F2" w:rsidDel="009E1FA8">
          <w:rPr>
            <w:rFonts w:hint="eastAsia"/>
          </w:rPr>
          <w:delText>BP</w:delText>
        </w:r>
        <w:r w:rsidR="007944F2" w:rsidDel="009E1FA8">
          <w:rPr>
            <w:rFonts w:hint="eastAsia"/>
          </w:rPr>
          <w:delText>主页或者点菜页面</w:delText>
        </w:r>
      </w:del>
    </w:p>
    <w:p w14:paraId="096DA1BC" w14:textId="77777777" w:rsidR="00727D10" w:rsidDel="009E1FA8" w:rsidRDefault="00F40EA8">
      <w:pPr>
        <w:rPr>
          <w:del w:id="4047" w:author="Happy" w:date="2018-08-20T18:39:00Z"/>
        </w:rPr>
        <w:pPrChange w:id="4048" w:author="Happy" w:date="2018-08-20T18:39:00Z">
          <w:pPr>
            <w:pStyle w:val="af3"/>
            <w:numPr>
              <w:numId w:val="9"/>
            </w:numPr>
            <w:spacing w:line="360" w:lineRule="auto"/>
            <w:ind w:left="420" w:firstLineChars="0" w:hanging="420"/>
          </w:pPr>
        </w:pPrChange>
      </w:pPr>
      <w:del w:id="4049" w:author="Happy" w:date="2018-08-20T18:39:00Z">
        <w:r w:rsidDel="009E1FA8">
          <w:rPr>
            <w:rFonts w:hint="eastAsia"/>
          </w:rPr>
          <w:delText>入口：</w:delText>
        </w:r>
        <w:r w:rsidR="007944F2" w:rsidDel="009E1FA8">
          <w:rPr>
            <w:rFonts w:hint="eastAsia"/>
          </w:rPr>
          <w:delText>开桌页面</w:delText>
        </w:r>
      </w:del>
    </w:p>
    <w:p w14:paraId="4DE26085" w14:textId="77777777" w:rsidR="00727D10" w:rsidDel="009E1FA8" w:rsidRDefault="00FC0071">
      <w:pPr>
        <w:rPr>
          <w:del w:id="4050" w:author="Happy" w:date="2018-08-20T18:39:00Z"/>
          <w:rStyle w:val="af8"/>
          <w:i w:val="0"/>
          <w:color w:val="auto"/>
        </w:rPr>
        <w:pPrChange w:id="4051" w:author="Happy" w:date="2018-08-20T18:39:00Z">
          <w:pPr>
            <w:pStyle w:val="4"/>
            <w:spacing w:line="360" w:lineRule="auto"/>
          </w:pPr>
        </w:pPrChange>
      </w:pPr>
      <w:del w:id="4052" w:author="Happy" w:date="2018-08-20T18:39:00Z">
        <w:r w:rsidDel="009E1FA8">
          <w:rPr>
            <w:rStyle w:val="af8"/>
            <w:rFonts w:hint="eastAsia"/>
            <w:b/>
            <w:i w:val="0"/>
            <w:color w:val="auto"/>
          </w:rPr>
          <w:delText>操作规则</w:delText>
        </w:r>
      </w:del>
    </w:p>
    <w:p w14:paraId="009DA324" w14:textId="77777777" w:rsidR="00727D10" w:rsidDel="009E1FA8" w:rsidRDefault="00C81390">
      <w:pPr>
        <w:rPr>
          <w:del w:id="4053" w:author="Happy" w:date="2018-08-20T18:39:00Z"/>
        </w:rPr>
        <w:pPrChange w:id="4054" w:author="Happy" w:date="2018-08-20T18:39:00Z">
          <w:pPr>
            <w:pStyle w:val="af3"/>
            <w:numPr>
              <w:numId w:val="8"/>
            </w:numPr>
            <w:spacing w:line="360" w:lineRule="auto"/>
            <w:ind w:left="420" w:firstLineChars="0" w:hanging="420"/>
          </w:pPr>
        </w:pPrChange>
      </w:pPr>
      <w:del w:id="4055" w:author="Happy" w:date="2018-08-20T18:39:00Z">
        <w:r w:rsidDel="009E1FA8">
          <w:rPr>
            <w:rFonts w:hint="eastAsia"/>
          </w:rPr>
          <w:delText>【去点菜】</w:delText>
        </w:r>
        <w:r w:rsidR="00FC0071" w:rsidDel="009E1FA8">
          <w:rPr>
            <w:rFonts w:hint="eastAsia"/>
          </w:rPr>
          <w:delText>：跳转到点菜页面，进行点菜。</w:delText>
        </w:r>
      </w:del>
    </w:p>
    <w:p w14:paraId="3A8840DE" w14:textId="77777777" w:rsidR="00727D10" w:rsidDel="009E1FA8" w:rsidRDefault="00FC0071">
      <w:pPr>
        <w:rPr>
          <w:del w:id="4056" w:author="Happy" w:date="2018-08-20T18:39:00Z"/>
        </w:rPr>
        <w:pPrChange w:id="4057" w:author="Happy" w:date="2018-08-20T18:39:00Z">
          <w:pPr>
            <w:pStyle w:val="af3"/>
            <w:numPr>
              <w:numId w:val="8"/>
            </w:numPr>
            <w:spacing w:line="360" w:lineRule="auto"/>
            <w:ind w:left="420" w:firstLineChars="0" w:hanging="420"/>
          </w:pPr>
        </w:pPrChange>
      </w:pPr>
      <w:del w:id="4058" w:author="Happy" w:date="2018-08-20T18:39:00Z">
        <w:r w:rsidDel="009E1FA8">
          <w:rPr>
            <w:rFonts w:hint="eastAsia"/>
          </w:rPr>
          <w:delText>返回：</w:delText>
        </w:r>
        <w:r w:rsidR="00BE0A66" w:rsidDel="009E1FA8">
          <w:rPr>
            <w:rFonts w:hint="eastAsia"/>
          </w:rPr>
          <w:delText>给出弹框提示：返回将释放桌台，是否真要返回？，点击【取消】，则停留在当前页面，点击【确定】，则</w:delText>
        </w:r>
        <w:r w:rsidDel="009E1FA8">
          <w:rPr>
            <w:rFonts w:hint="eastAsia"/>
          </w:rPr>
          <w:delText>桌台释放</w:delText>
        </w:r>
        <w:r w:rsidR="00EB1F2A" w:rsidDel="009E1FA8">
          <w:rPr>
            <w:rFonts w:hint="eastAsia"/>
          </w:rPr>
          <w:delText>，修改为“空闲”状态</w:delText>
        </w:r>
        <w:r w:rsidDel="009E1FA8">
          <w:rPr>
            <w:rFonts w:hint="eastAsia"/>
          </w:rPr>
          <w:delText>，返回到</w:delText>
        </w:r>
        <w:r w:rsidDel="009E1FA8">
          <w:rPr>
            <w:rFonts w:hint="eastAsia"/>
          </w:rPr>
          <w:delText>BP</w:delText>
        </w:r>
        <w:r w:rsidDel="009E1FA8">
          <w:rPr>
            <w:rFonts w:hint="eastAsia"/>
          </w:rPr>
          <w:delText>堂食主页</w:delText>
        </w:r>
        <w:r w:rsidR="004C11EE" w:rsidDel="009E1FA8">
          <w:rPr>
            <w:rFonts w:hint="eastAsia"/>
          </w:rPr>
          <w:delText>（见</w:delText>
        </w:r>
        <w:r w:rsidR="004C11EE" w:rsidDel="009E1FA8">
          <w:rPr>
            <w:rFonts w:hint="eastAsia"/>
          </w:rPr>
          <w:delText>2.2.4</w:delText>
        </w:r>
        <w:r w:rsidR="004C11EE" w:rsidDel="009E1FA8">
          <w:rPr>
            <w:rFonts w:hint="eastAsia"/>
          </w:rPr>
          <w:delText>）</w:delText>
        </w:r>
        <w:r w:rsidDel="009E1FA8">
          <w:rPr>
            <w:rFonts w:hint="eastAsia"/>
          </w:rPr>
          <w:delText>。</w:delText>
        </w:r>
      </w:del>
    </w:p>
    <w:p w14:paraId="182D659C" w14:textId="77777777" w:rsidR="003B1953" w:rsidDel="009E1FA8" w:rsidRDefault="004C11EE">
      <w:pPr>
        <w:rPr>
          <w:del w:id="4059" w:author="Happy" w:date="2018-08-20T18:39:00Z"/>
        </w:rPr>
        <w:pPrChange w:id="4060" w:author="Happy" w:date="2018-08-20T18:39:00Z">
          <w:pPr>
            <w:pStyle w:val="4"/>
          </w:pPr>
        </w:pPrChange>
      </w:pPr>
      <w:del w:id="4061" w:author="Happy" w:date="2018-08-20T18:39:00Z">
        <w:r w:rsidDel="009E1FA8">
          <w:rPr>
            <w:rFonts w:hint="eastAsia"/>
          </w:rPr>
          <w:delText>开桌返回弹框</w:delText>
        </w:r>
      </w:del>
    </w:p>
    <w:p w14:paraId="209FD243" w14:textId="77777777" w:rsidR="003B1953" w:rsidDel="009E1FA8" w:rsidRDefault="00BC3D4D">
      <w:pPr>
        <w:rPr>
          <w:del w:id="4062" w:author="Happy" w:date="2018-08-20T18:39:00Z"/>
        </w:rPr>
      </w:pPr>
      <w:del w:id="4063" w:author="Happy" w:date="2018-08-20T18:39:00Z">
        <w:r w:rsidDel="009E1FA8">
          <w:rPr>
            <w:noProof/>
          </w:rPr>
          <w:drawing>
            <wp:inline distT="0" distB="0" distL="0" distR="0" wp14:anchorId="66D6C6C9" wp14:editId="5894E7FB">
              <wp:extent cx="5486400" cy="4149090"/>
              <wp:effectExtent l="19050" t="0" r="0" b="0"/>
              <wp:docPr id="5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srcRect/>
                      <a:stretch>
                        <a:fillRect/>
                      </a:stretch>
                    </pic:blipFill>
                    <pic:spPr bwMode="auto">
                      <a:xfrm>
                        <a:off x="0" y="0"/>
                        <a:ext cx="5486400" cy="4149090"/>
                      </a:xfrm>
                      <a:prstGeom prst="rect">
                        <a:avLst/>
                      </a:prstGeom>
                      <a:noFill/>
                      <a:ln w="9525">
                        <a:noFill/>
                        <a:miter lim="800000"/>
                        <a:headEnd/>
                        <a:tailEnd/>
                      </a:ln>
                    </pic:spPr>
                  </pic:pic>
                </a:graphicData>
              </a:graphic>
            </wp:inline>
          </w:drawing>
        </w:r>
      </w:del>
    </w:p>
    <w:p w14:paraId="2E521DD9" w14:textId="77777777" w:rsidR="00F40EA8" w:rsidDel="009E1FA8" w:rsidRDefault="001D581F">
      <w:pPr>
        <w:rPr>
          <w:del w:id="4064" w:author="Happy" w:date="2018-08-20T18:39:00Z"/>
        </w:rPr>
        <w:pPrChange w:id="4065" w:author="Happy" w:date="2018-08-20T18:39:00Z">
          <w:pPr>
            <w:pStyle w:val="2"/>
            <w:spacing w:line="360" w:lineRule="auto"/>
          </w:pPr>
        </w:pPrChange>
      </w:pPr>
      <w:ins w:id="4066" w:author="s00145150" w:date="2016-09-07T13:29:00Z">
        <w:del w:id="4067" w:author="Happy" w:date="2018-08-20T18:39:00Z">
          <w:r w:rsidDel="009E1FA8">
            <w:rPr>
              <w:rFonts w:hint="eastAsia"/>
            </w:rPr>
            <w:delText>新开桌</w:delText>
          </w:r>
        </w:del>
      </w:ins>
      <w:del w:id="4068" w:author="Happy" w:date="2018-08-20T18:39:00Z">
        <w:r w:rsidR="00BF1BBF" w:rsidDel="009E1FA8">
          <w:rPr>
            <w:rFonts w:hint="eastAsia"/>
          </w:rPr>
          <w:delText>点菜</w:delText>
        </w:r>
      </w:del>
    </w:p>
    <w:p w14:paraId="1F4FC894" w14:textId="77777777" w:rsidR="003B1953" w:rsidDel="009E1FA8" w:rsidRDefault="00F640A9">
      <w:pPr>
        <w:rPr>
          <w:del w:id="4069" w:author="Happy" w:date="2018-08-20T18:39:00Z"/>
        </w:rPr>
      </w:pPr>
      <w:del w:id="4070" w:author="Happy" w:date="2018-08-20T18:39:00Z">
        <w:r w:rsidDel="009E1FA8">
          <w:rPr>
            <w:rFonts w:hint="eastAsia"/>
          </w:rPr>
          <w:delText>开桌成功后，能够看到点菜页面，进行点菜。</w:delText>
        </w:r>
      </w:del>
    </w:p>
    <w:p w14:paraId="52CE98D3" w14:textId="77777777" w:rsidR="003B1953" w:rsidDel="009E1FA8" w:rsidRDefault="00F640A9">
      <w:pPr>
        <w:rPr>
          <w:del w:id="4071" w:author="Happy" w:date="2018-08-20T18:39:00Z"/>
        </w:rPr>
        <w:pPrChange w:id="4072" w:author="Happy" w:date="2018-08-20T18:39:00Z">
          <w:pPr>
            <w:pStyle w:val="3"/>
          </w:pPr>
        </w:pPrChange>
      </w:pPr>
      <w:del w:id="4073" w:author="Happy" w:date="2018-08-20T18:39:00Z">
        <w:r w:rsidDel="009E1FA8">
          <w:rPr>
            <w:rFonts w:hint="eastAsia"/>
          </w:rPr>
          <w:delText>点菜页面</w:delText>
        </w:r>
      </w:del>
    </w:p>
    <w:p w14:paraId="5AC9C64B" w14:textId="77777777" w:rsidR="00600B9A" w:rsidDel="009E1FA8" w:rsidRDefault="0087072B">
      <w:pPr>
        <w:rPr>
          <w:del w:id="4074" w:author="Happy" w:date="2018-08-20T18:39:00Z"/>
        </w:rPr>
        <w:pPrChange w:id="4075" w:author="Happy" w:date="2018-08-20T18:39:00Z">
          <w:pPr>
            <w:spacing w:line="360" w:lineRule="auto"/>
          </w:pPr>
        </w:pPrChange>
      </w:pPr>
      <w:ins w:id="4076" w:author="xiaohou" w:date="2016-09-09T09:18:00Z">
        <w:del w:id="4077" w:author="Happy" w:date="2018-08-20T18:39:00Z">
          <w:r w:rsidDel="009E1FA8">
            <w:rPr>
              <w:noProof/>
              <w:rPrChange w:id="4078" w:author="Unknown">
                <w:rPr>
                  <w:i/>
                  <w:iCs/>
                  <w:noProof/>
                  <w:color w:val="808080" w:themeColor="text1" w:themeTint="7F"/>
                </w:rPr>
              </w:rPrChange>
            </w:rPr>
            <w:drawing>
              <wp:inline distT="0" distB="0" distL="0" distR="0" wp14:anchorId="639475A7" wp14:editId="51726FF8">
                <wp:extent cx="5943600" cy="3446808"/>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5943600" cy="3446808"/>
                        </a:xfrm>
                        <a:prstGeom prst="rect">
                          <a:avLst/>
                        </a:prstGeom>
                        <a:noFill/>
                        <a:ln w="9525">
                          <a:noFill/>
                          <a:miter lim="800000"/>
                          <a:headEnd/>
                          <a:tailEnd/>
                        </a:ln>
                      </pic:spPr>
                    </pic:pic>
                  </a:graphicData>
                </a:graphic>
              </wp:inline>
            </w:drawing>
          </w:r>
        </w:del>
      </w:ins>
    </w:p>
    <w:p w14:paraId="09C91DD1" w14:textId="77777777" w:rsidR="00600B9A" w:rsidDel="009E1FA8" w:rsidRDefault="00F40EA8">
      <w:pPr>
        <w:rPr>
          <w:del w:id="4079" w:author="Happy" w:date="2018-08-20T18:39:00Z"/>
          <w:rStyle w:val="af8"/>
          <w:bCs/>
          <w:i w:val="0"/>
          <w:color w:val="auto"/>
        </w:rPr>
        <w:pPrChange w:id="4080" w:author="Happy" w:date="2018-08-20T18:39:00Z">
          <w:pPr>
            <w:pStyle w:val="4"/>
            <w:spacing w:line="360" w:lineRule="auto"/>
          </w:pPr>
        </w:pPrChange>
      </w:pPr>
      <w:del w:id="4081" w:author="Happy" w:date="2018-08-20T18:39:00Z">
        <w:r w:rsidRPr="009F2834" w:rsidDel="009E1FA8">
          <w:rPr>
            <w:rStyle w:val="af8"/>
            <w:rFonts w:hint="eastAsia"/>
            <w:b/>
            <w:i w:val="0"/>
            <w:color w:val="auto"/>
          </w:rPr>
          <w:delText>显示内容</w:delText>
        </w:r>
      </w:del>
    </w:p>
    <w:p w14:paraId="038983FE" w14:textId="77777777" w:rsidR="00727D10" w:rsidDel="009E1FA8" w:rsidRDefault="009F6DBA">
      <w:pPr>
        <w:rPr>
          <w:del w:id="4082" w:author="Happy" w:date="2018-08-20T18:39:00Z"/>
        </w:rPr>
        <w:pPrChange w:id="4083" w:author="Happy" w:date="2018-08-20T18:39:00Z">
          <w:pPr>
            <w:pStyle w:val="af3"/>
            <w:numPr>
              <w:numId w:val="8"/>
            </w:numPr>
            <w:spacing w:line="360" w:lineRule="auto"/>
            <w:ind w:left="420" w:firstLineChars="0" w:hanging="420"/>
          </w:pPr>
        </w:pPrChange>
      </w:pPr>
      <w:del w:id="4084" w:author="Happy" w:date="2018-08-20T18:39:00Z">
        <w:r w:rsidDel="009E1FA8">
          <w:delText>已点</w:delText>
        </w:r>
        <w:r w:rsidR="00F51F33" w:rsidDel="009E1FA8">
          <w:rPr>
            <w:rFonts w:hint="eastAsia"/>
          </w:rPr>
          <w:delText>菜品</w:delText>
        </w:r>
        <w:r w:rsidDel="009E1FA8">
          <w:rPr>
            <w:rFonts w:hint="eastAsia"/>
          </w:rPr>
          <w:delText>/</w:delText>
        </w:r>
        <w:r w:rsidDel="009E1FA8">
          <w:rPr>
            <w:rFonts w:hint="eastAsia"/>
          </w:rPr>
          <w:delText>开桌信息切换</w:delText>
        </w:r>
        <w:r w:rsidDel="009E1FA8">
          <w:rPr>
            <w:rFonts w:hint="eastAsia"/>
          </w:rPr>
          <w:delText>tag</w:delText>
        </w:r>
        <w:r w:rsidDel="009E1FA8">
          <w:rPr>
            <w:rFonts w:hint="eastAsia"/>
          </w:rPr>
          <w:delText>：当切换时，会显示已点菜品和开桌信息详情。</w:delText>
        </w:r>
      </w:del>
    </w:p>
    <w:p w14:paraId="4D994911" w14:textId="77777777" w:rsidR="00727D10" w:rsidDel="009E1FA8" w:rsidRDefault="00EF2892">
      <w:pPr>
        <w:rPr>
          <w:del w:id="4085" w:author="Happy" w:date="2018-08-20T18:39:00Z"/>
        </w:rPr>
        <w:pPrChange w:id="4086" w:author="Happy" w:date="2018-08-20T18:39:00Z">
          <w:pPr>
            <w:pStyle w:val="af3"/>
            <w:spacing w:line="360" w:lineRule="auto"/>
            <w:ind w:firstLineChars="0" w:firstLine="0"/>
          </w:pPr>
        </w:pPrChange>
      </w:pPr>
      <w:del w:id="4087" w:author="Happy" w:date="2018-08-20T18:39:00Z">
        <w:r w:rsidRPr="004B039C" w:rsidDel="009E1FA8">
          <w:fldChar w:fldCharType="begin"/>
        </w:r>
        <w:r w:rsidR="001E406B" w:rsidRPr="004B039C" w:rsidDel="009E1FA8">
          <w:delInstrText xml:space="preserve"> eq \o\ac(</w:delInstrText>
        </w:r>
        <w:r w:rsidR="001E406B" w:rsidRPr="004B039C" w:rsidDel="009E1FA8">
          <w:rPr>
            <w:rFonts w:ascii="宋体" w:hint="eastAsia"/>
            <w:position w:val="-4"/>
            <w:sz w:val="31"/>
          </w:rPr>
          <w:delInstrText>○</w:delInstrText>
        </w:r>
        <w:r w:rsidR="001E406B" w:rsidRPr="004B039C" w:rsidDel="009E1FA8">
          <w:delInstrText>,1)</w:delInstrText>
        </w:r>
        <w:r w:rsidRPr="004B039C" w:rsidDel="009E1FA8">
          <w:fldChar w:fldCharType="end"/>
        </w:r>
        <w:r w:rsidR="00D65004" w:rsidDel="009E1FA8">
          <w:rPr>
            <w:rFonts w:hint="eastAsia"/>
          </w:rPr>
          <w:delText>已点菜品</w:delText>
        </w:r>
      </w:del>
    </w:p>
    <w:p w14:paraId="0C94E7F2" w14:textId="77777777" w:rsidR="00862AA8" w:rsidDel="009E1FA8" w:rsidRDefault="009A5F47">
      <w:pPr>
        <w:rPr>
          <w:ins w:id="4088" w:author="xiaohou" w:date="2016-09-09T09:19:00Z"/>
          <w:del w:id="4089" w:author="Happy" w:date="2018-08-20T18:39:00Z"/>
        </w:rPr>
        <w:pPrChange w:id="4090" w:author="Happy" w:date="2018-08-20T18:39:00Z">
          <w:pPr>
            <w:pStyle w:val="af3"/>
            <w:numPr>
              <w:numId w:val="39"/>
            </w:numPr>
            <w:spacing w:line="360" w:lineRule="auto"/>
            <w:ind w:left="840" w:firstLineChars="0" w:hanging="420"/>
          </w:pPr>
        </w:pPrChange>
      </w:pPr>
      <w:del w:id="4091" w:author="Happy" w:date="2018-08-20T18:39:00Z">
        <w:r w:rsidDel="009E1FA8">
          <w:delText>包含</w:delText>
        </w:r>
        <w:r w:rsidR="00C7024B" w:rsidDel="009E1FA8">
          <w:rPr>
            <w:rFonts w:hint="eastAsia"/>
          </w:rPr>
          <w:delText>每个已点</w:delText>
        </w:r>
        <w:r w:rsidDel="009E1FA8">
          <w:delText>菜品</w:delText>
        </w:r>
        <w:r w:rsidR="00686EFF" w:rsidDel="009E1FA8">
          <w:rPr>
            <w:rFonts w:hint="eastAsia"/>
          </w:rPr>
          <w:delText>的</w:delText>
        </w:r>
        <w:r w:rsidDel="009E1FA8">
          <w:delText>名称</w:delText>
        </w:r>
        <w:r w:rsidDel="009E1FA8">
          <w:rPr>
            <w:rFonts w:hint="eastAsia"/>
          </w:rPr>
          <w:delText>、</w:delText>
        </w:r>
        <w:r w:rsidDel="009E1FA8">
          <w:delText>数量</w:delText>
        </w:r>
        <w:r w:rsidDel="009E1FA8">
          <w:rPr>
            <w:rFonts w:hint="eastAsia"/>
          </w:rPr>
          <w:delText>、</w:delText>
        </w:r>
        <w:r w:rsidR="00E40956" w:rsidDel="009E1FA8">
          <w:rPr>
            <w:rFonts w:hint="eastAsia"/>
          </w:rPr>
          <w:delText>单价</w:delText>
        </w:r>
        <w:r w:rsidDel="009E1FA8">
          <w:rPr>
            <w:rFonts w:hint="eastAsia"/>
          </w:rPr>
          <w:delText>，</w:delText>
        </w:r>
      </w:del>
    </w:p>
    <w:p w14:paraId="4792EF6D" w14:textId="77777777" w:rsidR="00727D10" w:rsidDel="009E1FA8" w:rsidRDefault="009A5F47">
      <w:pPr>
        <w:rPr>
          <w:del w:id="4092" w:author="Happy" w:date="2018-08-20T18:39:00Z"/>
        </w:rPr>
        <w:pPrChange w:id="4093" w:author="Happy" w:date="2018-08-20T18:39:00Z">
          <w:pPr>
            <w:pStyle w:val="af3"/>
            <w:numPr>
              <w:numId w:val="39"/>
            </w:numPr>
            <w:spacing w:line="360" w:lineRule="auto"/>
            <w:ind w:left="840" w:firstLineChars="0" w:hanging="420"/>
          </w:pPr>
        </w:pPrChange>
      </w:pPr>
      <w:del w:id="4094" w:author="Happy" w:date="2018-08-20T18:39:00Z">
        <w:r w:rsidDel="009E1FA8">
          <w:delText>当有套餐时</w:delText>
        </w:r>
        <w:r w:rsidDel="009E1FA8">
          <w:rPr>
            <w:rFonts w:hint="eastAsia"/>
          </w:rPr>
          <w:delText>，</w:delText>
        </w:r>
      </w:del>
      <w:ins w:id="4095" w:author="xiaohou" w:date="2016-09-09T09:23:00Z">
        <w:del w:id="4096" w:author="Happy" w:date="2018-08-20T18:39:00Z">
          <w:r w:rsidR="00862AA8" w:rsidDel="009E1FA8">
            <w:rPr>
              <w:rFonts w:hint="eastAsia"/>
            </w:rPr>
            <w:delText>将</w:delText>
          </w:r>
          <w:r w:rsidR="00862AA8" w:rsidDel="009E1FA8">
            <w:delText>套餐中的详细菜品分行显示出来</w:delText>
          </w:r>
        </w:del>
      </w:ins>
      <w:del w:id="4097" w:author="Happy" w:date="2018-08-20T18:39:00Z">
        <w:r w:rsidDel="009E1FA8">
          <w:rPr>
            <w:rFonts w:hint="eastAsia"/>
          </w:rPr>
          <w:delText>。</w:delText>
        </w:r>
      </w:del>
    </w:p>
    <w:p w14:paraId="6AF8117F" w14:textId="77777777" w:rsidR="00727D10" w:rsidDel="009E1FA8" w:rsidRDefault="00141B82">
      <w:pPr>
        <w:rPr>
          <w:del w:id="4098" w:author="Happy" w:date="2018-08-20T18:39:00Z"/>
        </w:rPr>
        <w:pPrChange w:id="4099" w:author="Happy" w:date="2018-08-20T18:39:00Z">
          <w:pPr>
            <w:pStyle w:val="af3"/>
            <w:numPr>
              <w:numId w:val="39"/>
            </w:numPr>
            <w:spacing w:line="360" w:lineRule="auto"/>
            <w:ind w:left="840" w:firstLineChars="0" w:hanging="420"/>
          </w:pPr>
        </w:pPrChange>
      </w:pPr>
      <w:del w:id="4100" w:author="Happy" w:date="2018-08-20T18:39:00Z">
        <w:r w:rsidDel="009E1FA8">
          <w:delText>已点菜品按照点菜</w:delText>
        </w:r>
        <w:r w:rsidR="00F640A9" w:rsidDel="009E1FA8">
          <w:rPr>
            <w:rFonts w:hint="eastAsia"/>
          </w:rPr>
          <w:delText>时间</w:delText>
        </w:r>
        <w:r w:rsidDel="009E1FA8">
          <w:delText>顺序排列</w:delText>
        </w:r>
        <w:r w:rsidDel="009E1FA8">
          <w:rPr>
            <w:rFonts w:hint="eastAsia"/>
          </w:rPr>
          <w:delText>。</w:delText>
        </w:r>
      </w:del>
    </w:p>
    <w:p w14:paraId="49C41A5D" w14:textId="77777777" w:rsidR="00727D10" w:rsidDel="009E1FA8" w:rsidRDefault="00EF2892">
      <w:pPr>
        <w:rPr>
          <w:del w:id="4101" w:author="Happy" w:date="2018-08-20T18:39:00Z"/>
        </w:rPr>
        <w:pPrChange w:id="4102" w:author="Happy" w:date="2018-08-20T18:39:00Z">
          <w:pPr>
            <w:pStyle w:val="af3"/>
            <w:spacing w:line="360" w:lineRule="auto"/>
            <w:ind w:firstLineChars="0" w:firstLine="0"/>
          </w:pPr>
        </w:pPrChange>
      </w:pPr>
      <w:del w:id="4103" w:author="Happy" w:date="2018-08-20T18:39:00Z">
        <w:r w:rsidDel="009E1FA8">
          <w:fldChar w:fldCharType="begin"/>
        </w:r>
        <w:r w:rsidR="00D65004" w:rsidDel="009E1FA8">
          <w:rPr>
            <w:rFonts w:hint="eastAsia"/>
          </w:rPr>
          <w:delInstrText>eq \o\ac(</w:delInstrText>
        </w:r>
        <w:r w:rsidR="00D65004" w:rsidRPr="00D65004" w:rsidDel="009E1FA8">
          <w:rPr>
            <w:rFonts w:ascii="宋体" w:hint="eastAsia"/>
            <w:position w:val="-4"/>
            <w:sz w:val="31"/>
          </w:rPr>
          <w:delInstrText>○</w:delInstrText>
        </w:r>
        <w:r w:rsidR="00D65004" w:rsidDel="009E1FA8">
          <w:rPr>
            <w:rFonts w:hint="eastAsia"/>
          </w:rPr>
          <w:delInstrText>,2)</w:delInstrText>
        </w:r>
        <w:r w:rsidDel="009E1FA8">
          <w:fldChar w:fldCharType="end"/>
        </w:r>
        <w:r w:rsidR="00676576" w:rsidDel="009E1FA8">
          <w:rPr>
            <w:rFonts w:hint="eastAsia"/>
          </w:rPr>
          <w:delText>开桌信息：</w:delText>
        </w:r>
      </w:del>
    </w:p>
    <w:p w14:paraId="03344AEA" w14:textId="77777777" w:rsidR="00727D10" w:rsidDel="009E1FA8" w:rsidRDefault="00676576">
      <w:pPr>
        <w:rPr>
          <w:del w:id="4104" w:author="Happy" w:date="2018-08-20T18:39:00Z"/>
        </w:rPr>
        <w:pPrChange w:id="4105" w:author="Happy" w:date="2018-08-20T18:39:00Z">
          <w:pPr>
            <w:pStyle w:val="af3"/>
            <w:numPr>
              <w:numId w:val="10"/>
            </w:numPr>
            <w:spacing w:line="360" w:lineRule="auto"/>
            <w:ind w:left="840" w:firstLineChars="0" w:hanging="420"/>
          </w:pPr>
        </w:pPrChange>
      </w:pPr>
      <w:del w:id="4106" w:author="Happy" w:date="2018-08-20T18:39:00Z">
        <w:r w:rsidDel="009E1FA8">
          <w:rPr>
            <w:rFonts w:hint="eastAsia"/>
          </w:rPr>
          <w:delText>桌台号：不可更改，只读。</w:delText>
        </w:r>
      </w:del>
    </w:p>
    <w:p w14:paraId="082AA06B" w14:textId="77777777" w:rsidR="00727D10" w:rsidDel="009E1FA8" w:rsidRDefault="009B18A3">
      <w:pPr>
        <w:rPr>
          <w:del w:id="4107" w:author="Happy" w:date="2018-08-20T18:39:00Z"/>
        </w:rPr>
        <w:pPrChange w:id="4108" w:author="Happy" w:date="2018-08-20T18:39:00Z">
          <w:pPr>
            <w:pStyle w:val="af3"/>
            <w:numPr>
              <w:numId w:val="10"/>
            </w:numPr>
            <w:spacing w:line="360" w:lineRule="auto"/>
            <w:ind w:left="840" w:firstLineChars="0" w:hanging="420"/>
          </w:pPr>
        </w:pPrChange>
      </w:pPr>
      <w:del w:id="4109" w:author="Happy" w:date="2018-08-20T18:39:00Z">
        <w:r w:rsidDel="009E1FA8">
          <w:rPr>
            <w:rFonts w:hint="eastAsia"/>
          </w:rPr>
          <w:delText>订单来源：收银</w:delText>
        </w:r>
        <w:r w:rsidDel="009E1FA8">
          <w:rPr>
            <w:rFonts w:hint="eastAsia"/>
          </w:rPr>
          <w:delText>POS</w:delText>
        </w:r>
        <w:r w:rsidDel="009E1FA8">
          <w:rPr>
            <w:rFonts w:hint="eastAsia"/>
          </w:rPr>
          <w:delText>。总共包含：点菜宝，收银</w:delText>
        </w:r>
        <w:r w:rsidDel="009E1FA8">
          <w:rPr>
            <w:rFonts w:hint="eastAsia"/>
          </w:rPr>
          <w:delText>POS</w:delText>
        </w:r>
        <w:r w:rsidDel="009E1FA8">
          <w:rPr>
            <w:rFonts w:hint="eastAsia"/>
          </w:rPr>
          <w:delText>、食乐淘</w:delText>
        </w:r>
        <w:r w:rsidDel="009E1FA8">
          <w:rPr>
            <w:rFonts w:hint="eastAsia"/>
          </w:rPr>
          <w:delText>APP</w:delText>
        </w:r>
        <w:r w:rsidDel="009E1FA8">
          <w:rPr>
            <w:rFonts w:hint="eastAsia"/>
          </w:rPr>
          <w:delText>。根据订单来源，系统自动判断并进行显示。</w:delText>
        </w:r>
      </w:del>
    </w:p>
    <w:p w14:paraId="6658DF32" w14:textId="77777777" w:rsidR="00727D10" w:rsidDel="009E1FA8" w:rsidRDefault="00676576">
      <w:pPr>
        <w:rPr>
          <w:del w:id="4110" w:author="Happy" w:date="2018-08-20T18:39:00Z"/>
        </w:rPr>
        <w:pPrChange w:id="4111" w:author="Happy" w:date="2018-08-20T18:39:00Z">
          <w:pPr>
            <w:pStyle w:val="af3"/>
            <w:numPr>
              <w:numId w:val="10"/>
            </w:numPr>
            <w:spacing w:line="360" w:lineRule="auto"/>
            <w:ind w:left="840" w:firstLineChars="0" w:hanging="420"/>
          </w:pPr>
        </w:pPrChange>
      </w:pPr>
      <w:del w:id="4112" w:author="Happy" w:date="2018-08-20T18:39:00Z">
        <w:r w:rsidDel="009E1FA8">
          <w:rPr>
            <w:rFonts w:hint="eastAsia"/>
          </w:rPr>
          <w:delText>市别：不可更改，只读。</w:delText>
        </w:r>
      </w:del>
    </w:p>
    <w:p w14:paraId="7A776614" w14:textId="77777777" w:rsidR="00727D10" w:rsidDel="009E1FA8" w:rsidRDefault="00676576">
      <w:pPr>
        <w:rPr>
          <w:del w:id="4113" w:author="Happy" w:date="2018-08-20T18:39:00Z"/>
        </w:rPr>
        <w:pPrChange w:id="4114" w:author="Happy" w:date="2018-08-20T18:39:00Z">
          <w:pPr>
            <w:pStyle w:val="af3"/>
            <w:numPr>
              <w:numId w:val="10"/>
            </w:numPr>
            <w:spacing w:line="360" w:lineRule="auto"/>
            <w:ind w:left="840" w:firstLineChars="0" w:hanging="420"/>
          </w:pPr>
        </w:pPrChange>
      </w:pPr>
      <w:del w:id="4115" w:author="Happy" w:date="2018-08-20T18:39:00Z">
        <w:r w:rsidDel="009E1FA8">
          <w:rPr>
            <w:rFonts w:hint="eastAsia"/>
          </w:rPr>
          <w:delText>订单编号：</w:delText>
        </w:r>
        <w:r w:rsidR="00893E35" w:rsidDel="009E1FA8">
          <w:rPr>
            <w:rFonts w:hint="eastAsia"/>
          </w:rPr>
          <w:delText>生成订单后，由服务器提供；</w:delText>
        </w:r>
        <w:r w:rsidDel="009E1FA8">
          <w:rPr>
            <w:rFonts w:hint="eastAsia"/>
          </w:rPr>
          <w:delText>下单前显示</w:delText>
        </w:r>
        <w:r w:rsidR="00893E35" w:rsidDel="009E1FA8">
          <w:rPr>
            <w:rFonts w:hint="eastAsia"/>
          </w:rPr>
          <w:delText>为“</w:delText>
        </w:r>
        <w:r w:rsidDel="009E1FA8">
          <w:rPr>
            <w:rFonts w:hint="eastAsia"/>
          </w:rPr>
          <w:delText>无</w:delText>
        </w:r>
        <w:r w:rsidR="00893E35" w:rsidDel="009E1FA8">
          <w:rPr>
            <w:rFonts w:hint="eastAsia"/>
          </w:rPr>
          <w:delText>”</w:delText>
        </w:r>
        <w:r w:rsidDel="009E1FA8">
          <w:rPr>
            <w:rFonts w:hint="eastAsia"/>
          </w:rPr>
          <w:delText>。</w:delText>
        </w:r>
      </w:del>
    </w:p>
    <w:p w14:paraId="519417E2" w14:textId="77777777" w:rsidR="00727D10" w:rsidDel="009E1FA8" w:rsidRDefault="00676576">
      <w:pPr>
        <w:rPr>
          <w:del w:id="4116" w:author="Happy" w:date="2018-08-20T18:39:00Z"/>
        </w:rPr>
        <w:pPrChange w:id="4117" w:author="Happy" w:date="2018-08-20T18:39:00Z">
          <w:pPr>
            <w:pStyle w:val="af3"/>
            <w:numPr>
              <w:numId w:val="10"/>
            </w:numPr>
            <w:spacing w:line="360" w:lineRule="auto"/>
            <w:ind w:left="840" w:firstLineChars="0" w:hanging="420"/>
          </w:pPr>
        </w:pPrChange>
      </w:pPr>
      <w:del w:id="4118" w:author="Happy" w:date="2018-08-20T18:39:00Z">
        <w:r w:rsidDel="009E1FA8">
          <w:rPr>
            <w:rFonts w:hint="eastAsia"/>
          </w:rPr>
          <w:delText>开桌信息：不可更改，只读。包含开桌人</w:delText>
        </w:r>
        <w:r w:rsidR="00295C63" w:rsidDel="009E1FA8">
          <w:rPr>
            <w:rFonts w:hint="eastAsia"/>
          </w:rPr>
          <w:delText>（操作开桌的用户信息，可以是</w:delText>
        </w:r>
        <w:r w:rsidR="00295C63" w:rsidDel="009E1FA8">
          <w:rPr>
            <w:rFonts w:hint="eastAsia"/>
          </w:rPr>
          <w:delText>C</w:delText>
        </w:r>
        <w:r w:rsidR="00295C63" w:rsidDel="009E1FA8">
          <w:rPr>
            <w:rFonts w:hint="eastAsia"/>
          </w:rPr>
          <w:delText>端用户，也可以是当前开桌的服务员）</w:delText>
        </w:r>
        <w:r w:rsidDel="009E1FA8">
          <w:rPr>
            <w:rFonts w:hint="eastAsia"/>
          </w:rPr>
          <w:delText>，开桌时间，格式：年</w:delText>
        </w:r>
        <w:r w:rsidDel="009E1FA8">
          <w:rPr>
            <w:rFonts w:hint="eastAsia"/>
          </w:rPr>
          <w:delText>-</w:delText>
        </w:r>
        <w:r w:rsidDel="009E1FA8">
          <w:rPr>
            <w:rFonts w:hint="eastAsia"/>
          </w:rPr>
          <w:delText>月</w:delText>
        </w:r>
        <w:r w:rsidDel="009E1FA8">
          <w:rPr>
            <w:rFonts w:hint="eastAsia"/>
          </w:rPr>
          <w:delText>-</w:delText>
        </w:r>
        <w:r w:rsidDel="009E1FA8">
          <w:rPr>
            <w:rFonts w:hint="eastAsia"/>
          </w:rPr>
          <w:delText>日</w:delText>
        </w:r>
        <w:r w:rsidR="00F640A9" w:rsidDel="009E1FA8">
          <w:rPr>
            <w:rFonts w:hint="eastAsia"/>
          </w:rPr>
          <w:delText xml:space="preserve"> </w:delText>
        </w:r>
        <w:r w:rsidDel="009E1FA8">
          <w:rPr>
            <w:rFonts w:hint="eastAsia"/>
          </w:rPr>
          <w:delText>时</w:delText>
        </w:r>
        <w:r w:rsidDel="009E1FA8">
          <w:rPr>
            <w:rFonts w:hint="eastAsia"/>
          </w:rPr>
          <w:delText>-</w:delText>
        </w:r>
        <w:r w:rsidDel="009E1FA8">
          <w:rPr>
            <w:rFonts w:hint="eastAsia"/>
          </w:rPr>
          <w:delText>分</w:delText>
        </w:r>
        <w:r w:rsidDel="009E1FA8">
          <w:rPr>
            <w:rFonts w:hint="eastAsia"/>
          </w:rPr>
          <w:delText>-</w:delText>
        </w:r>
        <w:r w:rsidDel="009E1FA8">
          <w:rPr>
            <w:rFonts w:hint="eastAsia"/>
          </w:rPr>
          <w:delText>秒。</w:delText>
        </w:r>
        <w:r w:rsidR="00344C27" w:rsidDel="009E1FA8">
          <w:rPr>
            <w:rFonts w:hint="eastAsia"/>
          </w:rPr>
          <w:delText>只读。</w:delText>
        </w:r>
      </w:del>
    </w:p>
    <w:p w14:paraId="39651471" w14:textId="77777777" w:rsidR="00727D10" w:rsidDel="009E1FA8" w:rsidRDefault="00676576">
      <w:pPr>
        <w:rPr>
          <w:del w:id="4119" w:author="Happy" w:date="2018-08-20T18:39:00Z"/>
        </w:rPr>
        <w:pPrChange w:id="4120" w:author="Happy" w:date="2018-08-20T18:39:00Z">
          <w:pPr>
            <w:pStyle w:val="af3"/>
            <w:numPr>
              <w:numId w:val="10"/>
            </w:numPr>
            <w:spacing w:line="360" w:lineRule="auto"/>
            <w:ind w:left="840" w:firstLineChars="0" w:hanging="420"/>
          </w:pPr>
        </w:pPrChange>
      </w:pPr>
      <w:del w:id="4121" w:author="Happy" w:date="2018-08-20T18:39:00Z">
        <w:r w:rsidDel="009E1FA8">
          <w:rPr>
            <w:rFonts w:hint="eastAsia"/>
          </w:rPr>
          <w:delText>就餐人信息：</w:delText>
        </w:r>
        <w:r w:rsidR="0046122C" w:rsidDel="009E1FA8">
          <w:rPr>
            <w:rFonts w:hint="eastAsia"/>
          </w:rPr>
          <w:delText>显示就餐人姓名、性别、电话号码。</w:delText>
        </w:r>
        <w:r w:rsidR="00344C27" w:rsidDel="009E1FA8">
          <w:rPr>
            <w:rFonts w:hint="eastAsia"/>
          </w:rPr>
          <w:delText>可以更改。</w:delText>
        </w:r>
      </w:del>
    </w:p>
    <w:p w14:paraId="75CDF6A2" w14:textId="77777777" w:rsidR="00727D10" w:rsidDel="009E1FA8" w:rsidRDefault="00344C27">
      <w:pPr>
        <w:rPr>
          <w:ins w:id="4122" w:author="xiaohou" w:date="2016-09-20T11:43:00Z"/>
          <w:del w:id="4123" w:author="Happy" w:date="2018-08-20T18:39:00Z"/>
        </w:rPr>
        <w:pPrChange w:id="4124" w:author="Happy" w:date="2018-08-20T18:39:00Z">
          <w:pPr>
            <w:pStyle w:val="af3"/>
            <w:numPr>
              <w:numId w:val="10"/>
            </w:numPr>
            <w:spacing w:line="360" w:lineRule="auto"/>
            <w:ind w:left="840" w:firstLineChars="0" w:hanging="420"/>
          </w:pPr>
        </w:pPrChange>
      </w:pPr>
      <w:del w:id="4125" w:author="Happy" w:date="2018-08-20T18:39:00Z">
        <w:r w:rsidDel="009E1FA8">
          <w:rPr>
            <w:rFonts w:hint="eastAsia"/>
          </w:rPr>
          <w:delText>人数：就餐人人数，可以更改。</w:delText>
        </w:r>
      </w:del>
    </w:p>
    <w:p w14:paraId="797B9EE8" w14:textId="77777777" w:rsidR="000C601A" w:rsidDel="009E1FA8" w:rsidRDefault="000C601A">
      <w:pPr>
        <w:rPr>
          <w:del w:id="4126" w:author="Happy" w:date="2018-08-20T18:39:00Z"/>
        </w:rPr>
        <w:pPrChange w:id="4127" w:author="Happy" w:date="2018-08-20T18:39:00Z">
          <w:pPr>
            <w:pStyle w:val="af3"/>
            <w:numPr>
              <w:numId w:val="10"/>
            </w:numPr>
            <w:spacing w:line="360" w:lineRule="auto"/>
            <w:ind w:left="840" w:firstLineChars="0" w:hanging="420"/>
          </w:pPr>
        </w:pPrChange>
      </w:pPr>
      <w:ins w:id="4128" w:author="xiaohou" w:date="2016-09-20T11:43:00Z">
        <w:del w:id="4129" w:author="Happy" w:date="2018-08-20T18:39:00Z">
          <w:r w:rsidDel="009E1FA8">
            <w:rPr>
              <w:rFonts w:hint="eastAsia"/>
            </w:rPr>
            <w:delText>备注：填写点菜备注，可以修改。</w:delText>
          </w:r>
        </w:del>
      </w:ins>
    </w:p>
    <w:p w14:paraId="168C2671" w14:textId="77777777" w:rsidR="005C3A57" w:rsidDel="009E1FA8" w:rsidRDefault="00EF2892">
      <w:pPr>
        <w:rPr>
          <w:del w:id="4130" w:author="Happy" w:date="2018-08-20T18:39:00Z"/>
        </w:rPr>
        <w:pPrChange w:id="4131" w:author="Happy" w:date="2018-08-20T18:39:00Z">
          <w:pPr>
            <w:pStyle w:val="af3"/>
            <w:spacing w:line="360" w:lineRule="auto"/>
            <w:ind w:firstLineChars="0" w:firstLine="0"/>
          </w:pPr>
        </w:pPrChange>
      </w:pPr>
      <w:del w:id="4132" w:author="Happy" w:date="2018-08-20T18:39:00Z">
        <w:r w:rsidDel="009E1FA8">
          <w:fldChar w:fldCharType="begin"/>
        </w:r>
        <w:r w:rsidR="00D50C31" w:rsidDel="009E1FA8">
          <w:rPr>
            <w:rFonts w:hint="eastAsia"/>
          </w:rPr>
          <w:delInstrText>eq \o\ac(</w:delInstrText>
        </w:r>
        <w:r w:rsidR="00D50C31" w:rsidRPr="00D50C31" w:rsidDel="009E1FA8">
          <w:rPr>
            <w:rFonts w:ascii="宋体" w:hint="eastAsia"/>
            <w:position w:val="-4"/>
            <w:sz w:val="31"/>
          </w:rPr>
          <w:delInstrText>○</w:delInstrText>
        </w:r>
        <w:r w:rsidR="00D50C31" w:rsidDel="009E1FA8">
          <w:rPr>
            <w:rFonts w:hint="eastAsia"/>
          </w:rPr>
          <w:delInstrText>,3)</w:delInstrText>
        </w:r>
        <w:r w:rsidDel="009E1FA8">
          <w:fldChar w:fldCharType="end"/>
        </w:r>
        <w:r w:rsidR="00344C27" w:rsidDel="009E1FA8">
          <w:rPr>
            <w:rFonts w:hint="eastAsia"/>
          </w:rPr>
          <w:delText>点菜区域</w:delText>
        </w:r>
        <w:r w:rsidR="009F6DBA" w:rsidDel="009E1FA8">
          <w:rPr>
            <w:rFonts w:hint="eastAsia"/>
          </w:rPr>
          <w:delText>：</w:delText>
        </w:r>
      </w:del>
    </w:p>
    <w:p w14:paraId="19AB6FC8" w14:textId="77777777" w:rsidR="005C3A57" w:rsidDel="009E1FA8" w:rsidRDefault="00344C27">
      <w:pPr>
        <w:rPr>
          <w:del w:id="4133" w:author="Happy" w:date="2018-08-20T18:39:00Z"/>
        </w:rPr>
        <w:pPrChange w:id="4134" w:author="Happy" w:date="2018-08-20T18:39:00Z">
          <w:pPr>
            <w:pStyle w:val="af3"/>
            <w:numPr>
              <w:numId w:val="11"/>
            </w:numPr>
            <w:spacing w:line="360" w:lineRule="auto"/>
            <w:ind w:left="840" w:firstLineChars="0" w:hanging="420"/>
          </w:pPr>
        </w:pPrChange>
      </w:pPr>
      <w:del w:id="4135" w:author="Happy" w:date="2018-08-20T18:39:00Z">
        <w:r w:rsidDel="009E1FA8">
          <w:rPr>
            <w:rFonts w:hint="eastAsia"/>
          </w:rPr>
          <w:delText>菜品分类：显示后台设置的此门店下的所有菜品分类。</w:delText>
        </w:r>
      </w:del>
    </w:p>
    <w:p w14:paraId="60EBFE02" w14:textId="77777777" w:rsidR="005C3A57" w:rsidDel="009E1FA8" w:rsidRDefault="008B7D6E">
      <w:pPr>
        <w:rPr>
          <w:del w:id="4136" w:author="Happy" w:date="2018-08-20T18:39:00Z"/>
        </w:rPr>
        <w:pPrChange w:id="4137" w:author="Happy" w:date="2018-08-20T18:39:00Z">
          <w:pPr>
            <w:pStyle w:val="af3"/>
            <w:numPr>
              <w:numId w:val="11"/>
            </w:numPr>
            <w:spacing w:line="360" w:lineRule="auto"/>
            <w:ind w:left="840" w:firstLineChars="0" w:hanging="420"/>
          </w:pPr>
        </w:pPrChange>
      </w:pPr>
      <w:del w:id="4138" w:author="Happy" w:date="2018-08-20T18:39:00Z">
        <w:r w:rsidDel="009E1FA8">
          <w:rPr>
            <w:rFonts w:hint="eastAsia"/>
          </w:rPr>
          <w:delText>已选菜品，在此菜品和所属菜品分类上标注所点份数</w:delText>
        </w:r>
        <w:r w:rsidR="007B03C4" w:rsidDel="009E1FA8">
          <w:rPr>
            <w:rFonts w:hint="eastAsia"/>
          </w:rPr>
          <w:delText>，同时将</w:delText>
        </w:r>
        <w:r w:rsidR="00FA2D42" w:rsidDel="009E1FA8">
          <w:rPr>
            <w:rFonts w:hint="eastAsia"/>
          </w:rPr>
          <w:delText>此菜品加入到</w:delText>
        </w:r>
        <w:r w:rsidR="00CD773C" w:rsidDel="009E1FA8">
          <w:rPr>
            <w:rFonts w:hint="eastAsia"/>
          </w:rPr>
          <w:delText>“已点菜品”列表</w:delText>
        </w:r>
        <w:r w:rsidDel="009E1FA8">
          <w:rPr>
            <w:rFonts w:hint="eastAsia"/>
          </w:rPr>
          <w:delText>。</w:delText>
        </w:r>
      </w:del>
    </w:p>
    <w:p w14:paraId="587C6EF6" w14:textId="77777777" w:rsidR="005C3A57" w:rsidDel="009E1FA8" w:rsidRDefault="00197D81">
      <w:pPr>
        <w:rPr>
          <w:del w:id="4139" w:author="Happy" w:date="2018-08-20T18:39:00Z"/>
        </w:rPr>
        <w:pPrChange w:id="4140" w:author="Happy" w:date="2018-08-20T18:39:00Z">
          <w:pPr>
            <w:pStyle w:val="af3"/>
            <w:numPr>
              <w:numId w:val="11"/>
            </w:numPr>
            <w:spacing w:line="360" w:lineRule="auto"/>
            <w:ind w:left="840" w:firstLineChars="0" w:hanging="420"/>
          </w:pPr>
        </w:pPrChange>
      </w:pPr>
      <w:del w:id="4141" w:author="Happy" w:date="2018-08-20T18:39:00Z">
        <w:r w:rsidDel="009E1FA8">
          <w:rPr>
            <w:rFonts w:hint="eastAsia"/>
          </w:rPr>
          <w:delText>选择菜品中每个菜品属性包含：菜品编号、菜品名称、价格、库存</w:delText>
        </w:r>
        <w:r w:rsidR="00841E9F" w:rsidDel="009E1FA8">
          <w:rPr>
            <w:rFonts w:hint="eastAsia"/>
          </w:rPr>
          <w:delText>余量</w:delText>
        </w:r>
        <w:r w:rsidR="00650597" w:rsidDel="009E1FA8">
          <w:rPr>
            <w:rFonts w:hint="eastAsia"/>
          </w:rPr>
          <w:delText>、是会员的话显示会员价。</w:delText>
        </w:r>
      </w:del>
    </w:p>
    <w:p w14:paraId="38B9C436" w14:textId="77777777" w:rsidR="005C3A57" w:rsidDel="009E1FA8" w:rsidRDefault="00EC642E">
      <w:pPr>
        <w:rPr>
          <w:del w:id="4142" w:author="Happy" w:date="2018-08-20T18:39:00Z"/>
        </w:rPr>
        <w:pPrChange w:id="4143" w:author="Happy" w:date="2018-08-20T18:39:00Z">
          <w:pPr>
            <w:pStyle w:val="af3"/>
            <w:numPr>
              <w:numId w:val="11"/>
            </w:numPr>
            <w:spacing w:line="360" w:lineRule="auto"/>
            <w:ind w:left="840" w:firstLineChars="0" w:hanging="420"/>
          </w:pPr>
        </w:pPrChange>
      </w:pPr>
      <w:del w:id="4144" w:author="Happy" w:date="2018-08-20T18:39:00Z">
        <w:r w:rsidDel="009E1FA8">
          <w:rPr>
            <w:rFonts w:hint="eastAsia"/>
          </w:rPr>
          <w:delText>当菜品处在估清状态，则此菜品置灰，不可点。</w:delText>
        </w:r>
      </w:del>
    </w:p>
    <w:p w14:paraId="49A91439" w14:textId="77777777" w:rsidR="005C3A57" w:rsidDel="009E1FA8" w:rsidRDefault="00EF2892">
      <w:pPr>
        <w:rPr>
          <w:del w:id="4145" w:author="Happy" w:date="2018-08-20T18:39:00Z"/>
        </w:rPr>
        <w:pPrChange w:id="4146" w:author="Happy" w:date="2018-08-20T18:39:00Z">
          <w:pPr>
            <w:pStyle w:val="af3"/>
            <w:spacing w:line="360" w:lineRule="auto"/>
            <w:ind w:firstLineChars="0" w:firstLine="0"/>
          </w:pPr>
        </w:pPrChange>
      </w:pPr>
      <w:del w:id="4147" w:author="Happy" w:date="2018-08-20T18:39:00Z">
        <w:r w:rsidDel="009E1FA8">
          <w:fldChar w:fldCharType="begin"/>
        </w:r>
        <w:r w:rsidR="00D50C31" w:rsidDel="009E1FA8">
          <w:rPr>
            <w:rFonts w:hint="eastAsia"/>
          </w:rPr>
          <w:delInstrText>eq \o\ac(</w:delInstrText>
        </w:r>
        <w:r w:rsidR="00D50C31" w:rsidRPr="00D50C31" w:rsidDel="009E1FA8">
          <w:rPr>
            <w:rFonts w:ascii="宋体" w:hint="eastAsia"/>
            <w:position w:val="-4"/>
            <w:sz w:val="31"/>
          </w:rPr>
          <w:delInstrText>○</w:delInstrText>
        </w:r>
        <w:r w:rsidR="00D50C31" w:rsidDel="009E1FA8">
          <w:rPr>
            <w:rFonts w:hint="eastAsia"/>
          </w:rPr>
          <w:delInstrText>,4)</w:delInstrText>
        </w:r>
        <w:r w:rsidDel="009E1FA8">
          <w:fldChar w:fldCharType="end"/>
        </w:r>
        <w:r w:rsidR="00D50C31" w:rsidDel="009E1FA8">
          <w:rPr>
            <w:rFonts w:hint="eastAsia"/>
          </w:rPr>
          <w:delText>搜索输入框</w:delText>
        </w:r>
        <w:r w:rsidR="00D16E70" w:rsidDel="009E1FA8">
          <w:rPr>
            <w:rFonts w:hint="eastAsia"/>
          </w:rPr>
          <w:delText>，具体看</w:delText>
        </w:r>
        <w:r w:rsidR="00D16E70" w:rsidDel="009E1FA8">
          <w:rPr>
            <w:rFonts w:hint="eastAsia"/>
          </w:rPr>
          <w:delText>3.2</w:delText>
        </w:r>
      </w:del>
    </w:p>
    <w:p w14:paraId="7679A8EB" w14:textId="77777777" w:rsidR="005C3A57" w:rsidDel="009E1FA8" w:rsidRDefault="00EF2892">
      <w:pPr>
        <w:rPr>
          <w:del w:id="4148" w:author="Happy" w:date="2018-08-20T18:39:00Z"/>
        </w:rPr>
        <w:pPrChange w:id="4149" w:author="Happy" w:date="2018-08-20T18:39:00Z">
          <w:pPr>
            <w:pStyle w:val="af3"/>
            <w:spacing w:line="360" w:lineRule="auto"/>
            <w:ind w:firstLineChars="0" w:firstLine="0"/>
          </w:pPr>
        </w:pPrChange>
      </w:pPr>
      <w:del w:id="4150" w:author="Happy" w:date="2018-08-20T18:39:00Z">
        <w:r w:rsidDel="009E1FA8">
          <w:fldChar w:fldCharType="begin"/>
        </w:r>
        <w:r w:rsidR="00D50C31" w:rsidDel="009E1FA8">
          <w:rPr>
            <w:rFonts w:hint="eastAsia"/>
          </w:rPr>
          <w:delInstrText>eq \o\ac(</w:delInstrText>
        </w:r>
        <w:r w:rsidR="00D50C31" w:rsidRPr="00D50C31" w:rsidDel="009E1FA8">
          <w:rPr>
            <w:rFonts w:ascii="宋体" w:hint="eastAsia"/>
            <w:position w:val="-4"/>
            <w:sz w:val="31"/>
          </w:rPr>
          <w:delInstrText>○</w:delInstrText>
        </w:r>
        <w:r w:rsidR="00D50C31" w:rsidDel="009E1FA8">
          <w:rPr>
            <w:rFonts w:hint="eastAsia"/>
          </w:rPr>
          <w:delInstrText>,5)</w:delInstrText>
        </w:r>
        <w:r w:rsidDel="009E1FA8">
          <w:fldChar w:fldCharType="end"/>
        </w:r>
        <w:r w:rsidR="00D50C31" w:rsidDel="009E1FA8">
          <w:rPr>
            <w:rFonts w:hint="eastAsia"/>
          </w:rPr>
          <w:delText>自定义菜品，可以加菜单上没有的菜品</w:delText>
        </w:r>
        <w:r w:rsidR="008C1C5C" w:rsidDel="009E1FA8">
          <w:rPr>
            <w:rFonts w:hint="eastAsia"/>
          </w:rPr>
          <w:delText>（见</w:delText>
        </w:r>
        <w:r w:rsidR="008C1C5C" w:rsidDel="009E1FA8">
          <w:rPr>
            <w:rFonts w:hint="eastAsia"/>
          </w:rPr>
          <w:delText>3.8</w:delText>
        </w:r>
        <w:r w:rsidR="008C1C5C" w:rsidDel="009E1FA8">
          <w:rPr>
            <w:rFonts w:hint="eastAsia"/>
          </w:rPr>
          <w:delText>）</w:delText>
        </w:r>
        <w:r w:rsidR="00D50C31" w:rsidDel="009E1FA8">
          <w:rPr>
            <w:rFonts w:hint="eastAsia"/>
          </w:rPr>
          <w:delText>。</w:delText>
        </w:r>
      </w:del>
    </w:p>
    <w:p w14:paraId="345233E3" w14:textId="77777777" w:rsidR="005C3A57" w:rsidDel="009E1FA8" w:rsidRDefault="00F40EA8">
      <w:pPr>
        <w:rPr>
          <w:del w:id="4151" w:author="Happy" w:date="2018-08-20T18:39:00Z"/>
          <w:rStyle w:val="af8"/>
          <w:i w:val="0"/>
          <w:color w:val="auto"/>
        </w:rPr>
        <w:pPrChange w:id="4152" w:author="Happy" w:date="2018-08-20T18:39:00Z">
          <w:pPr>
            <w:pStyle w:val="4"/>
            <w:spacing w:line="360" w:lineRule="auto"/>
          </w:pPr>
        </w:pPrChange>
      </w:pPr>
      <w:del w:id="4153" w:author="Happy" w:date="2018-08-20T18:39:00Z">
        <w:r w:rsidDel="009E1FA8">
          <w:rPr>
            <w:rStyle w:val="af8"/>
            <w:rFonts w:hint="eastAsia"/>
            <w:b/>
            <w:i w:val="0"/>
            <w:color w:val="auto"/>
          </w:rPr>
          <w:delText>出入口</w:delText>
        </w:r>
      </w:del>
    </w:p>
    <w:p w14:paraId="509D5053" w14:textId="77777777" w:rsidR="005C3A57" w:rsidDel="009E1FA8" w:rsidRDefault="00F40EA8">
      <w:pPr>
        <w:rPr>
          <w:del w:id="4154" w:author="Happy" w:date="2018-08-20T18:39:00Z"/>
        </w:rPr>
        <w:pPrChange w:id="4155" w:author="Happy" w:date="2018-08-20T18:39:00Z">
          <w:pPr>
            <w:pStyle w:val="af3"/>
            <w:numPr>
              <w:numId w:val="9"/>
            </w:numPr>
            <w:spacing w:line="360" w:lineRule="auto"/>
            <w:ind w:left="420" w:firstLineChars="0" w:hanging="420"/>
          </w:pPr>
        </w:pPrChange>
      </w:pPr>
      <w:del w:id="4156" w:author="Happy" w:date="2018-08-20T18:39:00Z">
        <w:r w:rsidDel="009E1FA8">
          <w:delText>出口</w:delText>
        </w:r>
        <w:r w:rsidDel="009E1FA8">
          <w:rPr>
            <w:rFonts w:hint="eastAsia"/>
          </w:rPr>
          <w:delText>：</w:delText>
        </w:r>
        <w:r w:rsidR="00E57D28" w:rsidDel="009E1FA8">
          <w:rPr>
            <w:rFonts w:hint="eastAsia"/>
          </w:rPr>
          <w:delText>开桌</w:delText>
        </w:r>
        <w:r w:rsidR="00E57D28" w:rsidDel="009E1FA8">
          <w:delText>成功页面</w:delText>
        </w:r>
      </w:del>
    </w:p>
    <w:p w14:paraId="3E1F5738" w14:textId="77777777" w:rsidR="005C3A57" w:rsidDel="009E1FA8" w:rsidRDefault="00F40EA8">
      <w:pPr>
        <w:rPr>
          <w:del w:id="4157" w:author="Happy" w:date="2018-08-20T18:39:00Z"/>
        </w:rPr>
        <w:pPrChange w:id="4158" w:author="Happy" w:date="2018-08-20T18:39:00Z">
          <w:pPr>
            <w:pStyle w:val="af3"/>
            <w:numPr>
              <w:numId w:val="9"/>
            </w:numPr>
            <w:spacing w:line="360" w:lineRule="auto"/>
            <w:ind w:left="420" w:firstLineChars="0" w:hanging="420"/>
          </w:pPr>
        </w:pPrChange>
      </w:pPr>
      <w:del w:id="4159" w:author="Happy" w:date="2018-08-20T18:39:00Z">
        <w:r w:rsidDel="009E1FA8">
          <w:rPr>
            <w:rFonts w:hint="eastAsia"/>
          </w:rPr>
          <w:delText>入口：</w:delText>
        </w:r>
        <w:r w:rsidR="00E57D28" w:rsidDel="009E1FA8">
          <w:rPr>
            <w:rFonts w:hint="eastAsia"/>
          </w:rPr>
          <w:delText>开桌成功页面</w:delText>
        </w:r>
      </w:del>
    </w:p>
    <w:p w14:paraId="5361DBBB" w14:textId="77777777" w:rsidR="005C3A57" w:rsidDel="009E1FA8" w:rsidRDefault="00F40EA8">
      <w:pPr>
        <w:rPr>
          <w:del w:id="4160" w:author="Happy" w:date="2018-08-20T18:39:00Z"/>
          <w:rStyle w:val="af8"/>
          <w:i w:val="0"/>
          <w:color w:val="auto"/>
        </w:rPr>
        <w:pPrChange w:id="4161" w:author="Happy" w:date="2018-08-20T18:39:00Z">
          <w:pPr>
            <w:pStyle w:val="4"/>
            <w:spacing w:line="360" w:lineRule="auto"/>
          </w:pPr>
        </w:pPrChange>
      </w:pPr>
      <w:del w:id="4162" w:author="Happy" w:date="2018-08-20T18:39:00Z">
        <w:r w:rsidDel="009E1FA8">
          <w:rPr>
            <w:rStyle w:val="af8"/>
            <w:b/>
            <w:i w:val="0"/>
            <w:color w:val="auto"/>
          </w:rPr>
          <w:delText>数据来源</w:delText>
        </w:r>
      </w:del>
    </w:p>
    <w:p w14:paraId="6C376D59" w14:textId="77777777" w:rsidR="005C3A57" w:rsidDel="009E1FA8" w:rsidRDefault="00AD7645">
      <w:pPr>
        <w:rPr>
          <w:del w:id="4163" w:author="Happy" w:date="2018-08-20T18:39:00Z"/>
        </w:rPr>
        <w:pPrChange w:id="4164" w:author="Happy" w:date="2018-08-20T18:39:00Z">
          <w:pPr>
            <w:spacing w:line="360" w:lineRule="auto"/>
          </w:pPr>
        </w:pPrChange>
      </w:pPr>
      <w:del w:id="4165" w:author="Happy" w:date="2018-08-20T18:39:00Z">
        <w:r w:rsidDel="009E1FA8">
          <w:rPr>
            <w:rFonts w:hint="eastAsia"/>
          </w:rPr>
          <w:delText>菜品数据，开桌信息从服务器端获取。</w:delText>
        </w:r>
      </w:del>
    </w:p>
    <w:p w14:paraId="256AD610" w14:textId="77777777" w:rsidR="005C3A57" w:rsidDel="009E1FA8" w:rsidRDefault="00F40EA8">
      <w:pPr>
        <w:rPr>
          <w:del w:id="4166" w:author="Happy" w:date="2018-08-20T18:39:00Z"/>
          <w:rStyle w:val="af8"/>
          <w:i w:val="0"/>
          <w:color w:val="auto"/>
        </w:rPr>
        <w:pPrChange w:id="4167" w:author="Happy" w:date="2018-08-20T18:39:00Z">
          <w:pPr>
            <w:pStyle w:val="4"/>
            <w:spacing w:line="360" w:lineRule="auto"/>
          </w:pPr>
        </w:pPrChange>
      </w:pPr>
      <w:del w:id="4168" w:author="Happy" w:date="2018-08-20T18:39:00Z">
        <w:r w:rsidDel="009E1FA8">
          <w:rPr>
            <w:rStyle w:val="af8"/>
            <w:rFonts w:hint="eastAsia"/>
            <w:b/>
            <w:i w:val="0"/>
            <w:color w:val="auto"/>
          </w:rPr>
          <w:delText>输入项</w:delText>
        </w:r>
      </w:del>
    </w:p>
    <w:p w14:paraId="0EA2D87E" w14:textId="77777777" w:rsidR="005C3A57" w:rsidDel="009E1FA8" w:rsidRDefault="00C25E8C">
      <w:pPr>
        <w:rPr>
          <w:del w:id="4169" w:author="Happy" w:date="2018-08-20T18:39:00Z"/>
        </w:rPr>
        <w:pPrChange w:id="4170" w:author="Happy" w:date="2018-08-20T18:39:00Z">
          <w:pPr>
            <w:spacing w:line="360" w:lineRule="auto"/>
          </w:pPr>
        </w:pPrChange>
      </w:pPr>
      <w:del w:id="4171" w:author="Happy" w:date="2018-08-20T18:39:00Z">
        <w:r w:rsidDel="009E1FA8">
          <w:rPr>
            <w:rFonts w:hint="eastAsia"/>
          </w:rPr>
          <w:delText>无</w:delText>
        </w:r>
      </w:del>
    </w:p>
    <w:p w14:paraId="1858017D" w14:textId="77777777" w:rsidR="005C3A57" w:rsidDel="009E1FA8" w:rsidRDefault="00F40EA8">
      <w:pPr>
        <w:rPr>
          <w:del w:id="4172" w:author="Happy" w:date="2018-08-20T18:39:00Z"/>
          <w:rStyle w:val="af8"/>
          <w:i w:val="0"/>
          <w:color w:val="auto"/>
        </w:rPr>
        <w:pPrChange w:id="4173" w:author="Happy" w:date="2018-08-20T18:39:00Z">
          <w:pPr>
            <w:pStyle w:val="4"/>
            <w:spacing w:line="360" w:lineRule="auto"/>
          </w:pPr>
        </w:pPrChange>
      </w:pPr>
      <w:del w:id="4174" w:author="Happy" w:date="2018-08-20T18:39:00Z">
        <w:r w:rsidDel="009E1FA8">
          <w:rPr>
            <w:rStyle w:val="af8"/>
            <w:rFonts w:hint="eastAsia"/>
            <w:b/>
            <w:i w:val="0"/>
            <w:color w:val="auto"/>
          </w:rPr>
          <w:delText>操作规则</w:delText>
        </w:r>
      </w:del>
    </w:p>
    <w:p w14:paraId="033DD63B" w14:textId="77777777" w:rsidR="005C3A57" w:rsidDel="009E1FA8" w:rsidRDefault="00283B44">
      <w:pPr>
        <w:rPr>
          <w:del w:id="4175" w:author="Happy" w:date="2018-08-20T18:39:00Z"/>
        </w:rPr>
        <w:pPrChange w:id="4176" w:author="Happy" w:date="2018-08-20T18:39:00Z">
          <w:pPr>
            <w:pStyle w:val="af3"/>
            <w:numPr>
              <w:numId w:val="41"/>
            </w:numPr>
            <w:spacing w:line="360" w:lineRule="auto"/>
            <w:ind w:left="420" w:firstLineChars="0" w:hanging="420"/>
          </w:pPr>
        </w:pPrChange>
      </w:pPr>
      <w:del w:id="4177" w:author="Happy" w:date="2018-08-20T18:39:00Z">
        <w:r w:rsidDel="009E1FA8">
          <w:rPr>
            <w:rFonts w:hint="eastAsia"/>
          </w:rPr>
          <w:delText>“</w:delText>
        </w:r>
        <w:r w:rsidR="00130067" w:rsidDel="009E1FA8">
          <w:rPr>
            <w:rFonts w:hint="eastAsia"/>
          </w:rPr>
          <w:delText>已点菜品</w:delText>
        </w:r>
        <w:r w:rsidDel="009E1FA8">
          <w:rPr>
            <w:rFonts w:hint="eastAsia"/>
          </w:rPr>
          <w:delText>”</w:delText>
        </w:r>
        <w:r w:rsidR="00130067" w:rsidDel="009E1FA8">
          <w:rPr>
            <w:rFonts w:hint="eastAsia"/>
          </w:rPr>
          <w:delText>和</w:delText>
        </w:r>
        <w:r w:rsidDel="009E1FA8">
          <w:rPr>
            <w:rFonts w:hint="eastAsia"/>
          </w:rPr>
          <w:delText>“</w:delText>
        </w:r>
        <w:r w:rsidR="00130067" w:rsidDel="009E1FA8">
          <w:rPr>
            <w:rFonts w:hint="eastAsia"/>
          </w:rPr>
          <w:delText>开桌信息</w:delText>
        </w:r>
        <w:r w:rsidDel="009E1FA8">
          <w:rPr>
            <w:rFonts w:hint="eastAsia"/>
          </w:rPr>
          <w:delText>”</w:delText>
        </w:r>
        <w:r w:rsidR="00B672A8" w:rsidDel="009E1FA8">
          <w:rPr>
            <w:rFonts w:hint="eastAsia"/>
          </w:rPr>
          <w:delText>TAB</w:delText>
        </w:r>
        <w:r w:rsidR="00130067" w:rsidDel="009E1FA8">
          <w:rPr>
            <w:rFonts w:hint="eastAsia"/>
          </w:rPr>
          <w:delText>，可以</w:delText>
        </w:r>
        <w:r w:rsidR="00733F0C" w:rsidDel="009E1FA8">
          <w:rPr>
            <w:rFonts w:hint="eastAsia"/>
          </w:rPr>
          <w:delText>查看</w:delText>
        </w:r>
        <w:r w:rsidR="00130067" w:rsidDel="009E1FA8">
          <w:rPr>
            <w:rFonts w:hint="eastAsia"/>
          </w:rPr>
          <w:delText>已点菜品和开桌信息的详细信息。</w:delText>
        </w:r>
      </w:del>
    </w:p>
    <w:p w14:paraId="76504349" w14:textId="77777777" w:rsidR="005C3A57" w:rsidDel="009E1FA8" w:rsidRDefault="002E59F6">
      <w:pPr>
        <w:rPr>
          <w:del w:id="4178" w:author="Happy" w:date="2018-08-20T18:39:00Z"/>
        </w:rPr>
        <w:pPrChange w:id="4179" w:author="Happy" w:date="2018-08-20T18:39:00Z">
          <w:pPr>
            <w:pStyle w:val="af3"/>
            <w:numPr>
              <w:numId w:val="40"/>
            </w:numPr>
            <w:spacing w:line="360" w:lineRule="auto"/>
            <w:ind w:left="420" w:firstLineChars="0" w:hanging="420"/>
          </w:pPr>
        </w:pPrChange>
      </w:pPr>
      <w:del w:id="4180" w:author="Happy" w:date="2018-08-20T18:39:00Z">
        <w:r w:rsidDel="009E1FA8">
          <w:rPr>
            <w:rFonts w:hint="eastAsia"/>
          </w:rPr>
          <w:delText>点击</w:delText>
        </w:r>
        <w:r w:rsidR="00B74A6D" w:rsidDel="009E1FA8">
          <w:rPr>
            <w:rFonts w:hint="eastAsia"/>
          </w:rPr>
          <w:delText>“已点菜品”</w:delText>
        </w:r>
        <w:r w:rsidR="009B6D75" w:rsidDel="009E1FA8">
          <w:rPr>
            <w:rFonts w:hint="eastAsia"/>
          </w:rPr>
          <w:delText>列表</w:delText>
        </w:r>
        <w:r w:rsidDel="009E1FA8">
          <w:rPr>
            <w:rFonts w:hint="eastAsia"/>
          </w:rPr>
          <w:delText>中每个菜品在弹</w:delText>
        </w:r>
        <w:r w:rsidR="00113F17" w:rsidDel="009E1FA8">
          <w:rPr>
            <w:rFonts w:hint="eastAsia"/>
          </w:rPr>
          <w:delText>出层</w:delText>
        </w:r>
        <w:r w:rsidDel="009E1FA8">
          <w:rPr>
            <w:rFonts w:hint="eastAsia"/>
          </w:rPr>
          <w:delText>中对数量、做法、口味等进行修改。</w:delText>
        </w:r>
      </w:del>
    </w:p>
    <w:p w14:paraId="00324E06" w14:textId="77777777" w:rsidR="005C3A57" w:rsidDel="009E1FA8" w:rsidRDefault="00C31CA1">
      <w:pPr>
        <w:rPr>
          <w:del w:id="4181" w:author="Happy" w:date="2018-08-20T18:39:00Z"/>
        </w:rPr>
        <w:pPrChange w:id="4182" w:author="Happy" w:date="2018-08-20T18:39:00Z">
          <w:pPr>
            <w:pStyle w:val="af3"/>
            <w:numPr>
              <w:numId w:val="40"/>
            </w:numPr>
            <w:spacing w:line="360" w:lineRule="auto"/>
            <w:ind w:left="420" w:firstLineChars="0" w:hanging="420"/>
          </w:pPr>
        </w:pPrChange>
      </w:pPr>
      <w:del w:id="4183" w:author="Happy" w:date="2018-08-20T18:39:00Z">
        <w:r w:rsidDel="009E1FA8">
          <w:rPr>
            <w:rFonts w:hint="eastAsia"/>
          </w:rPr>
          <w:delText>点击</w:delText>
        </w:r>
        <w:r w:rsidR="002E59F6" w:rsidDel="009E1FA8">
          <w:rPr>
            <w:rFonts w:hint="eastAsia"/>
          </w:rPr>
          <w:delText>【下单到后厨】，</w:delText>
        </w:r>
        <w:r w:rsidR="005A6143" w:rsidDel="009E1FA8">
          <w:rPr>
            <w:rFonts w:hint="eastAsia"/>
          </w:rPr>
          <w:delText>提交当前点菜订单，由服务器端生成订单，同时调用打印机（打印客看单、</w:delText>
        </w:r>
        <w:r w:rsidR="001B739B" w:rsidDel="009E1FA8">
          <w:rPr>
            <w:rFonts w:hint="eastAsia"/>
          </w:rPr>
          <w:delText>，菜品下单到后厨后，会在划菜屏上操作</w:delText>
        </w:r>
        <w:r w:rsidR="00A05877" w:rsidDel="009E1FA8">
          <w:rPr>
            <w:rFonts w:hint="eastAsia"/>
          </w:rPr>
          <w:delText>，此时菜品状态为</w:delText>
        </w:r>
        <w:r w:rsidR="0089563F" w:rsidDel="009E1FA8">
          <w:rPr>
            <w:rFonts w:hint="eastAsia"/>
          </w:rPr>
          <w:delText>“下单到后厨”</w:delText>
        </w:r>
        <w:r w:rsidR="00F23D99" w:rsidDel="009E1FA8">
          <w:rPr>
            <w:rFonts w:hint="eastAsia"/>
          </w:rPr>
          <w:delText>。</w:delText>
        </w:r>
      </w:del>
    </w:p>
    <w:p w14:paraId="24E7E205" w14:textId="77777777" w:rsidR="005C3A57" w:rsidDel="009E1FA8" w:rsidRDefault="006204C0">
      <w:pPr>
        <w:rPr>
          <w:del w:id="4184" w:author="Happy" w:date="2018-08-20T18:39:00Z"/>
        </w:rPr>
        <w:pPrChange w:id="4185" w:author="Happy" w:date="2018-08-20T18:39:00Z">
          <w:pPr>
            <w:pStyle w:val="af3"/>
            <w:numPr>
              <w:numId w:val="40"/>
            </w:numPr>
            <w:spacing w:line="360" w:lineRule="auto"/>
            <w:ind w:left="420" w:firstLineChars="0" w:hanging="420"/>
          </w:pPr>
        </w:pPrChange>
      </w:pPr>
      <w:del w:id="4186" w:author="Happy" w:date="2018-08-20T18:39:00Z">
        <w:r w:rsidDel="009E1FA8">
          <w:rPr>
            <w:rFonts w:hint="eastAsia"/>
          </w:rPr>
          <w:delText>点击某个菜品分类，可以</w:delText>
        </w:r>
        <w:r w:rsidR="00FE76FD" w:rsidDel="009E1FA8">
          <w:rPr>
            <w:rFonts w:hint="eastAsia"/>
          </w:rPr>
          <w:delText>查看</w:delText>
        </w:r>
        <w:r w:rsidDel="009E1FA8">
          <w:rPr>
            <w:rFonts w:hint="eastAsia"/>
          </w:rPr>
          <w:delText>此菜品分类下的所有菜品。</w:delText>
        </w:r>
      </w:del>
    </w:p>
    <w:p w14:paraId="6ED6A93D" w14:textId="77777777" w:rsidR="005C3A57" w:rsidDel="009E1FA8" w:rsidRDefault="006204C0">
      <w:pPr>
        <w:rPr>
          <w:del w:id="4187" w:author="Happy" w:date="2018-08-20T18:39:00Z"/>
        </w:rPr>
        <w:pPrChange w:id="4188" w:author="Happy" w:date="2018-08-20T18:39:00Z">
          <w:pPr>
            <w:pStyle w:val="af3"/>
            <w:numPr>
              <w:numId w:val="40"/>
            </w:numPr>
            <w:spacing w:line="360" w:lineRule="auto"/>
            <w:ind w:left="420" w:firstLineChars="0" w:hanging="420"/>
          </w:pPr>
        </w:pPrChange>
      </w:pPr>
      <w:del w:id="4189" w:author="Happy" w:date="2018-08-20T18:39:00Z">
        <w:r w:rsidDel="009E1FA8">
          <w:rPr>
            <w:rFonts w:hint="eastAsia"/>
          </w:rPr>
          <w:delText>点击“开桌信息”中就餐人行则可以编辑就餐人信息。</w:delText>
        </w:r>
      </w:del>
    </w:p>
    <w:p w14:paraId="3C278611" w14:textId="77777777" w:rsidR="005C3A57" w:rsidDel="009E1FA8" w:rsidRDefault="006204C0">
      <w:pPr>
        <w:rPr>
          <w:del w:id="4190" w:author="Happy" w:date="2018-08-20T18:39:00Z"/>
        </w:rPr>
        <w:pPrChange w:id="4191" w:author="Happy" w:date="2018-08-20T18:39:00Z">
          <w:pPr>
            <w:pStyle w:val="af3"/>
            <w:numPr>
              <w:numId w:val="40"/>
            </w:numPr>
            <w:spacing w:line="360" w:lineRule="auto"/>
            <w:ind w:left="420" w:firstLineChars="0" w:hanging="420"/>
          </w:pPr>
        </w:pPrChange>
      </w:pPr>
      <w:del w:id="4192" w:author="Happy" w:date="2018-08-20T18:39:00Z">
        <w:r w:rsidDel="009E1FA8">
          <w:rPr>
            <w:rFonts w:hint="eastAsia"/>
          </w:rPr>
          <w:delText>点击“开桌信息”中人数行则可以编辑就餐人数。</w:delText>
        </w:r>
      </w:del>
    </w:p>
    <w:p w14:paraId="534F0C39" w14:textId="77777777" w:rsidR="005C3A57" w:rsidDel="009E1FA8" w:rsidRDefault="001C7A40">
      <w:pPr>
        <w:rPr>
          <w:del w:id="4193" w:author="Happy" w:date="2018-08-20T18:39:00Z"/>
        </w:rPr>
        <w:pPrChange w:id="4194" w:author="Happy" w:date="2018-08-20T18:39:00Z">
          <w:pPr>
            <w:pStyle w:val="af3"/>
            <w:numPr>
              <w:numId w:val="40"/>
            </w:numPr>
            <w:spacing w:line="360" w:lineRule="auto"/>
            <w:ind w:left="420" w:firstLineChars="0" w:hanging="420"/>
          </w:pPr>
        </w:pPrChange>
      </w:pPr>
      <w:del w:id="4195" w:author="Happy" w:date="2018-08-20T18:39:00Z">
        <w:r w:rsidDel="009E1FA8">
          <w:rPr>
            <w:rFonts w:hint="eastAsia"/>
          </w:rPr>
          <w:delText>点击“已点菜品”列表中的菜品，会弹出</w:delText>
        </w:r>
        <w:r w:rsidR="00DD4E48" w:rsidDel="009E1FA8">
          <w:rPr>
            <w:rFonts w:hint="eastAsia"/>
          </w:rPr>
          <w:delText>“菜品弹框”，见</w:delText>
        </w:r>
        <w:r w:rsidR="00DD4E48" w:rsidDel="009E1FA8">
          <w:rPr>
            <w:rFonts w:hint="eastAsia"/>
          </w:rPr>
          <w:delText>3.3</w:delText>
        </w:r>
      </w:del>
    </w:p>
    <w:p w14:paraId="1A94BC94" w14:textId="77777777" w:rsidR="005C3A57" w:rsidDel="009E1FA8" w:rsidRDefault="00DD6400">
      <w:pPr>
        <w:rPr>
          <w:del w:id="4196" w:author="Happy" w:date="2018-08-20T18:39:00Z"/>
        </w:rPr>
        <w:pPrChange w:id="4197" w:author="Happy" w:date="2018-08-20T18:39:00Z">
          <w:pPr>
            <w:pStyle w:val="af3"/>
            <w:numPr>
              <w:numId w:val="40"/>
            </w:numPr>
            <w:spacing w:line="360" w:lineRule="auto"/>
            <w:ind w:left="420" w:firstLineChars="0" w:hanging="420"/>
          </w:pPr>
        </w:pPrChange>
      </w:pPr>
      <w:del w:id="4198" w:author="Happy" w:date="2018-08-20T18:39:00Z">
        <w:r w:rsidDel="009E1FA8">
          <w:rPr>
            <w:rFonts w:hint="eastAsia"/>
          </w:rPr>
          <w:delText>点击某个菜品分类，可以看到此菜品分类下的所有菜品。</w:delText>
        </w:r>
      </w:del>
    </w:p>
    <w:p w14:paraId="57133362" w14:textId="77777777" w:rsidR="005C3A57" w:rsidDel="009E1FA8" w:rsidRDefault="00A73F9D">
      <w:pPr>
        <w:rPr>
          <w:del w:id="4199" w:author="Happy" w:date="2018-08-20T18:39:00Z"/>
        </w:rPr>
        <w:pPrChange w:id="4200" w:author="Happy" w:date="2018-08-20T18:39:00Z">
          <w:pPr>
            <w:pStyle w:val="af3"/>
            <w:numPr>
              <w:numId w:val="40"/>
            </w:numPr>
            <w:spacing w:line="360" w:lineRule="auto"/>
            <w:ind w:left="420" w:firstLineChars="0" w:hanging="420"/>
          </w:pPr>
        </w:pPrChange>
      </w:pPr>
      <w:del w:id="4201" w:author="Happy" w:date="2018-08-20T18:39:00Z">
        <w:r w:rsidDel="009E1FA8">
          <w:rPr>
            <w:rFonts w:hint="eastAsia"/>
          </w:rPr>
          <w:delText>选择菜品：点击菜品</w:delText>
        </w:r>
        <w:r w:rsidR="000C38B0" w:rsidDel="009E1FA8">
          <w:rPr>
            <w:rFonts w:hint="eastAsia"/>
          </w:rPr>
          <w:delText>名称</w:delText>
        </w:r>
        <w:r w:rsidDel="009E1FA8">
          <w:rPr>
            <w:rFonts w:hint="eastAsia"/>
          </w:rPr>
          <w:delText>，可以加到已点菜品中，</w:delText>
        </w:r>
        <w:r w:rsidR="000C38B0" w:rsidDel="009E1FA8">
          <w:rPr>
            <w:rFonts w:hint="eastAsia"/>
          </w:rPr>
          <w:delText>同时当前菜品的已点数量角标数字</w:delText>
        </w:r>
        <w:r w:rsidR="000C38B0" w:rsidDel="009E1FA8">
          <w:rPr>
            <w:rFonts w:hint="eastAsia"/>
          </w:rPr>
          <w:delText>+1</w:delText>
        </w:r>
        <w:r w:rsidR="008B335F" w:rsidDel="009E1FA8">
          <w:rPr>
            <w:rFonts w:hint="eastAsia"/>
          </w:rPr>
          <w:delText>；如果当前菜品有不同的口味或做法，</w:delText>
        </w:r>
        <w:r w:rsidR="00C95B59" w:rsidDel="009E1FA8">
          <w:rPr>
            <w:rFonts w:hint="eastAsia"/>
          </w:rPr>
          <w:delText>会弹出“菜品弹框”，见</w:delText>
        </w:r>
        <w:r w:rsidR="00C95B59" w:rsidDel="009E1FA8">
          <w:rPr>
            <w:rFonts w:hint="eastAsia"/>
          </w:rPr>
          <w:delText>3.3</w:delText>
        </w:r>
        <w:r w:rsidR="00675850" w:rsidDel="009E1FA8">
          <w:rPr>
            <w:rFonts w:hint="eastAsia"/>
          </w:rPr>
          <w:delText>；如果当前点击的菜品为</w:delText>
        </w:r>
      </w:del>
      <w:ins w:id="4202" w:author="xiaohou" w:date="2016-09-09T09:24:00Z">
        <w:del w:id="4203" w:author="Happy" w:date="2018-08-20T18:39:00Z">
          <w:r w:rsidR="00FB46AD" w:rsidDel="009E1FA8">
            <w:rPr>
              <w:rFonts w:hint="eastAsia"/>
            </w:rPr>
            <w:delText>可选</w:delText>
          </w:r>
        </w:del>
      </w:ins>
      <w:del w:id="4204" w:author="Happy" w:date="2018-08-20T18:39:00Z">
        <w:r w:rsidR="00675850" w:rsidDel="009E1FA8">
          <w:rPr>
            <w:rFonts w:hint="eastAsia"/>
          </w:rPr>
          <w:delText>“套餐”则会弹出</w:delText>
        </w:r>
        <w:r w:rsidR="00C03A88" w:rsidDel="009E1FA8">
          <w:rPr>
            <w:rFonts w:hint="eastAsia"/>
          </w:rPr>
          <w:delText>“套餐”弹层</w:delText>
        </w:r>
        <w:r w:rsidR="00800A0C" w:rsidDel="009E1FA8">
          <w:rPr>
            <w:rFonts w:hint="eastAsia"/>
          </w:rPr>
          <w:delText>，见</w:delText>
        </w:r>
        <w:r w:rsidR="00B947A8" w:rsidDel="009E1FA8">
          <w:rPr>
            <w:rFonts w:hint="eastAsia"/>
          </w:rPr>
          <w:delText>3.7</w:delText>
        </w:r>
      </w:del>
      <w:ins w:id="4205" w:author="xiaohou" w:date="2016-09-09T09:25:00Z">
        <w:del w:id="4206" w:author="Happy" w:date="2018-08-20T18:39:00Z">
          <w:r w:rsidR="00FB46AD" w:rsidDel="009E1FA8">
            <w:rPr>
              <w:rFonts w:hint="eastAsia"/>
            </w:rPr>
            <w:delText>（第一版本不做）</w:delText>
          </w:r>
          <w:r w:rsidR="00415D36" w:rsidDel="009E1FA8">
            <w:rPr>
              <w:rFonts w:hint="eastAsia"/>
            </w:rPr>
            <w:delText>；如果是不可选的套餐，则点选后，直接加入已点菜品，</w:delText>
          </w:r>
        </w:del>
      </w:ins>
      <w:ins w:id="4207" w:author="xiaohou" w:date="2016-09-09T09:26:00Z">
        <w:del w:id="4208" w:author="Happy" w:date="2018-08-20T18:39:00Z">
          <w:r w:rsidR="00415D36" w:rsidDel="009E1FA8">
            <w:rPr>
              <w:rFonts w:hint="eastAsia"/>
            </w:rPr>
            <w:delText>套餐中的菜品分行展示出来。</w:delText>
          </w:r>
        </w:del>
      </w:ins>
    </w:p>
    <w:p w14:paraId="16A72A98" w14:textId="77777777" w:rsidR="005C3A57" w:rsidDel="009E1FA8" w:rsidRDefault="0097656F">
      <w:pPr>
        <w:rPr>
          <w:del w:id="4209" w:author="Happy" w:date="2018-08-20T18:39:00Z"/>
        </w:rPr>
        <w:pPrChange w:id="4210" w:author="Happy" w:date="2018-08-20T18:39:00Z">
          <w:pPr>
            <w:pStyle w:val="af3"/>
            <w:numPr>
              <w:numId w:val="40"/>
            </w:numPr>
            <w:spacing w:line="360" w:lineRule="auto"/>
            <w:ind w:left="420" w:firstLineChars="0" w:hanging="420"/>
          </w:pPr>
        </w:pPrChange>
      </w:pPr>
      <w:del w:id="4211" w:author="Happy" w:date="2018-08-20T18:39:00Z">
        <w:r w:rsidDel="009E1FA8">
          <w:rPr>
            <w:rFonts w:hint="eastAsia"/>
          </w:rPr>
          <w:delText>自定义菜品</w:delText>
        </w:r>
        <w:r w:rsidR="00DD6400" w:rsidDel="009E1FA8">
          <w:rPr>
            <w:rFonts w:hint="eastAsia"/>
          </w:rPr>
          <w:delText>：点击</w:delText>
        </w:r>
        <w:r w:rsidR="009D1D61" w:rsidDel="009E1FA8">
          <w:rPr>
            <w:rFonts w:hint="eastAsia"/>
          </w:rPr>
          <w:delText>“创建临时菜品”按钮</w:delText>
        </w:r>
        <w:r w:rsidR="00DD6400" w:rsidDel="009E1FA8">
          <w:rPr>
            <w:rFonts w:hint="eastAsia"/>
          </w:rPr>
          <w:delText>，则可以添加自定义菜品</w:delText>
        </w:r>
        <w:r w:rsidR="009D1D61" w:rsidDel="009E1FA8">
          <w:rPr>
            <w:rFonts w:hint="eastAsia"/>
          </w:rPr>
          <w:delText>，见</w:delText>
        </w:r>
        <w:r w:rsidR="00B947A8" w:rsidDel="009E1FA8">
          <w:rPr>
            <w:rFonts w:hint="eastAsia"/>
          </w:rPr>
          <w:delText>3.8</w:delText>
        </w:r>
        <w:r w:rsidR="00DD6400" w:rsidDel="009E1FA8">
          <w:rPr>
            <w:rFonts w:hint="eastAsia"/>
          </w:rPr>
          <w:delText>。</w:delText>
        </w:r>
      </w:del>
    </w:p>
    <w:p w14:paraId="2619C397" w14:textId="77777777" w:rsidR="005C3A57" w:rsidDel="009E1FA8" w:rsidRDefault="008B59BB">
      <w:pPr>
        <w:rPr>
          <w:del w:id="4212" w:author="Happy" w:date="2018-08-20T18:39:00Z"/>
        </w:rPr>
        <w:pPrChange w:id="4213" w:author="Happy" w:date="2018-08-20T18:39:00Z">
          <w:pPr>
            <w:pStyle w:val="af3"/>
            <w:numPr>
              <w:numId w:val="40"/>
            </w:numPr>
            <w:spacing w:line="360" w:lineRule="auto"/>
            <w:ind w:left="420" w:firstLineChars="0" w:hanging="420"/>
          </w:pPr>
        </w:pPrChange>
      </w:pPr>
      <w:del w:id="4214" w:author="Happy" w:date="2018-08-20T18:39:00Z">
        <w:r w:rsidDel="009E1FA8">
          <w:delText>搜索</w:delText>
        </w:r>
        <w:r w:rsidDel="009E1FA8">
          <w:rPr>
            <w:rFonts w:hint="eastAsia"/>
          </w:rPr>
          <w:delText>：可以针对</w:delText>
        </w:r>
        <w:r w:rsidR="00A05DB9" w:rsidDel="009E1FA8">
          <w:rPr>
            <w:rFonts w:hint="eastAsia"/>
          </w:rPr>
          <w:delText>菜品</w:delText>
        </w:r>
        <w:r w:rsidDel="009E1FA8">
          <w:rPr>
            <w:rFonts w:hint="eastAsia"/>
          </w:rPr>
          <w:delText>编码、菜品首字母进行模糊查询</w:delText>
        </w:r>
        <w:r w:rsidR="00CE2F92" w:rsidDel="009E1FA8">
          <w:rPr>
            <w:rFonts w:hint="eastAsia"/>
          </w:rPr>
          <w:delText>，见</w:delText>
        </w:r>
        <w:r w:rsidR="00CE2F92" w:rsidDel="009E1FA8">
          <w:rPr>
            <w:rFonts w:hint="eastAsia"/>
          </w:rPr>
          <w:delText>3.2</w:delText>
        </w:r>
        <w:r w:rsidDel="009E1FA8">
          <w:rPr>
            <w:rFonts w:hint="eastAsia"/>
          </w:rPr>
          <w:delText>。</w:delText>
        </w:r>
      </w:del>
    </w:p>
    <w:p w14:paraId="45713E70" w14:textId="77777777" w:rsidR="003B1953" w:rsidDel="009E1FA8" w:rsidRDefault="007543A0">
      <w:pPr>
        <w:rPr>
          <w:del w:id="4215" w:author="Happy" w:date="2018-08-20T18:39:00Z"/>
        </w:rPr>
        <w:pPrChange w:id="4216" w:author="Happy" w:date="2018-08-20T18:39:00Z">
          <w:pPr>
            <w:pStyle w:val="4"/>
          </w:pPr>
        </w:pPrChange>
      </w:pPr>
      <w:del w:id="4217" w:author="Happy" w:date="2018-08-20T18:39:00Z">
        <w:r w:rsidDel="009E1FA8">
          <w:delText>客看单</w:delText>
        </w:r>
      </w:del>
    </w:p>
    <w:p w14:paraId="24752C93" w14:textId="77777777" w:rsidR="003B1953" w:rsidDel="009E1FA8" w:rsidRDefault="005F3E9A">
      <w:pPr>
        <w:rPr>
          <w:del w:id="4218" w:author="Happy" w:date="2018-08-20T18:39:00Z"/>
        </w:rPr>
      </w:pPr>
      <w:del w:id="4219" w:author="Happy" w:date="2018-08-20T18:39:00Z">
        <w:r w:rsidDel="009E1FA8">
          <w:rPr>
            <w:noProof/>
          </w:rPr>
          <w:drawing>
            <wp:inline distT="0" distB="0" distL="0" distR="0" wp14:anchorId="2E3E50F1" wp14:editId="27B3EAD8">
              <wp:extent cx="2553335" cy="6202680"/>
              <wp:effectExtent l="19050" t="0" r="0" b="0"/>
              <wp:docPr id="93"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6"/>
                      <a:srcRect/>
                      <a:stretch>
                        <a:fillRect/>
                      </a:stretch>
                    </pic:blipFill>
                    <pic:spPr bwMode="auto">
                      <a:xfrm>
                        <a:off x="0" y="0"/>
                        <a:ext cx="2553335" cy="6202680"/>
                      </a:xfrm>
                      <a:prstGeom prst="rect">
                        <a:avLst/>
                      </a:prstGeom>
                      <a:noFill/>
                      <a:ln w="9525">
                        <a:noFill/>
                        <a:miter lim="800000"/>
                        <a:headEnd/>
                        <a:tailEnd/>
                      </a:ln>
                    </pic:spPr>
                  </pic:pic>
                </a:graphicData>
              </a:graphic>
            </wp:inline>
          </w:drawing>
        </w:r>
      </w:del>
    </w:p>
    <w:p w14:paraId="3E3BCDBB" w14:textId="77777777" w:rsidR="003B1953" w:rsidDel="009E1FA8" w:rsidRDefault="007543A0">
      <w:pPr>
        <w:rPr>
          <w:del w:id="4220" w:author="Happy" w:date="2018-08-20T18:39:00Z"/>
        </w:rPr>
        <w:pPrChange w:id="4221" w:author="Happy" w:date="2018-08-20T18:39:00Z">
          <w:pPr>
            <w:pStyle w:val="af3"/>
            <w:numPr>
              <w:numId w:val="110"/>
            </w:numPr>
            <w:ind w:left="420" w:firstLineChars="0" w:hanging="420"/>
          </w:pPr>
        </w:pPrChange>
      </w:pPr>
      <w:del w:id="4222" w:author="Happy" w:date="2018-08-20T18:39:00Z">
        <w:r w:rsidDel="009E1FA8">
          <w:delText>欢迎语</w:delText>
        </w:r>
        <w:r w:rsidDel="009E1FA8">
          <w:rPr>
            <w:rFonts w:hint="eastAsia"/>
          </w:rPr>
          <w:delText>、点菜单</w:delText>
        </w:r>
        <w:r w:rsidDel="009E1FA8">
          <w:delText>及技术支持</w:delText>
        </w:r>
        <w:r w:rsidDel="009E1FA8">
          <w:rPr>
            <w:rFonts w:hint="eastAsia"/>
          </w:rPr>
          <w:delText>、</w:delText>
        </w:r>
        <w:r w:rsidDel="009E1FA8">
          <w:delText>服务电话都直接写在程序中</w:delText>
        </w:r>
        <w:r w:rsidDel="009E1FA8">
          <w:rPr>
            <w:rFonts w:hint="eastAsia"/>
          </w:rPr>
          <w:delText>。</w:delText>
        </w:r>
      </w:del>
    </w:p>
    <w:p w14:paraId="17505FF8" w14:textId="77777777" w:rsidR="003B1953" w:rsidDel="009E1FA8" w:rsidRDefault="007543A0">
      <w:pPr>
        <w:rPr>
          <w:del w:id="4223" w:author="Happy" w:date="2018-08-20T18:39:00Z"/>
        </w:rPr>
        <w:pPrChange w:id="4224" w:author="Happy" w:date="2018-08-20T18:39:00Z">
          <w:pPr>
            <w:pStyle w:val="af3"/>
            <w:numPr>
              <w:numId w:val="110"/>
            </w:numPr>
            <w:ind w:left="420" w:firstLineChars="0" w:hanging="420"/>
          </w:pPr>
        </w:pPrChange>
      </w:pPr>
      <w:del w:id="4225" w:author="Happy" w:date="2018-08-20T18:39:00Z">
        <w:r w:rsidDel="009E1FA8">
          <w:delText>桌号</w:delText>
        </w:r>
        <w:r w:rsidDel="009E1FA8">
          <w:rPr>
            <w:rFonts w:hint="eastAsia"/>
          </w:rPr>
          <w:delText>、</w:delText>
        </w:r>
        <w:r w:rsidDel="009E1FA8">
          <w:delText>账单号</w:delText>
        </w:r>
        <w:r w:rsidDel="009E1FA8">
          <w:rPr>
            <w:rFonts w:hint="eastAsia"/>
          </w:rPr>
          <w:delText>、</w:delText>
        </w:r>
        <w:r w:rsidDel="009E1FA8">
          <w:delText>人数</w:delText>
        </w:r>
        <w:r w:rsidDel="009E1FA8">
          <w:rPr>
            <w:rFonts w:hint="eastAsia"/>
          </w:rPr>
          <w:delText>、</w:delText>
        </w:r>
        <w:r w:rsidDel="009E1FA8">
          <w:delText>服务员</w:delText>
        </w:r>
        <w:r w:rsidDel="009E1FA8">
          <w:rPr>
            <w:rFonts w:hint="eastAsia"/>
          </w:rPr>
          <w:delText>、</w:delText>
        </w:r>
        <w:r w:rsidDel="009E1FA8">
          <w:delText>单位</w:delText>
        </w:r>
        <w:r w:rsidDel="009E1FA8">
          <w:rPr>
            <w:rFonts w:hint="eastAsia"/>
          </w:rPr>
          <w:delText>、</w:delText>
        </w:r>
        <w:r w:rsidDel="009E1FA8">
          <w:delText>打印时间从服务器端获取</w:delText>
        </w:r>
      </w:del>
    </w:p>
    <w:p w14:paraId="017E6931" w14:textId="77777777" w:rsidR="003B1953" w:rsidDel="009E1FA8" w:rsidRDefault="007543A0">
      <w:pPr>
        <w:rPr>
          <w:del w:id="4226" w:author="Happy" w:date="2018-08-20T18:39:00Z"/>
        </w:rPr>
        <w:pPrChange w:id="4227" w:author="Happy" w:date="2018-08-20T18:39:00Z">
          <w:pPr>
            <w:pStyle w:val="af3"/>
            <w:numPr>
              <w:numId w:val="110"/>
            </w:numPr>
            <w:ind w:left="420" w:firstLineChars="0" w:hanging="420"/>
          </w:pPr>
        </w:pPrChange>
      </w:pPr>
      <w:del w:id="4228" w:author="Happy" w:date="2018-08-20T18:39:00Z">
        <w:r w:rsidDel="009E1FA8">
          <w:rPr>
            <w:rFonts w:hint="eastAsia"/>
          </w:rPr>
          <w:delText>菜品信息：菜品名称、数量、单价、总价及合计从服务器端获取</w:delText>
        </w:r>
      </w:del>
    </w:p>
    <w:p w14:paraId="699623D6" w14:textId="77777777" w:rsidR="003B1953" w:rsidDel="009E1FA8" w:rsidRDefault="007543A0">
      <w:pPr>
        <w:rPr>
          <w:del w:id="4229" w:author="Happy" w:date="2018-08-20T18:39:00Z"/>
        </w:rPr>
        <w:pPrChange w:id="4230" w:author="Happy" w:date="2018-08-20T18:39:00Z">
          <w:pPr>
            <w:pStyle w:val="af3"/>
            <w:numPr>
              <w:numId w:val="110"/>
            </w:numPr>
            <w:ind w:left="420" w:firstLineChars="0" w:hanging="420"/>
          </w:pPr>
        </w:pPrChange>
      </w:pPr>
      <w:del w:id="4231" w:author="Happy" w:date="2018-08-20T18:39:00Z">
        <w:r w:rsidDel="009E1FA8">
          <w:delText>二维码从服务器端获取</w:delText>
        </w:r>
      </w:del>
    </w:p>
    <w:p w14:paraId="3FE9BAEF" w14:textId="77777777" w:rsidR="00600B9A" w:rsidDel="009E1FA8" w:rsidRDefault="002026B9">
      <w:pPr>
        <w:rPr>
          <w:del w:id="4232" w:author="Happy" w:date="2018-08-20T18:39:00Z"/>
        </w:rPr>
        <w:pPrChange w:id="4233" w:author="Happy" w:date="2018-08-20T18:39:00Z">
          <w:pPr>
            <w:pStyle w:val="3"/>
            <w:spacing w:line="360" w:lineRule="auto"/>
          </w:pPr>
        </w:pPrChange>
      </w:pPr>
      <w:del w:id="4234" w:author="Happy" w:date="2018-08-20T18:39:00Z">
        <w:r w:rsidDel="009E1FA8">
          <w:rPr>
            <w:rFonts w:hint="eastAsia"/>
          </w:rPr>
          <w:delText>菜品搜索页面</w:delText>
        </w:r>
      </w:del>
    </w:p>
    <w:p w14:paraId="04B5413D" w14:textId="77777777" w:rsidR="00600B9A" w:rsidDel="009E1FA8" w:rsidRDefault="000A7E76">
      <w:pPr>
        <w:rPr>
          <w:del w:id="4235" w:author="Happy" w:date="2018-08-20T18:39:00Z"/>
        </w:rPr>
        <w:pPrChange w:id="4236" w:author="Happy" w:date="2018-08-20T18:39:00Z">
          <w:pPr>
            <w:spacing w:line="360" w:lineRule="auto"/>
          </w:pPr>
        </w:pPrChange>
      </w:pPr>
      <w:del w:id="4237" w:author="Happy" w:date="2018-08-20T18:39:00Z">
        <w:r w:rsidDel="009E1FA8">
          <w:rPr>
            <w:noProof/>
          </w:rPr>
          <w:drawing>
            <wp:inline distT="0" distB="0" distL="0" distR="0" wp14:anchorId="3C452A46" wp14:editId="4473960C">
              <wp:extent cx="5478780" cy="4440555"/>
              <wp:effectExtent l="19050" t="0" r="7620" b="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srcRect/>
                      <a:stretch>
                        <a:fillRect/>
                      </a:stretch>
                    </pic:blipFill>
                    <pic:spPr bwMode="auto">
                      <a:xfrm>
                        <a:off x="0" y="0"/>
                        <a:ext cx="5478780" cy="4440555"/>
                      </a:xfrm>
                      <a:prstGeom prst="rect">
                        <a:avLst/>
                      </a:prstGeom>
                      <a:noFill/>
                      <a:ln w="9525">
                        <a:noFill/>
                        <a:miter lim="800000"/>
                        <a:headEnd/>
                        <a:tailEnd/>
                      </a:ln>
                    </pic:spPr>
                  </pic:pic>
                </a:graphicData>
              </a:graphic>
            </wp:inline>
          </w:drawing>
        </w:r>
      </w:del>
    </w:p>
    <w:p w14:paraId="38946F8B" w14:textId="77777777" w:rsidR="00727D10" w:rsidDel="009E1FA8" w:rsidRDefault="00F40EA8">
      <w:pPr>
        <w:rPr>
          <w:del w:id="4238" w:author="Happy" w:date="2018-08-20T18:39:00Z"/>
          <w:rStyle w:val="af8"/>
          <w:i w:val="0"/>
          <w:color w:val="auto"/>
        </w:rPr>
        <w:pPrChange w:id="4239" w:author="Happy" w:date="2018-08-20T18:39:00Z">
          <w:pPr>
            <w:pStyle w:val="4"/>
            <w:spacing w:line="360" w:lineRule="auto"/>
          </w:pPr>
        </w:pPrChange>
      </w:pPr>
      <w:del w:id="4240" w:author="Happy" w:date="2018-08-20T18:39:00Z">
        <w:r w:rsidRPr="009F2834" w:rsidDel="009E1FA8">
          <w:rPr>
            <w:rStyle w:val="af8"/>
            <w:rFonts w:hint="eastAsia"/>
            <w:b/>
            <w:i w:val="0"/>
            <w:color w:val="auto"/>
          </w:rPr>
          <w:delText>显示内容</w:delText>
        </w:r>
      </w:del>
    </w:p>
    <w:p w14:paraId="3187EBAF" w14:textId="77777777" w:rsidR="00727D10" w:rsidDel="009E1FA8" w:rsidRDefault="00B861DC">
      <w:pPr>
        <w:rPr>
          <w:del w:id="4241" w:author="Happy" w:date="2018-08-20T18:39:00Z"/>
        </w:rPr>
        <w:pPrChange w:id="4242" w:author="Happy" w:date="2018-08-20T18:39:00Z">
          <w:pPr>
            <w:pStyle w:val="af3"/>
            <w:numPr>
              <w:numId w:val="8"/>
            </w:numPr>
            <w:spacing w:line="360" w:lineRule="auto"/>
            <w:ind w:left="420" w:firstLineChars="0" w:hanging="420"/>
          </w:pPr>
        </w:pPrChange>
      </w:pPr>
      <w:del w:id="4243" w:author="Happy" w:date="2018-08-20T18:39:00Z">
        <w:r w:rsidDel="009E1FA8">
          <w:delText>左侧显示已点菜品和开桌信息</w:delText>
        </w:r>
      </w:del>
    </w:p>
    <w:p w14:paraId="4669574A" w14:textId="77777777" w:rsidR="00727D10" w:rsidDel="009E1FA8" w:rsidRDefault="00B861DC">
      <w:pPr>
        <w:rPr>
          <w:del w:id="4244" w:author="Happy" w:date="2018-08-20T18:39:00Z"/>
        </w:rPr>
        <w:pPrChange w:id="4245" w:author="Happy" w:date="2018-08-20T18:39:00Z">
          <w:pPr>
            <w:pStyle w:val="af3"/>
            <w:numPr>
              <w:numId w:val="8"/>
            </w:numPr>
            <w:spacing w:line="360" w:lineRule="auto"/>
            <w:ind w:left="420" w:firstLineChars="0" w:hanging="420"/>
          </w:pPr>
        </w:pPrChange>
      </w:pPr>
      <w:del w:id="4246" w:author="Happy" w:date="2018-08-20T18:39:00Z">
        <w:r w:rsidDel="009E1FA8">
          <w:rPr>
            <w:rFonts w:hint="eastAsia"/>
          </w:rPr>
          <w:delText>右侧显示搜索结果</w:delText>
        </w:r>
        <w:r w:rsidR="00140733" w:rsidDel="009E1FA8">
          <w:rPr>
            <w:rFonts w:hint="eastAsia"/>
          </w:rPr>
          <w:delText>，搜索结果按照后台设定的菜品编号从小到大排列。</w:delText>
        </w:r>
      </w:del>
    </w:p>
    <w:p w14:paraId="52468CFF" w14:textId="77777777" w:rsidR="00727D10" w:rsidDel="009E1FA8" w:rsidRDefault="00F40EA8">
      <w:pPr>
        <w:rPr>
          <w:del w:id="4247" w:author="Happy" w:date="2018-08-20T18:39:00Z"/>
          <w:rStyle w:val="af8"/>
          <w:i w:val="0"/>
          <w:color w:val="auto"/>
        </w:rPr>
        <w:pPrChange w:id="4248" w:author="Happy" w:date="2018-08-20T18:39:00Z">
          <w:pPr>
            <w:pStyle w:val="4"/>
            <w:spacing w:line="360" w:lineRule="auto"/>
          </w:pPr>
        </w:pPrChange>
      </w:pPr>
      <w:del w:id="4249" w:author="Happy" w:date="2018-08-20T18:39:00Z">
        <w:r w:rsidDel="009E1FA8">
          <w:rPr>
            <w:rStyle w:val="af8"/>
            <w:rFonts w:hint="eastAsia"/>
            <w:b/>
            <w:i w:val="0"/>
            <w:color w:val="auto"/>
          </w:rPr>
          <w:delText>出入口</w:delText>
        </w:r>
      </w:del>
    </w:p>
    <w:p w14:paraId="779BE7AD" w14:textId="77777777" w:rsidR="00727D10" w:rsidDel="009E1FA8" w:rsidRDefault="00F40EA8">
      <w:pPr>
        <w:rPr>
          <w:del w:id="4250" w:author="Happy" w:date="2018-08-20T18:39:00Z"/>
        </w:rPr>
        <w:pPrChange w:id="4251" w:author="Happy" w:date="2018-08-20T18:39:00Z">
          <w:pPr>
            <w:pStyle w:val="af3"/>
            <w:numPr>
              <w:numId w:val="9"/>
            </w:numPr>
            <w:spacing w:line="360" w:lineRule="auto"/>
            <w:ind w:left="420" w:firstLineChars="0" w:hanging="420"/>
          </w:pPr>
        </w:pPrChange>
      </w:pPr>
      <w:del w:id="4252" w:author="Happy" w:date="2018-08-20T18:39:00Z">
        <w:r w:rsidDel="009E1FA8">
          <w:delText>出口</w:delText>
        </w:r>
        <w:r w:rsidDel="009E1FA8">
          <w:rPr>
            <w:rFonts w:hint="eastAsia"/>
          </w:rPr>
          <w:delText>：</w:delText>
        </w:r>
        <w:r w:rsidR="00ED105D" w:rsidDel="009E1FA8">
          <w:delText>点菜页面</w:delText>
        </w:r>
      </w:del>
    </w:p>
    <w:p w14:paraId="3313DE45" w14:textId="77777777" w:rsidR="00727D10" w:rsidDel="009E1FA8" w:rsidRDefault="00F40EA8">
      <w:pPr>
        <w:rPr>
          <w:del w:id="4253" w:author="Happy" w:date="2018-08-20T18:39:00Z"/>
        </w:rPr>
        <w:pPrChange w:id="4254" w:author="Happy" w:date="2018-08-20T18:39:00Z">
          <w:pPr>
            <w:pStyle w:val="af3"/>
            <w:numPr>
              <w:numId w:val="9"/>
            </w:numPr>
            <w:spacing w:line="360" w:lineRule="auto"/>
            <w:ind w:left="420" w:firstLineChars="0" w:hanging="420"/>
          </w:pPr>
        </w:pPrChange>
      </w:pPr>
      <w:del w:id="4255" w:author="Happy" w:date="2018-08-20T18:39:00Z">
        <w:r w:rsidDel="009E1FA8">
          <w:rPr>
            <w:rFonts w:hint="eastAsia"/>
          </w:rPr>
          <w:delText>入口：</w:delText>
        </w:r>
        <w:r w:rsidR="00ED105D" w:rsidDel="009E1FA8">
          <w:rPr>
            <w:rFonts w:hint="eastAsia"/>
          </w:rPr>
          <w:delText>点菜页面</w:delText>
        </w:r>
      </w:del>
    </w:p>
    <w:p w14:paraId="1C42D1D0" w14:textId="77777777" w:rsidR="00727D10" w:rsidDel="009E1FA8" w:rsidRDefault="00F40EA8">
      <w:pPr>
        <w:rPr>
          <w:del w:id="4256" w:author="Happy" w:date="2018-08-20T18:39:00Z"/>
          <w:rStyle w:val="af8"/>
          <w:i w:val="0"/>
          <w:color w:val="auto"/>
        </w:rPr>
        <w:pPrChange w:id="4257" w:author="Happy" w:date="2018-08-20T18:39:00Z">
          <w:pPr>
            <w:pStyle w:val="4"/>
            <w:spacing w:line="360" w:lineRule="auto"/>
          </w:pPr>
        </w:pPrChange>
      </w:pPr>
      <w:del w:id="4258" w:author="Happy" w:date="2018-08-20T18:39:00Z">
        <w:r w:rsidDel="009E1FA8">
          <w:rPr>
            <w:rStyle w:val="af8"/>
            <w:b/>
            <w:i w:val="0"/>
            <w:color w:val="auto"/>
          </w:rPr>
          <w:delText>数据来源</w:delText>
        </w:r>
      </w:del>
    </w:p>
    <w:p w14:paraId="4A77DCBF" w14:textId="77777777" w:rsidR="00727D10" w:rsidDel="009E1FA8" w:rsidRDefault="00E836A6">
      <w:pPr>
        <w:rPr>
          <w:del w:id="4259" w:author="Happy" w:date="2018-08-20T18:39:00Z"/>
        </w:rPr>
        <w:pPrChange w:id="4260" w:author="Happy" w:date="2018-08-20T18:39:00Z">
          <w:pPr>
            <w:pStyle w:val="af3"/>
            <w:numPr>
              <w:numId w:val="53"/>
            </w:numPr>
            <w:spacing w:line="360" w:lineRule="auto"/>
            <w:ind w:left="420" w:firstLineChars="0" w:hanging="420"/>
          </w:pPr>
        </w:pPrChange>
      </w:pPr>
      <w:del w:id="4261" w:author="Happy" w:date="2018-08-20T18:39:00Z">
        <w:r w:rsidDel="009E1FA8">
          <w:rPr>
            <w:rFonts w:hint="eastAsia"/>
          </w:rPr>
          <w:delText>搜索结果数据从服务器端</w:delText>
        </w:r>
        <w:r w:rsidR="00626B22" w:rsidDel="009E1FA8">
          <w:rPr>
            <w:rFonts w:hint="eastAsia"/>
          </w:rPr>
          <w:delText>获得</w:delText>
        </w:r>
      </w:del>
    </w:p>
    <w:p w14:paraId="735C7076" w14:textId="77777777" w:rsidR="00727D10" w:rsidDel="009E1FA8" w:rsidRDefault="00C93D14">
      <w:pPr>
        <w:rPr>
          <w:del w:id="4262" w:author="Happy" w:date="2018-08-20T18:39:00Z"/>
        </w:rPr>
        <w:pPrChange w:id="4263" w:author="Happy" w:date="2018-08-20T18:39:00Z">
          <w:pPr>
            <w:pStyle w:val="af3"/>
            <w:numPr>
              <w:numId w:val="53"/>
            </w:numPr>
            <w:spacing w:line="360" w:lineRule="auto"/>
            <w:ind w:left="420" w:firstLineChars="0" w:hanging="420"/>
          </w:pPr>
        </w:pPrChange>
      </w:pPr>
      <w:del w:id="4264" w:author="Happy" w:date="2018-08-20T18:39:00Z">
        <w:r w:rsidDel="009E1FA8">
          <w:rPr>
            <w:rFonts w:hint="eastAsia"/>
          </w:rPr>
          <w:delText>菜品</w:delText>
        </w:r>
        <w:r w:rsidR="00E836A6" w:rsidDel="009E1FA8">
          <w:rPr>
            <w:rFonts w:hint="eastAsia"/>
          </w:rPr>
          <w:delText>首字母数据需要读取后台的设置</w:delText>
        </w:r>
      </w:del>
    </w:p>
    <w:p w14:paraId="3C536058" w14:textId="77777777" w:rsidR="00727D10" w:rsidDel="009E1FA8" w:rsidRDefault="00F40EA8">
      <w:pPr>
        <w:rPr>
          <w:del w:id="4265" w:author="Happy" w:date="2018-08-20T18:39:00Z"/>
          <w:rStyle w:val="af8"/>
          <w:i w:val="0"/>
          <w:color w:val="auto"/>
        </w:rPr>
        <w:pPrChange w:id="4266" w:author="Happy" w:date="2018-08-20T18:39:00Z">
          <w:pPr>
            <w:pStyle w:val="4"/>
            <w:spacing w:line="360" w:lineRule="auto"/>
          </w:pPr>
        </w:pPrChange>
      </w:pPr>
      <w:del w:id="4267" w:author="Happy" w:date="2018-08-20T18:39:00Z">
        <w:r w:rsidDel="009E1FA8">
          <w:rPr>
            <w:rStyle w:val="af8"/>
            <w:rFonts w:hint="eastAsia"/>
            <w:b/>
            <w:i w:val="0"/>
            <w:color w:val="auto"/>
          </w:rPr>
          <w:delText>输入项</w:delText>
        </w:r>
      </w:del>
    </w:p>
    <w:p w14:paraId="65A3E503" w14:textId="77777777" w:rsidR="00727D10" w:rsidDel="009E1FA8" w:rsidRDefault="006A2CB8">
      <w:pPr>
        <w:rPr>
          <w:del w:id="4268" w:author="Happy" w:date="2018-08-20T18:39:00Z"/>
        </w:rPr>
        <w:pPrChange w:id="4269" w:author="Happy" w:date="2018-08-20T18:39:00Z">
          <w:pPr>
            <w:pStyle w:val="af3"/>
            <w:numPr>
              <w:numId w:val="42"/>
            </w:numPr>
            <w:spacing w:line="360" w:lineRule="auto"/>
            <w:ind w:left="420" w:firstLineChars="0" w:hanging="420"/>
          </w:pPr>
        </w:pPrChange>
      </w:pPr>
      <w:del w:id="4270" w:author="Happy" w:date="2018-08-20T18:39:00Z">
        <w:r w:rsidDel="009E1FA8">
          <w:rPr>
            <w:rFonts w:hint="eastAsia"/>
          </w:rPr>
          <w:delText>搜索框：输入框，无</w:delText>
        </w:r>
        <w:r w:rsidR="00FF7D9C" w:rsidDel="009E1FA8">
          <w:rPr>
            <w:rFonts w:hint="eastAsia"/>
          </w:rPr>
          <w:delText>输入</w:delText>
        </w:r>
        <w:r w:rsidDel="009E1FA8">
          <w:rPr>
            <w:rFonts w:hint="eastAsia"/>
          </w:rPr>
          <w:delText>限制。</w:delText>
        </w:r>
      </w:del>
    </w:p>
    <w:p w14:paraId="5B958426" w14:textId="77777777" w:rsidR="00727D10" w:rsidDel="009E1FA8" w:rsidRDefault="00F40EA8">
      <w:pPr>
        <w:rPr>
          <w:del w:id="4271" w:author="Happy" w:date="2018-08-20T18:39:00Z"/>
          <w:rStyle w:val="af8"/>
          <w:i w:val="0"/>
          <w:color w:val="auto"/>
        </w:rPr>
        <w:pPrChange w:id="4272" w:author="Happy" w:date="2018-08-20T18:39:00Z">
          <w:pPr>
            <w:pStyle w:val="4"/>
            <w:spacing w:line="360" w:lineRule="auto"/>
          </w:pPr>
        </w:pPrChange>
      </w:pPr>
      <w:del w:id="4273" w:author="Happy" w:date="2018-08-20T18:39:00Z">
        <w:r w:rsidDel="009E1FA8">
          <w:rPr>
            <w:rStyle w:val="af8"/>
            <w:rFonts w:hint="eastAsia"/>
            <w:b/>
            <w:i w:val="0"/>
            <w:color w:val="auto"/>
          </w:rPr>
          <w:delText>操作规则</w:delText>
        </w:r>
      </w:del>
    </w:p>
    <w:p w14:paraId="11FB7A67" w14:textId="77777777" w:rsidR="005C3A57" w:rsidDel="009E1FA8" w:rsidRDefault="007B4936">
      <w:pPr>
        <w:rPr>
          <w:del w:id="4274" w:author="Happy" w:date="2018-08-20T18:39:00Z"/>
        </w:rPr>
        <w:pPrChange w:id="4275" w:author="Happy" w:date="2018-08-20T18:39:00Z">
          <w:pPr>
            <w:pStyle w:val="af3"/>
            <w:numPr>
              <w:numId w:val="8"/>
            </w:numPr>
            <w:spacing w:line="360" w:lineRule="auto"/>
            <w:ind w:left="420" w:firstLineChars="0" w:hanging="420"/>
          </w:pPr>
        </w:pPrChange>
      </w:pPr>
      <w:del w:id="4276" w:author="Happy" w:date="2018-08-20T18:39:00Z">
        <w:r w:rsidDel="009E1FA8">
          <w:rPr>
            <w:rFonts w:hint="eastAsia"/>
          </w:rPr>
          <w:delText>【搜索】</w:delText>
        </w:r>
        <w:r w:rsidR="009C0CED" w:rsidDel="009E1FA8">
          <w:rPr>
            <w:rFonts w:hint="eastAsia"/>
          </w:rPr>
          <w:delText>可以按照菜品名称的首字母进行模糊查询。当光标定位在搜索输入框内，则出现字母键盘。</w:delText>
        </w:r>
        <w:r w:rsidR="00107AD6" w:rsidDel="009E1FA8">
          <w:rPr>
            <w:rFonts w:hint="eastAsia"/>
          </w:rPr>
          <w:delText>服务器端根据客户端提交的搜索条件，将搜索内容反馈给客户端进行显示。</w:delText>
        </w:r>
        <w:r w:rsidR="009C0CED" w:rsidDel="009E1FA8">
          <w:rPr>
            <w:rFonts w:hint="eastAsia"/>
          </w:rPr>
          <w:delText>当搜索出菜品，则直接显示出来，服务员可以自行加入已点菜品中。</w:delText>
        </w:r>
      </w:del>
    </w:p>
    <w:p w14:paraId="779377AA" w14:textId="77777777" w:rsidR="005C3A57" w:rsidDel="009E1FA8" w:rsidRDefault="009C0CED">
      <w:pPr>
        <w:rPr>
          <w:del w:id="4277" w:author="Happy" w:date="2018-08-20T18:39:00Z"/>
        </w:rPr>
        <w:pPrChange w:id="4278" w:author="Happy" w:date="2018-08-20T18:39:00Z">
          <w:pPr>
            <w:pStyle w:val="af3"/>
            <w:numPr>
              <w:numId w:val="8"/>
            </w:numPr>
            <w:spacing w:line="360" w:lineRule="auto"/>
            <w:ind w:left="420" w:firstLineChars="0" w:hanging="420"/>
          </w:pPr>
        </w:pPrChange>
      </w:pPr>
      <w:del w:id="4279" w:author="Happy" w:date="2018-08-20T18:39:00Z">
        <w:r w:rsidDel="009E1FA8">
          <w:rPr>
            <w:rFonts w:hint="eastAsia"/>
          </w:rPr>
          <w:delText>【取消】</w:delText>
        </w:r>
        <w:r w:rsidR="00727A1E" w:rsidDel="009E1FA8">
          <w:rPr>
            <w:rFonts w:hint="eastAsia"/>
          </w:rPr>
          <w:delText>，</w:delText>
        </w:r>
        <w:r w:rsidDel="009E1FA8">
          <w:rPr>
            <w:rFonts w:hint="eastAsia"/>
          </w:rPr>
          <w:delText>点击后，</w:delText>
        </w:r>
        <w:r w:rsidR="00727A1E" w:rsidDel="009E1FA8">
          <w:rPr>
            <w:rFonts w:hint="eastAsia"/>
          </w:rPr>
          <w:delText>则返回到点菜页面。</w:delText>
        </w:r>
      </w:del>
    </w:p>
    <w:p w14:paraId="6F62A213" w14:textId="77777777" w:rsidR="005C3A57" w:rsidDel="009E1FA8" w:rsidRDefault="00AA591D">
      <w:pPr>
        <w:rPr>
          <w:del w:id="4280" w:author="Happy" w:date="2018-08-20T18:39:00Z"/>
          <w:rStyle w:val="af8"/>
          <w:i w:val="0"/>
          <w:color w:val="auto"/>
        </w:rPr>
        <w:pPrChange w:id="4281" w:author="Happy" w:date="2018-08-20T18:39:00Z">
          <w:pPr>
            <w:pStyle w:val="4"/>
            <w:spacing w:line="360" w:lineRule="auto"/>
          </w:pPr>
        </w:pPrChange>
      </w:pPr>
      <w:del w:id="4282" w:author="Happy" w:date="2018-08-20T18:39:00Z">
        <w:r w:rsidDel="009E1FA8">
          <w:rPr>
            <w:rStyle w:val="af8"/>
            <w:rFonts w:hint="eastAsia"/>
            <w:b/>
            <w:i w:val="0"/>
            <w:color w:val="auto"/>
          </w:rPr>
          <w:delText>提示信息</w:delText>
        </w:r>
      </w:del>
    </w:p>
    <w:p w14:paraId="35F0B3B4" w14:textId="77777777" w:rsidR="005C3A57" w:rsidDel="009E1FA8" w:rsidRDefault="00D76072">
      <w:pPr>
        <w:rPr>
          <w:del w:id="4283" w:author="Happy" w:date="2018-08-20T18:39:00Z"/>
        </w:rPr>
        <w:pPrChange w:id="4284" w:author="Happy" w:date="2018-08-20T18:39:00Z">
          <w:pPr>
            <w:spacing w:line="360" w:lineRule="auto"/>
          </w:pPr>
        </w:pPrChange>
      </w:pPr>
      <w:del w:id="4285" w:author="Happy" w:date="2018-08-20T18:39:00Z">
        <w:r w:rsidDel="009E1FA8">
          <w:rPr>
            <w:rFonts w:hint="eastAsia"/>
          </w:rPr>
          <w:delText>当搜索无结果，则在点菜区域显示：搜索无结果</w:delText>
        </w:r>
        <w:r w:rsidR="00023314" w:rsidDel="009E1FA8">
          <w:rPr>
            <w:rFonts w:hint="eastAsia"/>
          </w:rPr>
          <w:delText>（</w:delText>
        </w:r>
        <w:r w:rsidR="00673BE7" w:rsidDel="009E1FA8">
          <w:rPr>
            <w:rFonts w:hint="eastAsia"/>
          </w:rPr>
          <w:delText>见</w:delText>
        </w:r>
      </w:del>
      <w:ins w:id="4286" w:author="xiaohou" w:date="2016-08-24T11:46:00Z">
        <w:del w:id="4287" w:author="Happy" w:date="2018-08-20T18:39:00Z">
          <w:r w:rsidR="007D4431" w:rsidDel="009E1FA8">
            <w:rPr>
              <w:rFonts w:hint="eastAsia"/>
            </w:rPr>
            <w:delText>3</w:delText>
          </w:r>
        </w:del>
      </w:ins>
      <w:del w:id="4288" w:author="Happy" w:date="2018-08-20T18:39:00Z">
        <w:r w:rsidR="00023314" w:rsidDel="009E1FA8">
          <w:rPr>
            <w:rFonts w:hint="eastAsia"/>
          </w:rPr>
          <w:delText>.</w:delText>
        </w:r>
        <w:r w:rsidR="001526D7" w:rsidDel="009E1FA8">
          <w:rPr>
            <w:rFonts w:hint="eastAsia"/>
          </w:rPr>
          <w:delText>2.7</w:delText>
        </w:r>
        <w:r w:rsidR="00023314" w:rsidDel="009E1FA8">
          <w:rPr>
            <w:rFonts w:hint="eastAsia"/>
          </w:rPr>
          <w:delText>）</w:delText>
        </w:r>
        <w:r w:rsidDel="009E1FA8">
          <w:rPr>
            <w:rFonts w:hint="eastAsia"/>
          </w:rPr>
          <w:delText>。</w:delText>
        </w:r>
      </w:del>
    </w:p>
    <w:p w14:paraId="6E2AE385" w14:textId="77777777" w:rsidR="005C3A57" w:rsidDel="009E1FA8" w:rsidRDefault="00B56EBB">
      <w:pPr>
        <w:rPr>
          <w:del w:id="4289" w:author="Happy" w:date="2018-08-20T18:39:00Z"/>
          <w:rStyle w:val="af8"/>
          <w:i w:val="0"/>
          <w:color w:val="auto"/>
        </w:rPr>
        <w:pPrChange w:id="4290" w:author="Happy" w:date="2018-08-20T18:39:00Z">
          <w:pPr>
            <w:pStyle w:val="4"/>
            <w:spacing w:line="360" w:lineRule="auto"/>
          </w:pPr>
        </w:pPrChange>
      </w:pPr>
      <w:del w:id="4291" w:author="Happy" w:date="2018-08-20T18:39:00Z">
        <w:r w:rsidDel="009E1FA8">
          <w:rPr>
            <w:rStyle w:val="af8"/>
            <w:rFonts w:hint="eastAsia"/>
            <w:b/>
            <w:i w:val="0"/>
            <w:color w:val="auto"/>
          </w:rPr>
          <w:delText>搜索无结果</w:delText>
        </w:r>
      </w:del>
    </w:p>
    <w:p w14:paraId="7E674B11" w14:textId="77777777" w:rsidR="005C3A57" w:rsidDel="009E1FA8" w:rsidRDefault="000A7E76">
      <w:pPr>
        <w:rPr>
          <w:del w:id="4292" w:author="Happy" w:date="2018-08-20T18:39:00Z"/>
        </w:rPr>
        <w:pPrChange w:id="4293" w:author="Happy" w:date="2018-08-20T18:39:00Z">
          <w:pPr>
            <w:spacing w:line="360" w:lineRule="auto"/>
          </w:pPr>
        </w:pPrChange>
      </w:pPr>
      <w:del w:id="4294" w:author="Happy" w:date="2018-08-20T18:39:00Z">
        <w:r w:rsidDel="009E1FA8">
          <w:rPr>
            <w:noProof/>
          </w:rPr>
          <w:drawing>
            <wp:inline distT="0" distB="0" distL="0" distR="0" wp14:anchorId="2150234D" wp14:editId="1A670BC1">
              <wp:extent cx="5464175" cy="4425950"/>
              <wp:effectExtent l="19050" t="0" r="3175" b="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srcRect/>
                      <a:stretch>
                        <a:fillRect/>
                      </a:stretch>
                    </pic:blipFill>
                    <pic:spPr bwMode="auto">
                      <a:xfrm>
                        <a:off x="0" y="0"/>
                        <a:ext cx="5464175" cy="4425950"/>
                      </a:xfrm>
                      <a:prstGeom prst="rect">
                        <a:avLst/>
                      </a:prstGeom>
                      <a:noFill/>
                      <a:ln w="9525">
                        <a:noFill/>
                        <a:miter lim="800000"/>
                        <a:headEnd/>
                        <a:tailEnd/>
                      </a:ln>
                    </pic:spPr>
                  </pic:pic>
                </a:graphicData>
              </a:graphic>
            </wp:inline>
          </w:drawing>
        </w:r>
      </w:del>
    </w:p>
    <w:p w14:paraId="5BB7BECA" w14:textId="77777777" w:rsidR="005C3A57" w:rsidDel="009E1FA8" w:rsidRDefault="006D536F">
      <w:pPr>
        <w:rPr>
          <w:del w:id="4295" w:author="Happy" w:date="2018-08-20T18:39:00Z"/>
        </w:rPr>
        <w:pPrChange w:id="4296" w:author="Happy" w:date="2018-08-20T18:39:00Z">
          <w:pPr>
            <w:pStyle w:val="3"/>
            <w:spacing w:line="360" w:lineRule="auto"/>
          </w:pPr>
        </w:pPrChange>
      </w:pPr>
      <w:del w:id="4297" w:author="Happy" w:date="2018-08-20T18:39:00Z">
        <w:r w:rsidDel="009E1FA8">
          <w:rPr>
            <w:rFonts w:hint="eastAsia"/>
          </w:rPr>
          <w:delText>菜品弹框</w:delText>
        </w:r>
      </w:del>
    </w:p>
    <w:p w14:paraId="331F2FB7" w14:textId="77777777" w:rsidR="005C3A57" w:rsidDel="009E1FA8" w:rsidRDefault="0087072B">
      <w:pPr>
        <w:rPr>
          <w:del w:id="4298" w:author="Happy" w:date="2018-08-20T18:39:00Z"/>
        </w:rPr>
        <w:pPrChange w:id="4299" w:author="Happy" w:date="2018-08-20T18:39:00Z">
          <w:pPr>
            <w:spacing w:line="360" w:lineRule="auto"/>
          </w:pPr>
        </w:pPrChange>
      </w:pPr>
      <w:ins w:id="4300" w:author="xiaohou" w:date="2016-09-20T12:55:00Z">
        <w:del w:id="4301" w:author="Happy" w:date="2018-08-20T18:39:00Z">
          <w:r w:rsidDel="009E1FA8">
            <w:rPr>
              <w:noProof/>
              <w:rPrChange w:id="4302" w:author="Unknown">
                <w:rPr>
                  <w:i/>
                  <w:iCs/>
                  <w:noProof/>
                  <w:color w:val="808080" w:themeColor="text1" w:themeTint="7F"/>
                </w:rPr>
              </w:rPrChange>
            </w:rPr>
            <w:drawing>
              <wp:inline distT="0" distB="0" distL="0" distR="0" wp14:anchorId="7E3AA93A" wp14:editId="2B7B062A">
                <wp:extent cx="4923155" cy="3994150"/>
                <wp:effectExtent l="19050" t="0" r="0" b="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srcRect/>
                        <a:stretch>
                          <a:fillRect/>
                        </a:stretch>
                      </pic:blipFill>
                      <pic:spPr bwMode="auto">
                        <a:xfrm>
                          <a:off x="0" y="0"/>
                          <a:ext cx="4923155" cy="3994150"/>
                        </a:xfrm>
                        <a:prstGeom prst="rect">
                          <a:avLst/>
                        </a:prstGeom>
                        <a:noFill/>
                        <a:ln w="9525">
                          <a:noFill/>
                          <a:miter lim="800000"/>
                          <a:headEnd/>
                          <a:tailEnd/>
                        </a:ln>
                      </pic:spPr>
                    </pic:pic>
                  </a:graphicData>
                </a:graphic>
              </wp:inline>
            </w:drawing>
          </w:r>
        </w:del>
      </w:ins>
    </w:p>
    <w:p w14:paraId="4E763B46" w14:textId="77777777" w:rsidR="005C3A57" w:rsidDel="009E1FA8" w:rsidRDefault="00F40EA8">
      <w:pPr>
        <w:rPr>
          <w:del w:id="4303" w:author="Happy" w:date="2018-08-20T18:39:00Z"/>
          <w:rStyle w:val="af8"/>
          <w:i w:val="0"/>
          <w:color w:val="auto"/>
        </w:rPr>
        <w:pPrChange w:id="4304" w:author="Happy" w:date="2018-08-20T18:39:00Z">
          <w:pPr>
            <w:pStyle w:val="4"/>
            <w:spacing w:line="360" w:lineRule="auto"/>
          </w:pPr>
        </w:pPrChange>
      </w:pPr>
      <w:del w:id="4305" w:author="Happy" w:date="2018-08-20T18:39:00Z">
        <w:r w:rsidRPr="009F2834" w:rsidDel="009E1FA8">
          <w:rPr>
            <w:rStyle w:val="af8"/>
            <w:rFonts w:hint="eastAsia"/>
            <w:b/>
            <w:i w:val="0"/>
            <w:color w:val="auto"/>
          </w:rPr>
          <w:delText>显示内容</w:delText>
        </w:r>
      </w:del>
    </w:p>
    <w:p w14:paraId="28CCC453" w14:textId="77777777" w:rsidR="005C3A57" w:rsidDel="009E1FA8" w:rsidRDefault="006D536F">
      <w:pPr>
        <w:rPr>
          <w:del w:id="4306" w:author="Happy" w:date="2018-08-20T18:39:00Z"/>
        </w:rPr>
        <w:pPrChange w:id="4307" w:author="Happy" w:date="2018-08-20T18:39:00Z">
          <w:pPr>
            <w:pStyle w:val="af3"/>
            <w:numPr>
              <w:numId w:val="8"/>
            </w:numPr>
            <w:spacing w:line="360" w:lineRule="auto"/>
            <w:ind w:left="420" w:firstLineChars="0" w:hanging="420"/>
          </w:pPr>
        </w:pPrChange>
      </w:pPr>
      <w:del w:id="4308" w:author="Happy" w:date="2018-08-20T18:39:00Z">
        <w:r w:rsidDel="009E1FA8">
          <w:delText>菜品名称</w:delText>
        </w:r>
      </w:del>
    </w:p>
    <w:p w14:paraId="52945A1A" w14:textId="77777777" w:rsidR="005C3A57" w:rsidDel="009E1FA8" w:rsidRDefault="006D536F">
      <w:pPr>
        <w:rPr>
          <w:del w:id="4309" w:author="Happy" w:date="2018-08-20T18:39:00Z"/>
        </w:rPr>
        <w:pPrChange w:id="4310" w:author="Happy" w:date="2018-08-20T18:39:00Z">
          <w:pPr>
            <w:pStyle w:val="af3"/>
            <w:numPr>
              <w:numId w:val="8"/>
            </w:numPr>
            <w:spacing w:line="360" w:lineRule="auto"/>
            <w:ind w:left="420" w:firstLineChars="0" w:hanging="420"/>
          </w:pPr>
        </w:pPrChange>
      </w:pPr>
      <w:del w:id="4311" w:author="Happy" w:date="2018-08-20T18:39:00Z">
        <w:r w:rsidDel="009E1FA8">
          <w:rPr>
            <w:rFonts w:hint="eastAsia"/>
          </w:rPr>
          <w:delText>称重为输入框，如果此菜品有称重需求，则会显示，没有，则不显示此字段。</w:delText>
        </w:r>
      </w:del>
    </w:p>
    <w:p w14:paraId="205168E5" w14:textId="77777777" w:rsidR="005C3A57" w:rsidDel="009E1FA8" w:rsidRDefault="006D536F">
      <w:pPr>
        <w:rPr>
          <w:ins w:id="4312" w:author="xiaohou" w:date="2016-09-20T12:56:00Z"/>
          <w:del w:id="4313" w:author="Happy" w:date="2018-08-20T18:39:00Z"/>
        </w:rPr>
        <w:pPrChange w:id="4314" w:author="Happy" w:date="2018-08-20T18:39:00Z">
          <w:pPr>
            <w:pStyle w:val="af3"/>
            <w:numPr>
              <w:numId w:val="8"/>
            </w:numPr>
            <w:spacing w:line="360" w:lineRule="auto"/>
            <w:ind w:left="420" w:firstLineChars="0" w:hanging="420"/>
          </w:pPr>
        </w:pPrChange>
      </w:pPr>
      <w:del w:id="4315" w:author="Happy" w:date="2018-08-20T18:39:00Z">
        <w:r w:rsidDel="009E1FA8">
          <w:rPr>
            <w:rFonts w:hint="eastAsia"/>
          </w:rPr>
          <w:delText>数量：默认为</w:delText>
        </w:r>
        <w:r w:rsidDel="009E1FA8">
          <w:rPr>
            <w:rFonts w:hint="eastAsia"/>
          </w:rPr>
          <w:delText>1</w:delText>
        </w:r>
        <w:r w:rsidDel="009E1FA8">
          <w:rPr>
            <w:rFonts w:hint="eastAsia"/>
          </w:rPr>
          <w:delText>，可以通过加减号进行修改。</w:delText>
        </w:r>
        <w:r w:rsidR="00214C92" w:rsidDel="009E1FA8">
          <w:rPr>
            <w:rFonts w:hint="eastAsia"/>
          </w:rPr>
          <w:delText>也可以点击数量</w:delText>
        </w:r>
        <w:r w:rsidR="008B3EC3" w:rsidDel="009E1FA8">
          <w:rPr>
            <w:rFonts w:hint="eastAsia"/>
          </w:rPr>
          <w:delText>输入框</w:delText>
        </w:r>
        <w:r w:rsidR="00214C92" w:rsidDel="009E1FA8">
          <w:rPr>
            <w:rFonts w:hint="eastAsia"/>
          </w:rPr>
          <w:delText>，进行</w:delText>
        </w:r>
        <w:r w:rsidR="00EE4C29" w:rsidDel="009E1FA8">
          <w:rPr>
            <w:rFonts w:hint="eastAsia"/>
          </w:rPr>
          <w:delText>直接</w:delText>
        </w:r>
        <w:r w:rsidR="00214C92" w:rsidDel="009E1FA8">
          <w:rPr>
            <w:rFonts w:hint="eastAsia"/>
          </w:rPr>
          <w:delText>修改。</w:delText>
        </w:r>
      </w:del>
    </w:p>
    <w:p w14:paraId="6E31DDAC" w14:textId="77777777" w:rsidR="00D25894" w:rsidDel="009E1FA8" w:rsidRDefault="00D25894">
      <w:pPr>
        <w:rPr>
          <w:del w:id="4316" w:author="Happy" w:date="2018-08-20T18:39:00Z"/>
        </w:rPr>
        <w:pPrChange w:id="4317" w:author="Happy" w:date="2018-08-20T18:39:00Z">
          <w:pPr>
            <w:pStyle w:val="af3"/>
            <w:numPr>
              <w:numId w:val="8"/>
            </w:numPr>
            <w:spacing w:line="360" w:lineRule="auto"/>
            <w:ind w:left="420" w:firstLineChars="0" w:hanging="420"/>
          </w:pPr>
        </w:pPrChange>
      </w:pPr>
      <w:ins w:id="4318" w:author="xiaohou" w:date="2016-09-20T12:56:00Z">
        <w:del w:id="4319" w:author="Happy" w:date="2018-08-20T18:39:00Z">
          <w:r w:rsidDel="009E1FA8">
            <w:rPr>
              <w:rFonts w:hint="eastAsia"/>
            </w:rPr>
            <w:delText>规格：根据后台设定的不同规格是否需要加钱。</w:delText>
          </w:r>
        </w:del>
      </w:ins>
    </w:p>
    <w:p w14:paraId="0A121071" w14:textId="77777777" w:rsidR="005C3A57" w:rsidDel="009E1FA8" w:rsidRDefault="00F73D2C">
      <w:pPr>
        <w:rPr>
          <w:del w:id="4320" w:author="Happy" w:date="2018-08-20T18:39:00Z"/>
        </w:rPr>
        <w:pPrChange w:id="4321" w:author="Happy" w:date="2018-08-20T18:39:00Z">
          <w:pPr>
            <w:pStyle w:val="af3"/>
            <w:numPr>
              <w:numId w:val="8"/>
            </w:numPr>
            <w:spacing w:line="360" w:lineRule="auto"/>
            <w:ind w:left="420" w:firstLineChars="0" w:hanging="420"/>
          </w:pPr>
        </w:pPrChange>
      </w:pPr>
      <w:del w:id="4322" w:author="Happy" w:date="2018-08-20T18:39:00Z">
        <w:r w:rsidDel="009E1FA8">
          <w:rPr>
            <w:rFonts w:hint="eastAsia"/>
          </w:rPr>
          <w:delText>口味：根据后台设定的不同口味是否需要加钱。</w:delText>
        </w:r>
      </w:del>
    </w:p>
    <w:p w14:paraId="720D6363" w14:textId="77777777" w:rsidR="005C3A57" w:rsidDel="009E1FA8" w:rsidRDefault="00F73D2C">
      <w:pPr>
        <w:rPr>
          <w:del w:id="4323" w:author="Happy" w:date="2018-08-20T18:39:00Z"/>
        </w:rPr>
        <w:pPrChange w:id="4324" w:author="Happy" w:date="2018-08-20T18:39:00Z">
          <w:pPr>
            <w:pStyle w:val="af3"/>
            <w:numPr>
              <w:numId w:val="8"/>
            </w:numPr>
            <w:spacing w:line="360" w:lineRule="auto"/>
            <w:ind w:left="420" w:firstLineChars="0" w:hanging="420"/>
          </w:pPr>
        </w:pPrChange>
      </w:pPr>
      <w:del w:id="4325" w:author="Happy" w:date="2018-08-20T18:39:00Z">
        <w:r w:rsidDel="009E1FA8">
          <w:rPr>
            <w:rFonts w:hint="eastAsia"/>
          </w:rPr>
          <w:delText>做法：根据后台设定的不同口味是否需要加价</w:delText>
        </w:r>
      </w:del>
    </w:p>
    <w:p w14:paraId="06AAD0D8" w14:textId="77777777" w:rsidR="005C3A57" w:rsidDel="009E1FA8" w:rsidRDefault="00C45999">
      <w:pPr>
        <w:rPr>
          <w:del w:id="4326" w:author="Happy" w:date="2018-08-20T18:39:00Z"/>
        </w:rPr>
        <w:pPrChange w:id="4327" w:author="Happy" w:date="2018-08-20T18:39:00Z">
          <w:pPr>
            <w:pStyle w:val="af3"/>
            <w:numPr>
              <w:numId w:val="8"/>
            </w:numPr>
            <w:spacing w:line="360" w:lineRule="auto"/>
            <w:ind w:left="420" w:firstLineChars="0" w:hanging="420"/>
          </w:pPr>
        </w:pPrChange>
      </w:pPr>
      <w:del w:id="4328" w:author="Happy" w:date="2018-08-20T18:39:00Z">
        <w:r w:rsidDel="009E1FA8">
          <w:rPr>
            <w:rFonts w:hint="eastAsia"/>
          </w:rPr>
          <w:delText>起菜方式：默认为即起，可以修改为等叫。</w:delText>
        </w:r>
      </w:del>
    </w:p>
    <w:p w14:paraId="621A95F4" w14:textId="77777777" w:rsidR="005C3A57" w:rsidDel="009E1FA8" w:rsidRDefault="00C45999">
      <w:pPr>
        <w:rPr>
          <w:del w:id="4329" w:author="Happy" w:date="2018-08-20T18:39:00Z"/>
        </w:rPr>
        <w:pPrChange w:id="4330" w:author="Happy" w:date="2018-08-20T18:39:00Z">
          <w:pPr>
            <w:pStyle w:val="af3"/>
            <w:numPr>
              <w:numId w:val="8"/>
            </w:numPr>
            <w:spacing w:line="360" w:lineRule="auto"/>
            <w:ind w:left="420" w:firstLineChars="0" w:hanging="420"/>
          </w:pPr>
        </w:pPrChange>
      </w:pPr>
      <w:del w:id="4331" w:author="Happy" w:date="2018-08-20T18:39:00Z">
        <w:r w:rsidDel="009E1FA8">
          <w:rPr>
            <w:rFonts w:hint="eastAsia"/>
          </w:rPr>
          <w:delText>加料：如果后台设定了</w:delText>
        </w:r>
        <w:r w:rsidR="00C23D1C" w:rsidDel="009E1FA8">
          <w:rPr>
            <w:rFonts w:hint="eastAsia"/>
          </w:rPr>
          <w:delText>加料，</w:delText>
        </w:r>
        <w:r w:rsidR="000B573A" w:rsidDel="009E1FA8">
          <w:rPr>
            <w:rFonts w:hint="eastAsia"/>
          </w:rPr>
          <w:delText>则在此处显示不同加料显示</w:delText>
        </w:r>
        <w:r w:rsidR="00942383" w:rsidDel="009E1FA8">
          <w:rPr>
            <w:rFonts w:hint="eastAsia"/>
          </w:rPr>
          <w:delText>需要不同加价。</w:delText>
        </w:r>
      </w:del>
    </w:p>
    <w:p w14:paraId="30F7A747" w14:textId="77777777" w:rsidR="005C3A57" w:rsidDel="009E1FA8" w:rsidRDefault="00020739">
      <w:pPr>
        <w:rPr>
          <w:del w:id="4332" w:author="Happy" w:date="2018-08-20T18:39:00Z"/>
        </w:rPr>
        <w:pPrChange w:id="4333" w:author="Happy" w:date="2018-08-20T18:39:00Z">
          <w:pPr>
            <w:pStyle w:val="af3"/>
            <w:numPr>
              <w:numId w:val="8"/>
            </w:numPr>
            <w:spacing w:line="360" w:lineRule="auto"/>
            <w:ind w:left="420" w:firstLineChars="0" w:hanging="420"/>
          </w:pPr>
        </w:pPrChange>
      </w:pPr>
      <w:del w:id="4334" w:author="Happy" w:date="2018-08-20T18:39:00Z">
        <w:r w:rsidDel="009E1FA8">
          <w:rPr>
            <w:rFonts w:hint="eastAsia"/>
          </w:rPr>
          <w:delText>备注：系统会给出几个固定的备注标签可以选择，也可以通过输入框填写标签上没有的备注。</w:delText>
        </w:r>
      </w:del>
    </w:p>
    <w:p w14:paraId="27D92F61" w14:textId="77777777" w:rsidR="005C3A57" w:rsidDel="009E1FA8" w:rsidRDefault="00F40EA8">
      <w:pPr>
        <w:rPr>
          <w:del w:id="4335" w:author="Happy" w:date="2018-08-20T18:39:00Z"/>
          <w:rStyle w:val="af8"/>
          <w:i w:val="0"/>
          <w:color w:val="auto"/>
        </w:rPr>
        <w:pPrChange w:id="4336" w:author="Happy" w:date="2018-08-20T18:39:00Z">
          <w:pPr>
            <w:pStyle w:val="4"/>
            <w:spacing w:line="360" w:lineRule="auto"/>
          </w:pPr>
        </w:pPrChange>
      </w:pPr>
      <w:del w:id="4337" w:author="Happy" w:date="2018-08-20T18:39:00Z">
        <w:r w:rsidDel="009E1FA8">
          <w:rPr>
            <w:rStyle w:val="af8"/>
            <w:rFonts w:hint="eastAsia"/>
            <w:b/>
            <w:i w:val="0"/>
            <w:color w:val="auto"/>
          </w:rPr>
          <w:delText>出入口</w:delText>
        </w:r>
      </w:del>
    </w:p>
    <w:p w14:paraId="51FB54E2" w14:textId="77777777" w:rsidR="005C3A57" w:rsidDel="009E1FA8" w:rsidRDefault="00F40EA8">
      <w:pPr>
        <w:rPr>
          <w:del w:id="4338" w:author="Happy" w:date="2018-08-20T18:39:00Z"/>
        </w:rPr>
        <w:pPrChange w:id="4339" w:author="Happy" w:date="2018-08-20T18:39:00Z">
          <w:pPr>
            <w:pStyle w:val="af3"/>
            <w:numPr>
              <w:numId w:val="9"/>
            </w:numPr>
            <w:spacing w:line="360" w:lineRule="auto"/>
            <w:ind w:left="420" w:firstLineChars="0" w:hanging="420"/>
          </w:pPr>
        </w:pPrChange>
      </w:pPr>
      <w:del w:id="4340" w:author="Happy" w:date="2018-08-20T18:39:00Z">
        <w:r w:rsidDel="009E1FA8">
          <w:delText>出口</w:delText>
        </w:r>
        <w:r w:rsidDel="009E1FA8">
          <w:rPr>
            <w:rFonts w:hint="eastAsia"/>
          </w:rPr>
          <w:delText>：</w:delText>
        </w:r>
        <w:r w:rsidR="00A67FF8" w:rsidDel="009E1FA8">
          <w:delText>点菜页面</w:delText>
        </w:r>
      </w:del>
    </w:p>
    <w:p w14:paraId="31F4483B" w14:textId="77777777" w:rsidR="005C3A57" w:rsidDel="009E1FA8" w:rsidRDefault="00F40EA8">
      <w:pPr>
        <w:rPr>
          <w:del w:id="4341" w:author="Happy" w:date="2018-08-20T18:39:00Z"/>
        </w:rPr>
        <w:pPrChange w:id="4342" w:author="Happy" w:date="2018-08-20T18:39:00Z">
          <w:pPr>
            <w:pStyle w:val="af3"/>
            <w:numPr>
              <w:numId w:val="9"/>
            </w:numPr>
            <w:spacing w:line="360" w:lineRule="auto"/>
            <w:ind w:left="420" w:firstLineChars="0" w:hanging="420"/>
          </w:pPr>
        </w:pPrChange>
      </w:pPr>
      <w:del w:id="4343" w:author="Happy" w:date="2018-08-20T18:39:00Z">
        <w:r w:rsidDel="009E1FA8">
          <w:rPr>
            <w:rFonts w:hint="eastAsia"/>
          </w:rPr>
          <w:delText>入口：</w:delText>
        </w:r>
        <w:r w:rsidR="00A67FF8" w:rsidDel="009E1FA8">
          <w:rPr>
            <w:rFonts w:hint="eastAsia"/>
          </w:rPr>
          <w:delText>点菜页面</w:delText>
        </w:r>
      </w:del>
    </w:p>
    <w:p w14:paraId="0383C904" w14:textId="77777777" w:rsidR="005C3A57" w:rsidDel="009E1FA8" w:rsidRDefault="00F40EA8">
      <w:pPr>
        <w:rPr>
          <w:del w:id="4344" w:author="Happy" w:date="2018-08-20T18:39:00Z"/>
          <w:rStyle w:val="af8"/>
          <w:i w:val="0"/>
          <w:color w:val="auto"/>
        </w:rPr>
        <w:pPrChange w:id="4345" w:author="Happy" w:date="2018-08-20T18:39:00Z">
          <w:pPr>
            <w:pStyle w:val="4"/>
            <w:spacing w:line="360" w:lineRule="auto"/>
          </w:pPr>
        </w:pPrChange>
      </w:pPr>
      <w:del w:id="4346" w:author="Happy" w:date="2018-08-20T18:39:00Z">
        <w:r w:rsidDel="009E1FA8">
          <w:rPr>
            <w:rStyle w:val="af8"/>
            <w:b/>
            <w:i w:val="0"/>
            <w:color w:val="auto"/>
          </w:rPr>
          <w:delText>数据来源</w:delText>
        </w:r>
      </w:del>
    </w:p>
    <w:p w14:paraId="71C3602A" w14:textId="77777777" w:rsidR="005C3A57" w:rsidDel="009E1FA8" w:rsidRDefault="000D356E">
      <w:pPr>
        <w:rPr>
          <w:del w:id="4347" w:author="Happy" w:date="2018-08-20T18:39:00Z"/>
        </w:rPr>
        <w:pPrChange w:id="4348" w:author="Happy" w:date="2018-08-20T18:39:00Z">
          <w:pPr>
            <w:pStyle w:val="af3"/>
            <w:numPr>
              <w:numId w:val="54"/>
            </w:numPr>
            <w:spacing w:line="360" w:lineRule="auto"/>
            <w:ind w:left="420" w:firstLineChars="0" w:hanging="420"/>
          </w:pPr>
        </w:pPrChange>
      </w:pPr>
      <w:del w:id="4349" w:author="Happy" w:date="2018-08-20T18:39:00Z">
        <w:r w:rsidDel="009E1FA8">
          <w:rPr>
            <w:rFonts w:hint="eastAsia"/>
          </w:rPr>
          <w:delText>菜品名称、口味、做法、加料、备注需要从服务器端获取数据。</w:delText>
        </w:r>
      </w:del>
    </w:p>
    <w:p w14:paraId="6F4D108F" w14:textId="77777777" w:rsidR="005C3A57" w:rsidDel="009E1FA8" w:rsidRDefault="00F40EA8">
      <w:pPr>
        <w:rPr>
          <w:del w:id="4350" w:author="Happy" w:date="2018-08-20T18:39:00Z"/>
          <w:rStyle w:val="af8"/>
          <w:i w:val="0"/>
          <w:color w:val="auto"/>
        </w:rPr>
        <w:pPrChange w:id="4351" w:author="Happy" w:date="2018-08-20T18:39:00Z">
          <w:pPr>
            <w:pStyle w:val="4"/>
            <w:spacing w:line="360" w:lineRule="auto"/>
          </w:pPr>
        </w:pPrChange>
      </w:pPr>
      <w:del w:id="4352" w:author="Happy" w:date="2018-08-20T18:39:00Z">
        <w:r w:rsidDel="009E1FA8">
          <w:rPr>
            <w:rStyle w:val="af8"/>
            <w:rFonts w:hint="eastAsia"/>
            <w:b/>
            <w:i w:val="0"/>
            <w:color w:val="auto"/>
          </w:rPr>
          <w:delText>输入项</w:delText>
        </w:r>
      </w:del>
    </w:p>
    <w:p w14:paraId="7A812DF7" w14:textId="77777777" w:rsidR="005C3A57" w:rsidDel="009E1FA8" w:rsidRDefault="0084494E">
      <w:pPr>
        <w:rPr>
          <w:del w:id="4353" w:author="Happy" w:date="2018-08-20T18:39:00Z"/>
        </w:rPr>
        <w:pPrChange w:id="4354" w:author="Happy" w:date="2018-08-20T18:39:00Z">
          <w:pPr>
            <w:pStyle w:val="af3"/>
            <w:numPr>
              <w:numId w:val="54"/>
            </w:numPr>
            <w:spacing w:line="360" w:lineRule="auto"/>
            <w:ind w:left="420" w:firstLineChars="0" w:hanging="420"/>
          </w:pPr>
        </w:pPrChange>
      </w:pPr>
      <w:del w:id="4355" w:author="Happy" w:date="2018-08-20T18:39:00Z">
        <w:r w:rsidDel="009E1FA8">
          <w:rPr>
            <w:rFonts w:hint="eastAsia"/>
          </w:rPr>
          <w:delText>称重：输入框，允许输入数字</w:delText>
        </w:r>
        <w:r w:rsidR="003C71B9" w:rsidDel="009E1FA8">
          <w:rPr>
            <w:rFonts w:hint="eastAsia"/>
          </w:rPr>
          <w:delText>和</w:delText>
        </w:r>
        <w:r w:rsidR="00A87CF9" w:rsidDel="009E1FA8">
          <w:rPr>
            <w:rFonts w:hint="eastAsia"/>
          </w:rPr>
          <w:delText>一个</w:delText>
        </w:r>
        <w:r w:rsidR="003C71B9" w:rsidDel="009E1FA8">
          <w:rPr>
            <w:rFonts w:hint="eastAsia"/>
          </w:rPr>
          <w:delText>小数点。</w:delText>
        </w:r>
        <w:r w:rsidR="00A667FA" w:rsidDel="009E1FA8">
          <w:rPr>
            <w:rFonts w:hint="eastAsia"/>
          </w:rPr>
          <w:delText>最多输入</w:delText>
        </w:r>
        <w:r w:rsidR="00A667FA" w:rsidDel="009E1FA8">
          <w:rPr>
            <w:rFonts w:hint="eastAsia"/>
          </w:rPr>
          <w:delText>10</w:delText>
        </w:r>
        <w:r w:rsidR="00A667FA" w:rsidDel="009E1FA8">
          <w:rPr>
            <w:rFonts w:hint="eastAsia"/>
          </w:rPr>
          <w:delText>个字符，超出部分则无法输入。</w:delText>
        </w:r>
      </w:del>
    </w:p>
    <w:p w14:paraId="48CD4BD9" w14:textId="77777777" w:rsidR="005C3A57" w:rsidDel="009E1FA8" w:rsidRDefault="00910B0D">
      <w:pPr>
        <w:rPr>
          <w:del w:id="4356" w:author="Happy" w:date="2018-08-20T18:39:00Z"/>
        </w:rPr>
        <w:pPrChange w:id="4357" w:author="Happy" w:date="2018-08-20T18:39:00Z">
          <w:pPr>
            <w:pStyle w:val="af3"/>
            <w:numPr>
              <w:numId w:val="54"/>
            </w:numPr>
            <w:spacing w:line="360" w:lineRule="auto"/>
            <w:ind w:left="420" w:firstLineChars="0" w:hanging="420"/>
          </w:pPr>
        </w:pPrChange>
      </w:pPr>
      <w:del w:id="4358" w:author="Happy" w:date="2018-08-20T18:39:00Z">
        <w:r w:rsidDel="009E1FA8">
          <w:rPr>
            <w:rFonts w:hint="eastAsia"/>
          </w:rPr>
          <w:delText>数量：输入框，可以通过加减号进行修改，也可以直接修改，最多输入不能超过当前库存，超出部分则无法输入。</w:delText>
        </w:r>
      </w:del>
    </w:p>
    <w:p w14:paraId="06E3AC10" w14:textId="77777777" w:rsidR="005C3A57" w:rsidDel="009E1FA8" w:rsidRDefault="003C71B9">
      <w:pPr>
        <w:rPr>
          <w:del w:id="4359" w:author="Happy" w:date="2018-08-20T18:39:00Z"/>
        </w:rPr>
        <w:pPrChange w:id="4360" w:author="Happy" w:date="2018-08-20T18:39:00Z">
          <w:pPr>
            <w:pStyle w:val="af3"/>
            <w:numPr>
              <w:numId w:val="54"/>
            </w:numPr>
            <w:spacing w:line="360" w:lineRule="auto"/>
            <w:ind w:left="420" w:firstLineChars="0" w:hanging="420"/>
          </w:pPr>
        </w:pPrChange>
      </w:pPr>
      <w:del w:id="4361" w:author="Happy" w:date="2018-08-20T18:39:00Z">
        <w:r w:rsidDel="009E1FA8">
          <w:rPr>
            <w:rFonts w:hint="eastAsia"/>
          </w:rPr>
          <w:delText>备注：输入框，没有限制</w:delText>
        </w:r>
        <w:r w:rsidR="002F1731" w:rsidDel="009E1FA8">
          <w:rPr>
            <w:rFonts w:hint="eastAsia"/>
          </w:rPr>
          <w:delText>，最多输入</w:delText>
        </w:r>
        <w:r w:rsidR="002F1731" w:rsidDel="009E1FA8">
          <w:rPr>
            <w:rFonts w:hint="eastAsia"/>
          </w:rPr>
          <w:delText>50</w:delText>
        </w:r>
        <w:r w:rsidR="002F1731" w:rsidDel="009E1FA8">
          <w:rPr>
            <w:rFonts w:hint="eastAsia"/>
          </w:rPr>
          <w:delText>个字符。</w:delText>
        </w:r>
      </w:del>
    </w:p>
    <w:p w14:paraId="674C8853" w14:textId="77777777" w:rsidR="005C3A57" w:rsidDel="009E1FA8" w:rsidRDefault="00F40EA8">
      <w:pPr>
        <w:rPr>
          <w:del w:id="4362" w:author="Happy" w:date="2018-08-20T18:39:00Z"/>
          <w:rStyle w:val="af8"/>
          <w:i w:val="0"/>
          <w:color w:val="auto"/>
        </w:rPr>
        <w:pPrChange w:id="4363" w:author="Happy" w:date="2018-08-20T18:39:00Z">
          <w:pPr>
            <w:pStyle w:val="4"/>
            <w:spacing w:line="360" w:lineRule="auto"/>
          </w:pPr>
        </w:pPrChange>
      </w:pPr>
      <w:del w:id="4364" w:author="Happy" w:date="2018-08-20T18:39:00Z">
        <w:r w:rsidDel="009E1FA8">
          <w:rPr>
            <w:rStyle w:val="af8"/>
            <w:rFonts w:hint="eastAsia"/>
            <w:b/>
            <w:i w:val="0"/>
            <w:color w:val="auto"/>
          </w:rPr>
          <w:delText>操作规则</w:delText>
        </w:r>
      </w:del>
    </w:p>
    <w:p w14:paraId="7E16BFED" w14:textId="77777777" w:rsidR="005C3A57" w:rsidDel="009E1FA8" w:rsidRDefault="00A667FA">
      <w:pPr>
        <w:rPr>
          <w:del w:id="4365" w:author="Happy" w:date="2018-08-20T18:39:00Z"/>
        </w:rPr>
        <w:pPrChange w:id="4366" w:author="Happy" w:date="2018-08-20T18:39:00Z">
          <w:pPr>
            <w:pStyle w:val="af3"/>
            <w:numPr>
              <w:numId w:val="8"/>
            </w:numPr>
            <w:spacing w:line="360" w:lineRule="auto"/>
            <w:ind w:left="420" w:firstLineChars="0" w:hanging="420"/>
          </w:pPr>
        </w:pPrChange>
      </w:pPr>
      <w:del w:id="4367" w:author="Happy" w:date="2018-08-20T18:39:00Z">
        <w:r w:rsidDel="009E1FA8">
          <w:rPr>
            <w:rFonts w:hint="eastAsia"/>
          </w:rPr>
          <w:delText>点击【取消】，则修改内容不做保存，弹框消失。</w:delText>
        </w:r>
      </w:del>
    </w:p>
    <w:p w14:paraId="49CDD6E4" w14:textId="77777777" w:rsidR="005C3A57" w:rsidDel="009E1FA8" w:rsidRDefault="00A667FA">
      <w:pPr>
        <w:rPr>
          <w:del w:id="4368" w:author="Happy" w:date="2018-08-20T18:39:00Z"/>
        </w:rPr>
        <w:pPrChange w:id="4369" w:author="Happy" w:date="2018-08-20T18:39:00Z">
          <w:pPr>
            <w:pStyle w:val="af3"/>
            <w:numPr>
              <w:numId w:val="8"/>
            </w:numPr>
            <w:spacing w:line="360" w:lineRule="auto"/>
            <w:ind w:left="420" w:firstLineChars="0" w:hanging="420"/>
          </w:pPr>
        </w:pPrChange>
      </w:pPr>
      <w:del w:id="4370" w:author="Happy" w:date="2018-08-20T18:39:00Z">
        <w:r w:rsidDel="009E1FA8">
          <w:rPr>
            <w:rFonts w:hint="eastAsia"/>
          </w:rPr>
          <w:delText>点击【确定】，</w:delText>
        </w:r>
        <w:r w:rsidR="00737B6D" w:rsidDel="009E1FA8">
          <w:rPr>
            <w:rFonts w:hint="eastAsia"/>
          </w:rPr>
          <w:delText>将修改过的数据提交给服务器</w:delText>
        </w:r>
        <w:r w:rsidDel="009E1FA8">
          <w:rPr>
            <w:rFonts w:hint="eastAsia"/>
          </w:rPr>
          <w:delText>，弹框消失，已点菜品中对于此菜品发生改变。</w:delText>
        </w:r>
        <w:r w:rsidR="00FB0521" w:rsidDel="009E1FA8">
          <w:rPr>
            <w:rFonts w:hint="eastAsia"/>
          </w:rPr>
          <w:delText>并提示：保存成功。</w:delText>
        </w:r>
      </w:del>
    </w:p>
    <w:p w14:paraId="78B9C2F7" w14:textId="77777777" w:rsidR="005C3A57" w:rsidDel="009E1FA8" w:rsidRDefault="00F40EA8">
      <w:pPr>
        <w:rPr>
          <w:del w:id="4371" w:author="Happy" w:date="2018-08-20T18:39:00Z"/>
          <w:rStyle w:val="af8"/>
          <w:i w:val="0"/>
          <w:color w:val="auto"/>
        </w:rPr>
        <w:pPrChange w:id="4372" w:author="Happy" w:date="2018-08-20T18:39:00Z">
          <w:pPr>
            <w:pStyle w:val="4"/>
            <w:spacing w:line="360" w:lineRule="auto"/>
          </w:pPr>
        </w:pPrChange>
      </w:pPr>
      <w:del w:id="4373" w:author="Happy" w:date="2018-08-20T18:39:00Z">
        <w:r w:rsidDel="009E1FA8">
          <w:rPr>
            <w:rStyle w:val="af8"/>
            <w:rFonts w:hint="eastAsia"/>
            <w:b/>
            <w:i w:val="0"/>
            <w:color w:val="auto"/>
          </w:rPr>
          <w:delText>提示信息</w:delText>
        </w:r>
      </w:del>
    </w:p>
    <w:p w14:paraId="09796B48" w14:textId="77777777" w:rsidR="005C3A57" w:rsidDel="009E1FA8" w:rsidRDefault="0029094D">
      <w:pPr>
        <w:rPr>
          <w:del w:id="4374" w:author="Happy" w:date="2018-08-20T18:39:00Z"/>
        </w:rPr>
        <w:pPrChange w:id="4375" w:author="Happy" w:date="2018-08-20T18:39:00Z">
          <w:pPr>
            <w:pStyle w:val="af3"/>
            <w:numPr>
              <w:numId w:val="55"/>
            </w:numPr>
            <w:spacing w:line="360" w:lineRule="auto"/>
            <w:ind w:left="420" w:firstLineChars="0" w:hanging="420"/>
          </w:pPr>
        </w:pPrChange>
      </w:pPr>
      <w:del w:id="4376" w:author="Happy" w:date="2018-08-20T18:39:00Z">
        <w:r w:rsidDel="009E1FA8">
          <w:rPr>
            <w:rFonts w:hint="eastAsia"/>
          </w:rPr>
          <w:delText>点击确定，当网络正常，则</w:delText>
        </w:r>
        <w:r w:rsidDel="009E1FA8">
          <w:rPr>
            <w:rFonts w:hint="eastAsia"/>
          </w:rPr>
          <w:delText>toast</w:delText>
        </w:r>
        <w:r w:rsidDel="009E1FA8">
          <w:rPr>
            <w:rFonts w:hint="eastAsia"/>
          </w:rPr>
          <w:delText>提示：保存成功；当网络不正常，则</w:delText>
        </w:r>
        <w:r w:rsidDel="009E1FA8">
          <w:rPr>
            <w:rFonts w:hint="eastAsia"/>
          </w:rPr>
          <w:delText>toast</w:delText>
        </w:r>
        <w:r w:rsidDel="009E1FA8">
          <w:rPr>
            <w:rFonts w:hint="eastAsia"/>
          </w:rPr>
          <w:delText>提示：保存失败。</w:delText>
        </w:r>
      </w:del>
    </w:p>
    <w:p w14:paraId="12154BDA" w14:textId="77777777" w:rsidR="005C3A57" w:rsidDel="009E1FA8" w:rsidRDefault="009C69B5">
      <w:pPr>
        <w:rPr>
          <w:del w:id="4377" w:author="Happy" w:date="2018-08-20T18:39:00Z"/>
        </w:rPr>
        <w:pPrChange w:id="4378" w:author="Happy" w:date="2018-08-20T18:39:00Z">
          <w:pPr>
            <w:pStyle w:val="3"/>
            <w:spacing w:line="360" w:lineRule="auto"/>
          </w:pPr>
        </w:pPrChange>
      </w:pPr>
      <w:del w:id="4379" w:author="Happy" w:date="2018-08-20T18:39:00Z">
        <w:r w:rsidDel="009E1FA8">
          <w:rPr>
            <w:rFonts w:hint="eastAsia"/>
          </w:rPr>
          <w:delText>选择</w:delText>
        </w:r>
        <w:r w:rsidR="006E64B3" w:rsidDel="009E1FA8">
          <w:rPr>
            <w:rFonts w:hint="eastAsia"/>
          </w:rPr>
          <w:delText>就餐人信息</w:delText>
        </w:r>
      </w:del>
    </w:p>
    <w:p w14:paraId="560BA17E" w14:textId="77777777" w:rsidR="005C3A57" w:rsidDel="009E1FA8" w:rsidRDefault="000A7E76">
      <w:pPr>
        <w:rPr>
          <w:del w:id="4380" w:author="Happy" w:date="2018-08-20T18:39:00Z"/>
        </w:rPr>
        <w:pPrChange w:id="4381" w:author="Happy" w:date="2018-08-20T18:39:00Z">
          <w:pPr>
            <w:spacing w:line="360" w:lineRule="auto"/>
          </w:pPr>
        </w:pPrChange>
      </w:pPr>
      <w:del w:id="4382" w:author="Happy" w:date="2018-08-20T18:39:00Z">
        <w:r w:rsidDel="009E1FA8">
          <w:rPr>
            <w:noProof/>
          </w:rPr>
          <w:drawing>
            <wp:inline distT="0" distB="0" distL="0" distR="0" wp14:anchorId="29A848E9" wp14:editId="3801C958">
              <wp:extent cx="5469255" cy="4416425"/>
              <wp:effectExtent l="19050" t="0" r="0" b="0"/>
              <wp:docPr id="6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srcRect/>
                      <a:stretch>
                        <a:fillRect/>
                      </a:stretch>
                    </pic:blipFill>
                    <pic:spPr bwMode="auto">
                      <a:xfrm>
                        <a:off x="0" y="0"/>
                        <a:ext cx="5469255" cy="4416425"/>
                      </a:xfrm>
                      <a:prstGeom prst="rect">
                        <a:avLst/>
                      </a:prstGeom>
                      <a:noFill/>
                      <a:ln w="9525">
                        <a:noFill/>
                        <a:miter lim="800000"/>
                        <a:headEnd/>
                        <a:tailEnd/>
                      </a:ln>
                    </pic:spPr>
                  </pic:pic>
                </a:graphicData>
              </a:graphic>
            </wp:inline>
          </w:drawing>
        </w:r>
      </w:del>
    </w:p>
    <w:p w14:paraId="173F3A90" w14:textId="77777777" w:rsidR="005C3A57" w:rsidDel="009E1FA8" w:rsidRDefault="005C3A57">
      <w:pPr>
        <w:rPr>
          <w:del w:id="4383" w:author="Happy" w:date="2018-08-20T18:39:00Z"/>
        </w:rPr>
        <w:pPrChange w:id="4384" w:author="Happy" w:date="2018-08-20T18:39:00Z">
          <w:pPr>
            <w:spacing w:line="360" w:lineRule="auto"/>
          </w:pPr>
        </w:pPrChange>
      </w:pPr>
    </w:p>
    <w:p w14:paraId="6FB66D58" w14:textId="77777777" w:rsidR="005C3A57" w:rsidDel="009E1FA8" w:rsidRDefault="00FF2AF4">
      <w:pPr>
        <w:rPr>
          <w:del w:id="4385" w:author="Happy" w:date="2018-08-20T18:39:00Z"/>
        </w:rPr>
        <w:pPrChange w:id="4386" w:author="Happy" w:date="2018-08-20T18:39:00Z">
          <w:pPr>
            <w:pStyle w:val="4"/>
            <w:spacing w:line="360" w:lineRule="auto"/>
          </w:pPr>
        </w:pPrChange>
      </w:pPr>
      <w:del w:id="4387" w:author="Happy" w:date="2018-08-20T18:39:00Z">
        <w:r w:rsidDel="009E1FA8">
          <w:rPr>
            <w:rFonts w:hint="eastAsia"/>
          </w:rPr>
          <w:delText>显示内容</w:delText>
        </w:r>
      </w:del>
    </w:p>
    <w:p w14:paraId="448DAA4D" w14:textId="77777777" w:rsidR="005C3A57" w:rsidDel="009E1FA8" w:rsidRDefault="00EF2892">
      <w:pPr>
        <w:rPr>
          <w:del w:id="4388" w:author="Happy" w:date="2018-08-20T18:39:00Z"/>
        </w:rPr>
        <w:pPrChange w:id="4389" w:author="Happy" w:date="2018-08-20T18:39:00Z">
          <w:pPr>
            <w:spacing w:line="360" w:lineRule="auto"/>
          </w:pPr>
        </w:pPrChange>
      </w:pPr>
      <w:del w:id="4390" w:author="Happy" w:date="2018-08-20T18:39:00Z">
        <w:r w:rsidDel="009E1FA8">
          <w:fldChar w:fldCharType="begin"/>
        </w:r>
        <w:r w:rsidR="002C78E8" w:rsidDel="009E1FA8">
          <w:rPr>
            <w:rFonts w:hint="eastAsia"/>
          </w:rPr>
          <w:delInstrText>eq \o\ac(</w:delInstrText>
        </w:r>
        <w:r w:rsidR="001E406B" w:rsidRPr="00DC24C0" w:rsidDel="009E1FA8">
          <w:rPr>
            <w:rFonts w:ascii="宋体" w:hint="eastAsia"/>
            <w:position w:val="-4"/>
            <w:sz w:val="31"/>
          </w:rPr>
          <w:delInstrText>○</w:delInstrText>
        </w:r>
        <w:r w:rsidR="002C78E8" w:rsidDel="009E1FA8">
          <w:rPr>
            <w:rFonts w:hint="eastAsia"/>
          </w:rPr>
          <w:delInstrText>,1)</w:delInstrText>
        </w:r>
        <w:r w:rsidDel="009E1FA8">
          <w:fldChar w:fldCharType="end"/>
        </w:r>
        <w:r w:rsidR="002C78E8" w:rsidDel="009E1FA8">
          <w:delText>开桌信息</w:delText>
        </w:r>
      </w:del>
    </w:p>
    <w:p w14:paraId="09CB2404" w14:textId="77777777" w:rsidR="005C3A57" w:rsidDel="009E1FA8" w:rsidRDefault="002C78E8">
      <w:pPr>
        <w:rPr>
          <w:del w:id="4391" w:author="Happy" w:date="2018-08-20T18:39:00Z"/>
        </w:rPr>
        <w:pPrChange w:id="4392" w:author="Happy" w:date="2018-08-20T18:39:00Z">
          <w:pPr>
            <w:pStyle w:val="af3"/>
            <w:numPr>
              <w:numId w:val="55"/>
            </w:numPr>
            <w:spacing w:line="360" w:lineRule="auto"/>
            <w:ind w:left="420" w:firstLineChars="0" w:hanging="420"/>
          </w:pPr>
        </w:pPrChange>
      </w:pPr>
      <w:del w:id="4393" w:author="Happy" w:date="2018-08-20T18:39:00Z">
        <w:r w:rsidDel="009E1FA8">
          <w:rPr>
            <w:rFonts w:hint="eastAsia"/>
          </w:rPr>
          <w:delText>桌台号：只读</w:delText>
        </w:r>
      </w:del>
    </w:p>
    <w:p w14:paraId="51317156" w14:textId="77777777" w:rsidR="005C3A57" w:rsidDel="009E1FA8" w:rsidRDefault="00906B4D">
      <w:pPr>
        <w:rPr>
          <w:del w:id="4394" w:author="Happy" w:date="2018-08-20T18:39:00Z"/>
        </w:rPr>
        <w:pPrChange w:id="4395" w:author="Happy" w:date="2018-08-20T18:39:00Z">
          <w:pPr>
            <w:pStyle w:val="af3"/>
            <w:numPr>
              <w:numId w:val="55"/>
            </w:numPr>
            <w:spacing w:line="360" w:lineRule="auto"/>
            <w:ind w:left="420" w:firstLineChars="0" w:hanging="420"/>
          </w:pPr>
        </w:pPrChange>
      </w:pPr>
      <w:del w:id="4396" w:author="Happy" w:date="2018-08-20T18:39:00Z">
        <w:r w:rsidDel="009E1FA8">
          <w:rPr>
            <w:rFonts w:hint="eastAsia"/>
          </w:rPr>
          <w:delText>订单来源：收银</w:delText>
        </w:r>
        <w:r w:rsidDel="009E1FA8">
          <w:rPr>
            <w:rFonts w:hint="eastAsia"/>
          </w:rPr>
          <w:delText>POS</w:delText>
        </w:r>
        <w:r w:rsidDel="009E1FA8">
          <w:rPr>
            <w:rFonts w:hint="eastAsia"/>
          </w:rPr>
          <w:delText>。总共包含：点菜宝，收银</w:delText>
        </w:r>
        <w:r w:rsidDel="009E1FA8">
          <w:rPr>
            <w:rFonts w:hint="eastAsia"/>
          </w:rPr>
          <w:delText>POS</w:delText>
        </w:r>
        <w:r w:rsidDel="009E1FA8">
          <w:rPr>
            <w:rFonts w:hint="eastAsia"/>
          </w:rPr>
          <w:delText>、食乐淘</w:delText>
        </w:r>
        <w:r w:rsidDel="009E1FA8">
          <w:rPr>
            <w:rFonts w:hint="eastAsia"/>
          </w:rPr>
          <w:delText>APP</w:delText>
        </w:r>
        <w:r w:rsidDel="009E1FA8">
          <w:rPr>
            <w:rFonts w:hint="eastAsia"/>
          </w:rPr>
          <w:delText>。根据订单来源，系统自动判断并进行显示。</w:delText>
        </w:r>
      </w:del>
    </w:p>
    <w:p w14:paraId="70D5DFCF" w14:textId="77777777" w:rsidR="005C3A57" w:rsidDel="009E1FA8" w:rsidRDefault="002C78E8">
      <w:pPr>
        <w:rPr>
          <w:del w:id="4397" w:author="Happy" w:date="2018-08-20T18:39:00Z"/>
        </w:rPr>
        <w:pPrChange w:id="4398" w:author="Happy" w:date="2018-08-20T18:39:00Z">
          <w:pPr>
            <w:pStyle w:val="af3"/>
            <w:numPr>
              <w:numId w:val="55"/>
            </w:numPr>
            <w:spacing w:line="360" w:lineRule="auto"/>
            <w:ind w:left="420" w:firstLineChars="0" w:hanging="420"/>
          </w:pPr>
        </w:pPrChange>
      </w:pPr>
      <w:del w:id="4399" w:author="Happy" w:date="2018-08-20T18:39:00Z">
        <w:r w:rsidDel="009E1FA8">
          <w:rPr>
            <w:rFonts w:hint="eastAsia"/>
          </w:rPr>
          <w:delText>订单编号：在没有“下单到后厨”，则没有订单编号，显示“无”</w:delText>
        </w:r>
      </w:del>
    </w:p>
    <w:p w14:paraId="57F7F3CC" w14:textId="77777777" w:rsidR="005C3A57" w:rsidDel="009E1FA8" w:rsidRDefault="002C78E8">
      <w:pPr>
        <w:rPr>
          <w:del w:id="4400" w:author="Happy" w:date="2018-08-20T18:39:00Z"/>
        </w:rPr>
        <w:pPrChange w:id="4401" w:author="Happy" w:date="2018-08-20T18:39:00Z">
          <w:pPr>
            <w:pStyle w:val="af3"/>
            <w:numPr>
              <w:numId w:val="55"/>
            </w:numPr>
            <w:spacing w:line="360" w:lineRule="auto"/>
            <w:ind w:left="420" w:firstLineChars="0" w:hanging="420"/>
          </w:pPr>
        </w:pPrChange>
      </w:pPr>
      <w:del w:id="4402" w:author="Happy" w:date="2018-08-20T18:39:00Z">
        <w:r w:rsidDel="009E1FA8">
          <w:rPr>
            <w:rFonts w:hint="eastAsia"/>
          </w:rPr>
          <w:delText>开桌信息：显示开桌时间、操作人。只读。</w:delText>
        </w:r>
      </w:del>
    </w:p>
    <w:p w14:paraId="5E50ACA7" w14:textId="77777777" w:rsidR="005C3A57" w:rsidDel="009E1FA8" w:rsidRDefault="002C78E8">
      <w:pPr>
        <w:rPr>
          <w:del w:id="4403" w:author="Happy" w:date="2018-08-20T18:39:00Z"/>
        </w:rPr>
        <w:pPrChange w:id="4404" w:author="Happy" w:date="2018-08-20T18:39:00Z">
          <w:pPr>
            <w:pStyle w:val="af3"/>
            <w:numPr>
              <w:numId w:val="55"/>
            </w:numPr>
            <w:spacing w:line="360" w:lineRule="auto"/>
            <w:ind w:left="420" w:firstLineChars="0" w:hanging="420"/>
          </w:pPr>
        </w:pPrChange>
      </w:pPr>
      <w:del w:id="4405" w:author="Happy" w:date="2018-08-20T18:39:00Z">
        <w:r w:rsidDel="009E1FA8">
          <w:rPr>
            <w:rFonts w:hint="eastAsia"/>
          </w:rPr>
          <w:delText>就餐人：显示就餐人姓名、性别、电话。可编辑，点击此行，则看到“选择就餐人区域”</w:delText>
        </w:r>
      </w:del>
    </w:p>
    <w:p w14:paraId="57FC70D0" w14:textId="77777777" w:rsidR="005C3A57" w:rsidDel="009E1FA8" w:rsidRDefault="002C78E8">
      <w:pPr>
        <w:rPr>
          <w:del w:id="4406" w:author="Happy" w:date="2018-08-20T18:39:00Z"/>
        </w:rPr>
        <w:pPrChange w:id="4407" w:author="Happy" w:date="2018-08-20T18:39:00Z">
          <w:pPr>
            <w:pStyle w:val="af3"/>
            <w:numPr>
              <w:numId w:val="55"/>
            </w:numPr>
            <w:spacing w:line="360" w:lineRule="auto"/>
            <w:ind w:left="420" w:firstLineChars="0" w:hanging="420"/>
          </w:pPr>
        </w:pPrChange>
      </w:pPr>
      <w:del w:id="4408" w:author="Happy" w:date="2018-08-20T18:39:00Z">
        <w:r w:rsidDel="009E1FA8">
          <w:rPr>
            <w:rFonts w:hint="eastAsia"/>
          </w:rPr>
          <w:delText>人数：显示就餐人数，可编辑。</w:delText>
        </w:r>
      </w:del>
    </w:p>
    <w:p w14:paraId="0A80B5DB" w14:textId="77777777" w:rsidR="005C3A57" w:rsidDel="009E1FA8" w:rsidRDefault="00D40FCD">
      <w:pPr>
        <w:rPr>
          <w:del w:id="4409" w:author="Happy" w:date="2018-08-20T18:39:00Z"/>
        </w:rPr>
        <w:pPrChange w:id="4410" w:author="Happy" w:date="2018-08-20T18:39:00Z">
          <w:pPr>
            <w:pStyle w:val="af3"/>
            <w:numPr>
              <w:numId w:val="55"/>
            </w:numPr>
            <w:spacing w:line="360" w:lineRule="auto"/>
            <w:ind w:left="420" w:firstLineChars="0" w:hanging="420"/>
          </w:pPr>
        </w:pPrChange>
      </w:pPr>
      <w:del w:id="4411" w:author="Happy" w:date="2018-08-20T18:39:00Z">
        <w:r w:rsidDel="009E1FA8">
          <w:rPr>
            <w:rFonts w:hint="eastAsia"/>
          </w:rPr>
          <w:delText>备注：可以进行编辑。</w:delText>
        </w:r>
      </w:del>
    </w:p>
    <w:p w14:paraId="06CD4151" w14:textId="77777777" w:rsidR="005C3A57" w:rsidDel="009E1FA8" w:rsidRDefault="00EF2892">
      <w:pPr>
        <w:rPr>
          <w:del w:id="4412" w:author="Happy" w:date="2018-08-20T18:39:00Z"/>
        </w:rPr>
        <w:pPrChange w:id="4413" w:author="Happy" w:date="2018-08-20T18:39:00Z">
          <w:pPr>
            <w:spacing w:line="360" w:lineRule="auto"/>
          </w:pPr>
        </w:pPrChange>
      </w:pPr>
      <w:del w:id="4414" w:author="Happy" w:date="2018-08-20T18:39:00Z">
        <w:r w:rsidDel="009E1FA8">
          <w:fldChar w:fldCharType="begin"/>
        </w:r>
        <w:r w:rsidR="00CB2F5D" w:rsidDel="009E1FA8">
          <w:rPr>
            <w:rFonts w:hint="eastAsia"/>
          </w:rPr>
          <w:delInstrText>eq \o\ac(</w:delInstrText>
        </w:r>
        <w:r w:rsidR="001E406B" w:rsidRPr="00DC24C0" w:rsidDel="009E1FA8">
          <w:rPr>
            <w:rFonts w:ascii="宋体" w:hint="eastAsia"/>
            <w:position w:val="-4"/>
            <w:sz w:val="31"/>
          </w:rPr>
          <w:delInstrText>○</w:delInstrText>
        </w:r>
        <w:r w:rsidR="00CB2F5D" w:rsidDel="009E1FA8">
          <w:rPr>
            <w:rFonts w:hint="eastAsia"/>
          </w:rPr>
          <w:delInstrText>,2)</w:delInstrText>
        </w:r>
        <w:r w:rsidDel="009E1FA8">
          <w:fldChar w:fldCharType="end"/>
        </w:r>
        <w:r w:rsidR="00CB2F5D" w:rsidDel="009E1FA8">
          <w:delText>选择就餐人区域</w:delText>
        </w:r>
      </w:del>
    </w:p>
    <w:p w14:paraId="0B4F8118" w14:textId="77777777" w:rsidR="005C3A57" w:rsidDel="009E1FA8" w:rsidRDefault="00CB2F5D">
      <w:pPr>
        <w:rPr>
          <w:del w:id="4415" w:author="Happy" w:date="2018-08-20T18:39:00Z"/>
        </w:rPr>
        <w:pPrChange w:id="4416" w:author="Happy" w:date="2018-08-20T18:39:00Z">
          <w:pPr>
            <w:pStyle w:val="af3"/>
            <w:numPr>
              <w:numId w:val="55"/>
            </w:numPr>
            <w:spacing w:line="360" w:lineRule="auto"/>
            <w:ind w:left="420" w:firstLineChars="0" w:hanging="420"/>
          </w:pPr>
        </w:pPrChange>
      </w:pPr>
      <w:del w:id="4417" w:author="Happy" w:date="2018-08-20T18:39:00Z">
        <w:r w:rsidDel="009E1FA8">
          <w:rPr>
            <w:rFonts w:hint="eastAsia"/>
          </w:rPr>
          <w:delText>显示此桌台上就餐人信息。</w:delText>
        </w:r>
      </w:del>
    </w:p>
    <w:p w14:paraId="04181FD5" w14:textId="77777777" w:rsidR="005C3A57" w:rsidDel="009E1FA8" w:rsidRDefault="00A23DDD">
      <w:pPr>
        <w:rPr>
          <w:del w:id="4418" w:author="Happy" w:date="2018-08-20T18:39:00Z"/>
        </w:rPr>
        <w:pPrChange w:id="4419" w:author="Happy" w:date="2018-08-20T18:39:00Z">
          <w:pPr>
            <w:pStyle w:val="4"/>
            <w:spacing w:line="360" w:lineRule="auto"/>
          </w:pPr>
        </w:pPrChange>
      </w:pPr>
      <w:del w:id="4420" w:author="Happy" w:date="2018-08-20T18:39:00Z">
        <w:r w:rsidDel="009E1FA8">
          <w:rPr>
            <w:rFonts w:hint="eastAsia"/>
          </w:rPr>
          <w:delText>出入口</w:delText>
        </w:r>
      </w:del>
    </w:p>
    <w:p w14:paraId="2C89E501" w14:textId="77777777" w:rsidR="005C3A57" w:rsidDel="009E1FA8" w:rsidRDefault="00A23DDD">
      <w:pPr>
        <w:rPr>
          <w:del w:id="4421" w:author="Happy" w:date="2018-08-20T18:39:00Z"/>
        </w:rPr>
        <w:pPrChange w:id="4422" w:author="Happy" w:date="2018-08-20T18:39:00Z">
          <w:pPr>
            <w:pStyle w:val="af3"/>
            <w:numPr>
              <w:numId w:val="55"/>
            </w:numPr>
            <w:spacing w:line="360" w:lineRule="auto"/>
            <w:ind w:left="420" w:firstLineChars="0" w:hanging="420"/>
          </w:pPr>
        </w:pPrChange>
      </w:pPr>
      <w:del w:id="4423" w:author="Happy" w:date="2018-08-20T18:39:00Z">
        <w:r w:rsidDel="009E1FA8">
          <w:rPr>
            <w:rFonts w:hint="eastAsia"/>
          </w:rPr>
          <w:delText>出口：无固定出口</w:delText>
        </w:r>
      </w:del>
    </w:p>
    <w:p w14:paraId="41231ACD" w14:textId="77777777" w:rsidR="005C3A57" w:rsidDel="009E1FA8" w:rsidRDefault="00A23DDD">
      <w:pPr>
        <w:rPr>
          <w:del w:id="4424" w:author="Happy" w:date="2018-08-20T18:39:00Z"/>
        </w:rPr>
        <w:pPrChange w:id="4425" w:author="Happy" w:date="2018-08-20T18:39:00Z">
          <w:pPr>
            <w:pStyle w:val="af3"/>
            <w:numPr>
              <w:numId w:val="55"/>
            </w:numPr>
            <w:spacing w:line="360" w:lineRule="auto"/>
            <w:ind w:left="420" w:firstLineChars="0" w:hanging="420"/>
          </w:pPr>
        </w:pPrChange>
      </w:pPr>
      <w:del w:id="4426" w:author="Happy" w:date="2018-08-20T18:39:00Z">
        <w:r w:rsidDel="009E1FA8">
          <w:rPr>
            <w:rFonts w:hint="eastAsia"/>
          </w:rPr>
          <w:delText>入口：点击点菜页面“开桌信息”中的就餐人行</w:delText>
        </w:r>
      </w:del>
    </w:p>
    <w:p w14:paraId="7AC7F03A" w14:textId="77777777" w:rsidR="005C3A57" w:rsidDel="009E1FA8" w:rsidRDefault="00A23DDD">
      <w:pPr>
        <w:rPr>
          <w:del w:id="4427" w:author="Happy" w:date="2018-08-20T18:39:00Z"/>
        </w:rPr>
        <w:pPrChange w:id="4428" w:author="Happy" w:date="2018-08-20T18:39:00Z">
          <w:pPr>
            <w:pStyle w:val="4"/>
            <w:spacing w:line="360" w:lineRule="auto"/>
          </w:pPr>
        </w:pPrChange>
      </w:pPr>
      <w:del w:id="4429" w:author="Happy" w:date="2018-08-20T18:39:00Z">
        <w:r w:rsidDel="009E1FA8">
          <w:rPr>
            <w:rFonts w:hint="eastAsia"/>
          </w:rPr>
          <w:delText>数据来源</w:delText>
        </w:r>
      </w:del>
    </w:p>
    <w:p w14:paraId="6357E564" w14:textId="77777777" w:rsidR="005C3A57" w:rsidDel="009E1FA8" w:rsidRDefault="00E527A0">
      <w:pPr>
        <w:rPr>
          <w:del w:id="4430" w:author="Happy" w:date="2018-08-20T18:39:00Z"/>
        </w:rPr>
        <w:pPrChange w:id="4431" w:author="Happy" w:date="2018-08-20T18:39:00Z">
          <w:pPr>
            <w:pStyle w:val="af3"/>
            <w:numPr>
              <w:numId w:val="55"/>
            </w:numPr>
            <w:spacing w:line="360" w:lineRule="auto"/>
            <w:ind w:left="420" w:firstLineChars="0" w:hanging="420"/>
          </w:pPr>
        </w:pPrChange>
      </w:pPr>
      <w:del w:id="4432" w:author="Happy" w:date="2018-08-20T18:39:00Z">
        <w:r w:rsidDel="009E1FA8">
          <w:rPr>
            <w:rFonts w:hint="eastAsia"/>
          </w:rPr>
          <w:delText>开桌信息从服务器上获取</w:delText>
        </w:r>
      </w:del>
    </w:p>
    <w:p w14:paraId="3E082524" w14:textId="77777777" w:rsidR="005C3A57" w:rsidDel="009E1FA8" w:rsidRDefault="00A23DDD">
      <w:pPr>
        <w:rPr>
          <w:del w:id="4433" w:author="Happy" w:date="2018-08-20T18:39:00Z"/>
        </w:rPr>
        <w:pPrChange w:id="4434" w:author="Happy" w:date="2018-08-20T18:39:00Z">
          <w:pPr>
            <w:pStyle w:val="4"/>
            <w:spacing w:line="360" w:lineRule="auto"/>
          </w:pPr>
        </w:pPrChange>
      </w:pPr>
      <w:del w:id="4435" w:author="Happy" w:date="2018-08-20T18:39:00Z">
        <w:r w:rsidDel="009E1FA8">
          <w:rPr>
            <w:rFonts w:hint="eastAsia"/>
          </w:rPr>
          <w:delText>输入项</w:delText>
        </w:r>
      </w:del>
    </w:p>
    <w:p w14:paraId="59859A90" w14:textId="77777777" w:rsidR="005C3A57" w:rsidDel="009E1FA8" w:rsidRDefault="008D54B4">
      <w:pPr>
        <w:rPr>
          <w:del w:id="4436" w:author="Happy" w:date="2018-08-20T18:39:00Z"/>
        </w:rPr>
        <w:pPrChange w:id="4437" w:author="Happy" w:date="2018-08-20T18:39:00Z">
          <w:pPr>
            <w:spacing w:line="360" w:lineRule="auto"/>
          </w:pPr>
        </w:pPrChange>
      </w:pPr>
      <w:del w:id="4438" w:author="Happy" w:date="2018-08-20T18:39:00Z">
        <w:r w:rsidDel="009E1FA8">
          <w:rPr>
            <w:rFonts w:hint="eastAsia"/>
          </w:rPr>
          <w:delText>无</w:delText>
        </w:r>
      </w:del>
    </w:p>
    <w:p w14:paraId="758760E6" w14:textId="77777777" w:rsidR="005C3A57" w:rsidDel="009E1FA8" w:rsidRDefault="00A23DDD">
      <w:pPr>
        <w:rPr>
          <w:del w:id="4439" w:author="Happy" w:date="2018-08-20T18:39:00Z"/>
        </w:rPr>
        <w:pPrChange w:id="4440" w:author="Happy" w:date="2018-08-20T18:39:00Z">
          <w:pPr>
            <w:pStyle w:val="4"/>
            <w:spacing w:line="360" w:lineRule="auto"/>
          </w:pPr>
        </w:pPrChange>
      </w:pPr>
      <w:del w:id="4441" w:author="Happy" w:date="2018-08-20T18:39:00Z">
        <w:r w:rsidDel="009E1FA8">
          <w:rPr>
            <w:rFonts w:hint="eastAsia"/>
          </w:rPr>
          <w:delText>操作规则</w:delText>
        </w:r>
      </w:del>
    </w:p>
    <w:p w14:paraId="659D488B" w14:textId="77777777" w:rsidR="005C3A57" w:rsidDel="009E1FA8" w:rsidRDefault="00A71018">
      <w:pPr>
        <w:rPr>
          <w:del w:id="4442" w:author="Happy" w:date="2018-08-20T18:39:00Z"/>
        </w:rPr>
        <w:pPrChange w:id="4443" w:author="Happy" w:date="2018-08-20T18:39:00Z">
          <w:pPr>
            <w:pStyle w:val="af3"/>
            <w:numPr>
              <w:numId w:val="55"/>
            </w:numPr>
            <w:spacing w:line="360" w:lineRule="auto"/>
            <w:ind w:left="420" w:firstLineChars="0" w:hanging="420"/>
          </w:pPr>
        </w:pPrChange>
      </w:pPr>
      <w:del w:id="4444" w:author="Happy" w:date="2018-08-20T18:39:00Z">
        <w:r w:rsidDel="009E1FA8">
          <w:rPr>
            <w:rFonts w:hint="eastAsia"/>
          </w:rPr>
          <w:delText>【编辑】：点击后，可以对就餐人信息进行编辑（见</w:delText>
        </w:r>
        <w:r w:rsidDel="009E1FA8">
          <w:rPr>
            <w:rFonts w:hint="eastAsia"/>
          </w:rPr>
          <w:delText>3.5</w:delText>
        </w:r>
        <w:r w:rsidDel="009E1FA8">
          <w:rPr>
            <w:rFonts w:hint="eastAsia"/>
          </w:rPr>
          <w:delText>）</w:delText>
        </w:r>
      </w:del>
    </w:p>
    <w:p w14:paraId="5DF4F966" w14:textId="77777777" w:rsidR="005C3A57" w:rsidDel="009E1FA8" w:rsidRDefault="00A71018">
      <w:pPr>
        <w:rPr>
          <w:del w:id="4445" w:author="Happy" w:date="2018-08-20T18:39:00Z"/>
        </w:rPr>
        <w:pPrChange w:id="4446" w:author="Happy" w:date="2018-08-20T18:39:00Z">
          <w:pPr>
            <w:pStyle w:val="af3"/>
            <w:numPr>
              <w:numId w:val="55"/>
            </w:numPr>
            <w:spacing w:line="360" w:lineRule="auto"/>
            <w:ind w:left="420" w:firstLineChars="0" w:hanging="420"/>
          </w:pPr>
        </w:pPrChange>
      </w:pPr>
      <w:del w:id="4447" w:author="Happy" w:date="2018-08-20T18:39:00Z">
        <w:r w:rsidDel="009E1FA8">
          <w:rPr>
            <w:rFonts w:hint="eastAsia"/>
          </w:rPr>
          <w:delText>【新增就餐人信息】：点击后，可以对就餐人信息进行新增（见</w:delText>
        </w:r>
        <w:r w:rsidDel="009E1FA8">
          <w:rPr>
            <w:rFonts w:hint="eastAsia"/>
          </w:rPr>
          <w:delText>3.5</w:delText>
        </w:r>
        <w:r w:rsidDel="009E1FA8">
          <w:rPr>
            <w:rFonts w:hint="eastAsia"/>
          </w:rPr>
          <w:delText>）</w:delText>
        </w:r>
      </w:del>
    </w:p>
    <w:p w14:paraId="1A10B664" w14:textId="77777777" w:rsidR="005C3A57" w:rsidDel="009E1FA8" w:rsidRDefault="00A23DDD">
      <w:pPr>
        <w:rPr>
          <w:del w:id="4448" w:author="Happy" w:date="2018-08-20T18:39:00Z"/>
        </w:rPr>
        <w:pPrChange w:id="4449" w:author="Happy" w:date="2018-08-20T18:39:00Z">
          <w:pPr>
            <w:pStyle w:val="4"/>
            <w:spacing w:line="360" w:lineRule="auto"/>
          </w:pPr>
        </w:pPrChange>
      </w:pPr>
      <w:del w:id="4450" w:author="Happy" w:date="2018-08-20T18:39:00Z">
        <w:r w:rsidDel="009E1FA8">
          <w:rPr>
            <w:rFonts w:hint="eastAsia"/>
          </w:rPr>
          <w:delText>提示信息</w:delText>
        </w:r>
      </w:del>
    </w:p>
    <w:p w14:paraId="0E31E93B" w14:textId="77777777" w:rsidR="005C3A57" w:rsidDel="009E1FA8" w:rsidRDefault="00460E6E">
      <w:pPr>
        <w:rPr>
          <w:del w:id="4451" w:author="Happy" w:date="2018-08-20T18:39:00Z"/>
        </w:rPr>
        <w:pPrChange w:id="4452" w:author="Happy" w:date="2018-08-20T18:39:00Z">
          <w:pPr>
            <w:spacing w:line="360" w:lineRule="auto"/>
          </w:pPr>
        </w:pPrChange>
      </w:pPr>
      <w:del w:id="4453" w:author="Happy" w:date="2018-08-20T18:39:00Z">
        <w:r w:rsidDel="009E1FA8">
          <w:rPr>
            <w:rFonts w:hint="eastAsia"/>
          </w:rPr>
          <w:delText>无</w:delText>
        </w:r>
      </w:del>
    </w:p>
    <w:p w14:paraId="2BCD3A2D" w14:textId="77777777" w:rsidR="005C3A57" w:rsidDel="009E1FA8" w:rsidRDefault="009C69B5">
      <w:pPr>
        <w:rPr>
          <w:del w:id="4454" w:author="Happy" w:date="2018-08-20T18:39:00Z"/>
        </w:rPr>
        <w:pPrChange w:id="4455" w:author="Happy" w:date="2018-08-20T18:39:00Z">
          <w:pPr>
            <w:pStyle w:val="3"/>
            <w:spacing w:line="360" w:lineRule="auto"/>
          </w:pPr>
        </w:pPrChange>
      </w:pPr>
      <w:del w:id="4456" w:author="Happy" w:date="2018-08-20T18:39:00Z">
        <w:r w:rsidDel="009E1FA8">
          <w:rPr>
            <w:rFonts w:hint="eastAsia"/>
          </w:rPr>
          <w:delText>修改或添加就餐人信息</w:delText>
        </w:r>
      </w:del>
    </w:p>
    <w:p w14:paraId="7B3D9D98" w14:textId="77777777" w:rsidR="005C3A57" w:rsidDel="009E1FA8" w:rsidRDefault="002C78E8">
      <w:pPr>
        <w:rPr>
          <w:del w:id="4457" w:author="Happy" w:date="2018-08-20T18:39:00Z"/>
        </w:rPr>
        <w:pPrChange w:id="4458" w:author="Happy" w:date="2018-08-20T18:39:00Z">
          <w:pPr>
            <w:spacing w:line="360" w:lineRule="auto"/>
          </w:pPr>
        </w:pPrChange>
      </w:pPr>
      <w:del w:id="4459" w:author="Happy" w:date="2018-08-20T18:39:00Z">
        <w:r w:rsidRPr="002C78E8" w:rsidDel="009E1FA8">
          <w:rPr>
            <w:rFonts w:hint="eastAsia"/>
            <w:noProof/>
          </w:rPr>
          <w:drawing>
            <wp:inline distT="0" distB="0" distL="0" distR="0" wp14:anchorId="3795FF60" wp14:editId="1072C784">
              <wp:extent cx="5478780" cy="4447540"/>
              <wp:effectExtent l="19050" t="0" r="7620" b="0"/>
              <wp:docPr id="6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srcRect/>
                      <a:stretch>
                        <a:fillRect/>
                      </a:stretch>
                    </pic:blipFill>
                    <pic:spPr bwMode="auto">
                      <a:xfrm>
                        <a:off x="0" y="0"/>
                        <a:ext cx="5478780" cy="4447540"/>
                      </a:xfrm>
                      <a:prstGeom prst="rect">
                        <a:avLst/>
                      </a:prstGeom>
                      <a:noFill/>
                      <a:ln w="9525">
                        <a:noFill/>
                        <a:miter lim="800000"/>
                        <a:headEnd/>
                        <a:tailEnd/>
                      </a:ln>
                    </pic:spPr>
                  </pic:pic>
                </a:graphicData>
              </a:graphic>
            </wp:inline>
          </w:drawing>
        </w:r>
      </w:del>
    </w:p>
    <w:p w14:paraId="05D3DAD7" w14:textId="77777777" w:rsidR="005C3A57" w:rsidDel="009E1FA8" w:rsidRDefault="005C3A57">
      <w:pPr>
        <w:rPr>
          <w:del w:id="4460" w:author="Happy" w:date="2018-08-20T18:39:00Z"/>
        </w:rPr>
        <w:pPrChange w:id="4461" w:author="Happy" w:date="2018-08-20T18:39:00Z">
          <w:pPr>
            <w:spacing w:line="360" w:lineRule="auto"/>
          </w:pPr>
        </w:pPrChange>
      </w:pPr>
    </w:p>
    <w:p w14:paraId="2B7F1F15" w14:textId="77777777" w:rsidR="005C3A57" w:rsidDel="009E1FA8" w:rsidRDefault="00CF4FBF">
      <w:pPr>
        <w:rPr>
          <w:del w:id="4462" w:author="Happy" w:date="2018-08-20T18:39:00Z"/>
          <w:rStyle w:val="af8"/>
          <w:i w:val="0"/>
          <w:color w:val="auto"/>
        </w:rPr>
        <w:pPrChange w:id="4463" w:author="Happy" w:date="2018-08-20T18:39:00Z">
          <w:pPr>
            <w:pStyle w:val="4"/>
            <w:spacing w:line="360" w:lineRule="auto"/>
          </w:pPr>
        </w:pPrChange>
      </w:pPr>
      <w:del w:id="4464" w:author="Happy" w:date="2018-08-20T18:39:00Z">
        <w:r w:rsidRPr="009F2834" w:rsidDel="009E1FA8">
          <w:rPr>
            <w:rStyle w:val="af8"/>
            <w:rFonts w:hint="eastAsia"/>
            <w:b/>
            <w:i w:val="0"/>
            <w:color w:val="auto"/>
          </w:rPr>
          <w:delText>显示内容</w:delText>
        </w:r>
      </w:del>
    </w:p>
    <w:p w14:paraId="46D82C37" w14:textId="77777777" w:rsidR="005C3A57" w:rsidDel="009E1FA8" w:rsidRDefault="00EF2892">
      <w:pPr>
        <w:rPr>
          <w:del w:id="4465" w:author="Happy" w:date="2018-08-20T18:39:00Z"/>
        </w:rPr>
        <w:pPrChange w:id="4466" w:author="Happy" w:date="2018-08-20T18:39:00Z">
          <w:pPr>
            <w:pStyle w:val="af3"/>
            <w:spacing w:line="360" w:lineRule="auto"/>
            <w:ind w:firstLineChars="0" w:firstLine="0"/>
          </w:pPr>
        </w:pPrChange>
      </w:pPr>
      <w:del w:id="4467" w:author="Happy" w:date="2018-08-20T18:39:00Z">
        <w:r w:rsidDel="009E1FA8">
          <w:fldChar w:fldCharType="begin"/>
        </w:r>
        <w:r w:rsidR="0080163A" w:rsidDel="009E1FA8">
          <w:rPr>
            <w:rFonts w:hint="eastAsia"/>
          </w:rPr>
          <w:delInstrText>eq \o\ac(</w:delInstrText>
        </w:r>
        <w:r w:rsidR="0080163A" w:rsidRPr="0080163A" w:rsidDel="009E1FA8">
          <w:rPr>
            <w:rFonts w:ascii="宋体" w:hint="eastAsia"/>
            <w:position w:val="-4"/>
            <w:sz w:val="31"/>
          </w:rPr>
          <w:delInstrText>○</w:delInstrText>
        </w:r>
        <w:r w:rsidR="0080163A" w:rsidDel="009E1FA8">
          <w:rPr>
            <w:rFonts w:hint="eastAsia"/>
          </w:rPr>
          <w:delInstrText>,1)</w:delInstrText>
        </w:r>
        <w:r w:rsidDel="009E1FA8">
          <w:fldChar w:fldCharType="end"/>
        </w:r>
        <w:r w:rsidR="0080163A" w:rsidDel="009E1FA8">
          <w:delText>开桌信息</w:delText>
        </w:r>
      </w:del>
    </w:p>
    <w:p w14:paraId="6E250DAC" w14:textId="77777777" w:rsidR="005C3A57" w:rsidDel="009E1FA8" w:rsidRDefault="00164A56">
      <w:pPr>
        <w:rPr>
          <w:del w:id="4468" w:author="Happy" w:date="2018-08-20T18:39:00Z"/>
        </w:rPr>
        <w:pPrChange w:id="4469" w:author="Happy" w:date="2018-08-20T18:39:00Z">
          <w:pPr>
            <w:pStyle w:val="af3"/>
            <w:numPr>
              <w:numId w:val="80"/>
            </w:numPr>
            <w:spacing w:line="360" w:lineRule="auto"/>
            <w:ind w:left="420" w:firstLineChars="0" w:hanging="420"/>
          </w:pPr>
        </w:pPrChange>
      </w:pPr>
      <w:del w:id="4470" w:author="Happy" w:date="2018-08-20T18:39:00Z">
        <w:r w:rsidDel="009E1FA8">
          <w:rPr>
            <w:rFonts w:hint="eastAsia"/>
          </w:rPr>
          <w:delText>这里不再详细叙述，见</w:delText>
        </w:r>
        <w:r w:rsidDel="009E1FA8">
          <w:rPr>
            <w:rFonts w:hint="eastAsia"/>
          </w:rPr>
          <w:delText>3.4</w:delText>
        </w:r>
      </w:del>
    </w:p>
    <w:p w14:paraId="1E8A7B91" w14:textId="77777777" w:rsidR="005C3A57" w:rsidDel="009E1FA8" w:rsidRDefault="00EF2892">
      <w:pPr>
        <w:rPr>
          <w:del w:id="4471" w:author="Happy" w:date="2018-08-20T18:39:00Z"/>
        </w:rPr>
        <w:pPrChange w:id="4472" w:author="Happy" w:date="2018-08-20T18:39:00Z">
          <w:pPr>
            <w:pStyle w:val="af3"/>
            <w:spacing w:line="360" w:lineRule="auto"/>
            <w:ind w:firstLineChars="0" w:firstLine="0"/>
          </w:pPr>
        </w:pPrChange>
      </w:pPr>
      <w:del w:id="4473" w:author="Happy" w:date="2018-08-20T18:39:00Z">
        <w:r w:rsidDel="009E1FA8">
          <w:fldChar w:fldCharType="begin"/>
        </w:r>
        <w:r w:rsidR="0080163A" w:rsidDel="009E1FA8">
          <w:rPr>
            <w:rFonts w:hint="eastAsia"/>
          </w:rPr>
          <w:delInstrText>eq \o\ac(</w:delInstrText>
        </w:r>
        <w:r w:rsidR="0080163A" w:rsidRPr="0080163A" w:rsidDel="009E1FA8">
          <w:rPr>
            <w:rFonts w:ascii="宋体" w:hint="eastAsia"/>
            <w:position w:val="-4"/>
            <w:sz w:val="31"/>
          </w:rPr>
          <w:delInstrText>○</w:delInstrText>
        </w:r>
        <w:r w:rsidR="0080163A" w:rsidDel="009E1FA8">
          <w:rPr>
            <w:rFonts w:hint="eastAsia"/>
          </w:rPr>
          <w:delInstrText>,2)</w:delInstrText>
        </w:r>
        <w:r w:rsidDel="009E1FA8">
          <w:fldChar w:fldCharType="end"/>
        </w:r>
        <w:r w:rsidR="00164A56" w:rsidDel="009E1FA8">
          <w:delText>新增或编辑就餐人信息</w:delText>
        </w:r>
      </w:del>
    </w:p>
    <w:p w14:paraId="41B33BB9" w14:textId="77777777" w:rsidR="005C3A57" w:rsidDel="009E1FA8" w:rsidRDefault="00640C02">
      <w:pPr>
        <w:rPr>
          <w:del w:id="4474" w:author="Happy" w:date="2018-08-20T18:39:00Z"/>
        </w:rPr>
        <w:pPrChange w:id="4475" w:author="Happy" w:date="2018-08-20T18:39:00Z">
          <w:pPr>
            <w:pStyle w:val="af3"/>
            <w:numPr>
              <w:numId w:val="80"/>
            </w:numPr>
            <w:spacing w:line="360" w:lineRule="auto"/>
            <w:ind w:left="420" w:firstLineChars="0" w:hanging="420"/>
          </w:pPr>
        </w:pPrChange>
      </w:pPr>
      <w:del w:id="4476" w:author="Happy" w:date="2018-08-20T18:39:00Z">
        <w:r w:rsidDel="009E1FA8">
          <w:rPr>
            <w:rFonts w:hint="eastAsia"/>
          </w:rPr>
          <w:delText>包含：</w:delText>
        </w:r>
        <w:r w:rsidR="00164A56" w:rsidDel="009E1FA8">
          <w:rPr>
            <w:rFonts w:hint="eastAsia"/>
          </w:rPr>
          <w:delText>手机号输入框、性别单选、姓名输入框、保存按钮。</w:delText>
        </w:r>
      </w:del>
    </w:p>
    <w:p w14:paraId="1406FE14" w14:textId="77777777" w:rsidR="005C3A57" w:rsidDel="009E1FA8" w:rsidRDefault="00CF4FBF">
      <w:pPr>
        <w:rPr>
          <w:del w:id="4477" w:author="Happy" w:date="2018-08-20T18:39:00Z"/>
          <w:rStyle w:val="af8"/>
          <w:i w:val="0"/>
          <w:color w:val="auto"/>
        </w:rPr>
        <w:pPrChange w:id="4478" w:author="Happy" w:date="2018-08-20T18:39:00Z">
          <w:pPr>
            <w:pStyle w:val="4"/>
            <w:spacing w:line="360" w:lineRule="auto"/>
          </w:pPr>
        </w:pPrChange>
      </w:pPr>
      <w:del w:id="4479" w:author="Happy" w:date="2018-08-20T18:39:00Z">
        <w:r w:rsidDel="009E1FA8">
          <w:rPr>
            <w:rStyle w:val="af8"/>
            <w:rFonts w:hint="eastAsia"/>
            <w:b/>
            <w:i w:val="0"/>
            <w:color w:val="auto"/>
          </w:rPr>
          <w:delText>出入口</w:delText>
        </w:r>
      </w:del>
    </w:p>
    <w:p w14:paraId="6B4DFEE2" w14:textId="77777777" w:rsidR="005C3A57" w:rsidDel="009E1FA8" w:rsidRDefault="00CF4FBF">
      <w:pPr>
        <w:rPr>
          <w:del w:id="4480" w:author="Happy" w:date="2018-08-20T18:39:00Z"/>
        </w:rPr>
        <w:pPrChange w:id="4481" w:author="Happy" w:date="2018-08-20T18:39:00Z">
          <w:pPr>
            <w:pStyle w:val="af3"/>
            <w:numPr>
              <w:numId w:val="9"/>
            </w:numPr>
            <w:spacing w:line="360" w:lineRule="auto"/>
            <w:ind w:left="420" w:firstLineChars="0" w:hanging="420"/>
          </w:pPr>
        </w:pPrChange>
      </w:pPr>
      <w:del w:id="4482" w:author="Happy" w:date="2018-08-20T18:39:00Z">
        <w:r w:rsidDel="009E1FA8">
          <w:delText>出口</w:delText>
        </w:r>
        <w:r w:rsidDel="009E1FA8">
          <w:rPr>
            <w:rFonts w:hint="eastAsia"/>
          </w:rPr>
          <w:delText>：</w:delText>
        </w:r>
        <w:r w:rsidDel="009E1FA8">
          <w:delText>点菜页面</w:delText>
        </w:r>
      </w:del>
    </w:p>
    <w:p w14:paraId="2A381818" w14:textId="77777777" w:rsidR="005C3A57" w:rsidDel="009E1FA8" w:rsidRDefault="00CF4FBF">
      <w:pPr>
        <w:rPr>
          <w:del w:id="4483" w:author="Happy" w:date="2018-08-20T18:39:00Z"/>
        </w:rPr>
        <w:pPrChange w:id="4484" w:author="Happy" w:date="2018-08-20T18:39:00Z">
          <w:pPr>
            <w:pStyle w:val="af3"/>
            <w:numPr>
              <w:numId w:val="9"/>
            </w:numPr>
            <w:spacing w:line="360" w:lineRule="auto"/>
            <w:ind w:left="420" w:firstLineChars="0" w:hanging="420"/>
          </w:pPr>
        </w:pPrChange>
      </w:pPr>
      <w:del w:id="4485" w:author="Happy" w:date="2018-08-20T18:39:00Z">
        <w:r w:rsidDel="009E1FA8">
          <w:rPr>
            <w:rFonts w:hint="eastAsia"/>
          </w:rPr>
          <w:delText>入口：</w:delText>
        </w:r>
        <w:r w:rsidR="00640C02" w:rsidDel="009E1FA8">
          <w:rPr>
            <w:rFonts w:hint="eastAsia"/>
          </w:rPr>
          <w:delText>选择就餐人信息中的“编辑”或者“新增就餐人信息”</w:delText>
        </w:r>
      </w:del>
    </w:p>
    <w:p w14:paraId="45010B17" w14:textId="77777777" w:rsidR="005C3A57" w:rsidDel="009E1FA8" w:rsidRDefault="00CF4FBF">
      <w:pPr>
        <w:rPr>
          <w:del w:id="4486" w:author="Happy" w:date="2018-08-20T18:39:00Z"/>
          <w:rStyle w:val="af8"/>
          <w:i w:val="0"/>
          <w:color w:val="auto"/>
        </w:rPr>
        <w:pPrChange w:id="4487" w:author="Happy" w:date="2018-08-20T18:39:00Z">
          <w:pPr>
            <w:pStyle w:val="4"/>
            <w:spacing w:line="360" w:lineRule="auto"/>
          </w:pPr>
        </w:pPrChange>
      </w:pPr>
      <w:del w:id="4488" w:author="Happy" w:date="2018-08-20T18:39:00Z">
        <w:r w:rsidDel="009E1FA8">
          <w:rPr>
            <w:rStyle w:val="af8"/>
            <w:b/>
            <w:i w:val="0"/>
            <w:color w:val="auto"/>
          </w:rPr>
          <w:delText>数据来源</w:delText>
        </w:r>
      </w:del>
    </w:p>
    <w:p w14:paraId="541337F0" w14:textId="77777777" w:rsidR="005C3A57" w:rsidDel="009E1FA8" w:rsidRDefault="004F396E">
      <w:pPr>
        <w:rPr>
          <w:del w:id="4489" w:author="Happy" w:date="2018-08-20T18:39:00Z"/>
        </w:rPr>
        <w:pPrChange w:id="4490" w:author="Happy" w:date="2018-08-20T18:39:00Z">
          <w:pPr>
            <w:pStyle w:val="af3"/>
            <w:numPr>
              <w:numId w:val="56"/>
            </w:numPr>
            <w:spacing w:line="360" w:lineRule="auto"/>
            <w:ind w:left="420" w:firstLineChars="0" w:hanging="420"/>
          </w:pPr>
        </w:pPrChange>
      </w:pPr>
      <w:del w:id="4491" w:author="Happy" w:date="2018-08-20T18:39:00Z">
        <w:r w:rsidDel="009E1FA8">
          <w:rPr>
            <w:rFonts w:hint="eastAsia"/>
          </w:rPr>
          <w:delText>无</w:delText>
        </w:r>
      </w:del>
    </w:p>
    <w:p w14:paraId="0055D014" w14:textId="77777777" w:rsidR="005C3A57" w:rsidDel="009E1FA8" w:rsidRDefault="00CF4FBF">
      <w:pPr>
        <w:rPr>
          <w:del w:id="4492" w:author="Happy" w:date="2018-08-20T18:39:00Z"/>
          <w:rStyle w:val="af8"/>
          <w:i w:val="0"/>
          <w:color w:val="auto"/>
        </w:rPr>
        <w:pPrChange w:id="4493" w:author="Happy" w:date="2018-08-20T18:39:00Z">
          <w:pPr>
            <w:pStyle w:val="4"/>
            <w:spacing w:line="360" w:lineRule="auto"/>
          </w:pPr>
        </w:pPrChange>
      </w:pPr>
      <w:del w:id="4494" w:author="Happy" w:date="2018-08-20T18:39:00Z">
        <w:r w:rsidDel="009E1FA8">
          <w:rPr>
            <w:rStyle w:val="af8"/>
            <w:rFonts w:hint="eastAsia"/>
            <w:b/>
            <w:i w:val="0"/>
            <w:color w:val="auto"/>
          </w:rPr>
          <w:delText>输入项</w:delText>
        </w:r>
      </w:del>
    </w:p>
    <w:p w14:paraId="771C333A" w14:textId="77777777" w:rsidR="005C3A57" w:rsidDel="009E1FA8" w:rsidRDefault="00C74E07">
      <w:pPr>
        <w:rPr>
          <w:del w:id="4495" w:author="Happy" w:date="2018-08-20T18:39:00Z"/>
        </w:rPr>
        <w:pPrChange w:id="4496" w:author="Happy" w:date="2018-08-20T18:39:00Z">
          <w:pPr>
            <w:pStyle w:val="af3"/>
            <w:numPr>
              <w:numId w:val="8"/>
            </w:numPr>
            <w:spacing w:line="360" w:lineRule="auto"/>
            <w:ind w:left="420" w:firstLineChars="0" w:hanging="420"/>
          </w:pPr>
        </w:pPrChange>
      </w:pPr>
      <w:del w:id="4497" w:author="Happy" w:date="2018-08-20T18:39:00Z">
        <w:r w:rsidDel="009E1FA8">
          <w:delText>手机号</w:delText>
        </w:r>
        <w:r w:rsidDel="009E1FA8">
          <w:rPr>
            <w:rFonts w:hint="eastAsia"/>
          </w:rPr>
          <w:delText>：</w:delText>
        </w:r>
        <w:r w:rsidDel="009E1FA8">
          <w:delText>输入框</w:delText>
        </w:r>
        <w:r w:rsidDel="009E1FA8">
          <w:rPr>
            <w:rFonts w:hint="eastAsia"/>
          </w:rPr>
          <w:delText>，以</w:delText>
        </w:r>
        <w:r w:rsidDel="009E1FA8">
          <w:rPr>
            <w:rFonts w:hint="eastAsia"/>
          </w:rPr>
          <w:delText>1</w:delText>
        </w:r>
        <w:r w:rsidDel="009E1FA8">
          <w:rPr>
            <w:rFonts w:hint="eastAsia"/>
          </w:rPr>
          <w:delText>开头的</w:delText>
        </w:r>
        <w:r w:rsidDel="009E1FA8">
          <w:rPr>
            <w:rFonts w:hint="eastAsia"/>
          </w:rPr>
          <w:delText>11</w:delText>
        </w:r>
        <w:r w:rsidDel="009E1FA8">
          <w:rPr>
            <w:rFonts w:hint="eastAsia"/>
          </w:rPr>
          <w:delText>为数字</w:delText>
        </w:r>
        <w:r w:rsidR="005013A0" w:rsidDel="009E1FA8">
          <w:rPr>
            <w:rFonts w:hint="eastAsia"/>
          </w:rPr>
          <w:delText>，超出后不能再输入</w:delText>
        </w:r>
        <w:r w:rsidDel="009E1FA8">
          <w:rPr>
            <w:rFonts w:hint="eastAsia"/>
          </w:rPr>
          <w:delText>。</w:delText>
        </w:r>
      </w:del>
    </w:p>
    <w:p w14:paraId="0FE63F78" w14:textId="77777777" w:rsidR="005C3A57" w:rsidDel="009E1FA8" w:rsidRDefault="00C74E07">
      <w:pPr>
        <w:rPr>
          <w:del w:id="4498" w:author="Happy" w:date="2018-08-20T18:39:00Z"/>
        </w:rPr>
        <w:pPrChange w:id="4499" w:author="Happy" w:date="2018-08-20T18:39:00Z">
          <w:pPr>
            <w:pStyle w:val="af3"/>
            <w:numPr>
              <w:numId w:val="8"/>
            </w:numPr>
            <w:spacing w:line="360" w:lineRule="auto"/>
            <w:ind w:left="420" w:firstLineChars="0" w:hanging="420"/>
          </w:pPr>
        </w:pPrChange>
      </w:pPr>
      <w:del w:id="4500" w:author="Happy" w:date="2018-08-20T18:39:00Z">
        <w:r w:rsidDel="009E1FA8">
          <w:rPr>
            <w:rFonts w:hint="eastAsia"/>
          </w:rPr>
          <w:delText>性别：单选，有男、女选项。</w:delText>
        </w:r>
        <w:r w:rsidR="00B64D72" w:rsidDel="009E1FA8">
          <w:rPr>
            <w:rFonts w:hint="eastAsia"/>
          </w:rPr>
          <w:delText>无默认选项。</w:delText>
        </w:r>
      </w:del>
    </w:p>
    <w:p w14:paraId="0F1DA927" w14:textId="77777777" w:rsidR="005C3A57" w:rsidDel="009E1FA8" w:rsidRDefault="00C74E07">
      <w:pPr>
        <w:rPr>
          <w:del w:id="4501" w:author="Happy" w:date="2018-08-20T18:39:00Z"/>
        </w:rPr>
        <w:pPrChange w:id="4502" w:author="Happy" w:date="2018-08-20T18:39:00Z">
          <w:pPr>
            <w:pStyle w:val="af3"/>
            <w:numPr>
              <w:numId w:val="8"/>
            </w:numPr>
            <w:spacing w:line="360" w:lineRule="auto"/>
            <w:ind w:left="420" w:firstLineChars="0" w:hanging="420"/>
          </w:pPr>
        </w:pPrChange>
      </w:pPr>
      <w:del w:id="4503" w:author="Happy" w:date="2018-08-20T18:39:00Z">
        <w:r w:rsidDel="009E1FA8">
          <w:rPr>
            <w:rFonts w:hint="eastAsia"/>
          </w:rPr>
          <w:delText>姓名：输入框，要求最多</w:delText>
        </w:r>
        <w:r w:rsidDel="009E1FA8">
          <w:rPr>
            <w:rFonts w:hint="eastAsia"/>
          </w:rPr>
          <w:delText>10</w:delText>
        </w:r>
        <w:r w:rsidDel="009E1FA8">
          <w:rPr>
            <w:rFonts w:hint="eastAsia"/>
          </w:rPr>
          <w:delText>个字符</w:delText>
        </w:r>
        <w:r w:rsidR="00887112" w:rsidDel="009E1FA8">
          <w:rPr>
            <w:rFonts w:hint="eastAsia"/>
          </w:rPr>
          <w:delText>，可以输入任意字符，超出后不能再输入</w:delText>
        </w:r>
        <w:r w:rsidDel="009E1FA8">
          <w:rPr>
            <w:rFonts w:hint="eastAsia"/>
          </w:rPr>
          <w:delText>。</w:delText>
        </w:r>
      </w:del>
    </w:p>
    <w:p w14:paraId="7FEEE660" w14:textId="77777777" w:rsidR="005C3A57" w:rsidDel="009E1FA8" w:rsidRDefault="00CF4FBF">
      <w:pPr>
        <w:rPr>
          <w:del w:id="4504" w:author="Happy" w:date="2018-08-20T18:39:00Z"/>
          <w:rStyle w:val="af8"/>
          <w:i w:val="0"/>
          <w:color w:val="auto"/>
        </w:rPr>
        <w:pPrChange w:id="4505" w:author="Happy" w:date="2018-08-20T18:39:00Z">
          <w:pPr>
            <w:pStyle w:val="4"/>
            <w:spacing w:line="360" w:lineRule="auto"/>
          </w:pPr>
        </w:pPrChange>
      </w:pPr>
      <w:del w:id="4506" w:author="Happy" w:date="2018-08-20T18:39:00Z">
        <w:r w:rsidDel="009E1FA8">
          <w:rPr>
            <w:rStyle w:val="af8"/>
            <w:rFonts w:hint="eastAsia"/>
            <w:b/>
            <w:i w:val="0"/>
            <w:color w:val="auto"/>
          </w:rPr>
          <w:delText>操作规则</w:delText>
        </w:r>
      </w:del>
    </w:p>
    <w:p w14:paraId="0B08ED56" w14:textId="77777777" w:rsidR="005C3A57" w:rsidDel="009E1FA8" w:rsidRDefault="000A196E">
      <w:pPr>
        <w:rPr>
          <w:del w:id="4507" w:author="Happy" w:date="2018-08-20T18:39:00Z"/>
        </w:rPr>
        <w:pPrChange w:id="4508" w:author="Happy" w:date="2018-08-20T18:39:00Z">
          <w:pPr>
            <w:pStyle w:val="af3"/>
            <w:numPr>
              <w:numId w:val="8"/>
            </w:numPr>
            <w:spacing w:line="360" w:lineRule="auto"/>
            <w:ind w:left="420" w:firstLineChars="0" w:hanging="420"/>
          </w:pPr>
        </w:pPrChange>
      </w:pPr>
      <w:del w:id="4509" w:author="Happy" w:date="2018-08-20T18:39:00Z">
        <w:r w:rsidDel="009E1FA8">
          <w:rPr>
            <w:rFonts w:hint="eastAsia"/>
          </w:rPr>
          <w:delText>【保存】：</w:delText>
        </w:r>
        <w:r w:rsidR="00C74E07" w:rsidDel="009E1FA8">
          <w:rPr>
            <w:rFonts w:hint="eastAsia"/>
          </w:rPr>
          <w:delText>点击保存后，可以保存新增的就餐人信息</w:delText>
        </w:r>
        <w:r w:rsidR="001970CF" w:rsidDel="009E1FA8">
          <w:rPr>
            <w:rFonts w:hint="eastAsia"/>
          </w:rPr>
          <w:delText>，并将就餐人信息提交到服务器</w:delText>
        </w:r>
        <w:r w:rsidR="00C74E07" w:rsidDel="009E1FA8">
          <w:rPr>
            <w:rFonts w:hint="eastAsia"/>
          </w:rPr>
          <w:delText>。</w:delText>
        </w:r>
      </w:del>
    </w:p>
    <w:p w14:paraId="7085A47A" w14:textId="77777777" w:rsidR="005C3A57" w:rsidDel="009E1FA8" w:rsidRDefault="00CF4FBF">
      <w:pPr>
        <w:rPr>
          <w:del w:id="4510" w:author="Happy" w:date="2018-08-20T18:39:00Z"/>
          <w:rStyle w:val="af8"/>
          <w:i w:val="0"/>
          <w:color w:val="auto"/>
        </w:rPr>
        <w:pPrChange w:id="4511" w:author="Happy" w:date="2018-08-20T18:39:00Z">
          <w:pPr>
            <w:pStyle w:val="4"/>
            <w:spacing w:line="360" w:lineRule="auto"/>
          </w:pPr>
        </w:pPrChange>
      </w:pPr>
      <w:del w:id="4512" w:author="Happy" w:date="2018-08-20T18:39:00Z">
        <w:r w:rsidDel="009E1FA8">
          <w:rPr>
            <w:rStyle w:val="af8"/>
            <w:rFonts w:hint="eastAsia"/>
            <w:b/>
            <w:i w:val="0"/>
            <w:color w:val="auto"/>
          </w:rPr>
          <w:delText>提示信息</w:delText>
        </w:r>
      </w:del>
    </w:p>
    <w:p w14:paraId="5203CAEA" w14:textId="77777777" w:rsidR="005C3A57" w:rsidDel="009E1FA8" w:rsidRDefault="00EC1F07">
      <w:pPr>
        <w:rPr>
          <w:del w:id="4513" w:author="Happy" w:date="2018-08-20T18:39:00Z"/>
        </w:rPr>
        <w:pPrChange w:id="4514" w:author="Happy" w:date="2018-08-20T18:39:00Z">
          <w:pPr>
            <w:pStyle w:val="af3"/>
            <w:numPr>
              <w:numId w:val="57"/>
            </w:numPr>
            <w:spacing w:line="360" w:lineRule="auto"/>
            <w:ind w:left="420" w:firstLineChars="0" w:hanging="420"/>
          </w:pPr>
        </w:pPrChange>
      </w:pPr>
      <w:del w:id="4515" w:author="Happy" w:date="2018-08-20T18:39:00Z">
        <w:r w:rsidDel="009E1FA8">
          <w:rPr>
            <w:rFonts w:hint="eastAsia"/>
          </w:rPr>
          <w:delText>当编辑或者新增后，点击保存时，</w:delText>
        </w:r>
        <w:r w:rsidR="00864E3D" w:rsidDel="009E1FA8">
          <w:rPr>
            <w:rFonts w:hint="eastAsia"/>
          </w:rPr>
          <w:delText>网络正常，</w:delText>
        </w:r>
        <w:r w:rsidDel="009E1FA8">
          <w:rPr>
            <w:rFonts w:hint="eastAsia"/>
          </w:rPr>
          <w:delText>则</w:delText>
        </w:r>
        <w:r w:rsidR="00797006" w:rsidDel="009E1FA8">
          <w:rPr>
            <w:rFonts w:hint="eastAsia"/>
          </w:rPr>
          <w:delText>toast</w:delText>
        </w:r>
        <w:r w:rsidDel="009E1FA8">
          <w:rPr>
            <w:rFonts w:hint="eastAsia"/>
          </w:rPr>
          <w:delText>提示：保存成功。</w:delText>
        </w:r>
        <w:r w:rsidR="00864E3D" w:rsidDel="009E1FA8">
          <w:rPr>
            <w:rFonts w:hint="eastAsia"/>
          </w:rPr>
          <w:delText>当网络不正常，则</w:delText>
        </w:r>
        <w:r w:rsidR="00864E3D" w:rsidDel="009E1FA8">
          <w:rPr>
            <w:rFonts w:hint="eastAsia"/>
          </w:rPr>
          <w:delText>toast</w:delText>
        </w:r>
        <w:r w:rsidR="00864E3D" w:rsidDel="009E1FA8">
          <w:rPr>
            <w:rFonts w:hint="eastAsia"/>
          </w:rPr>
          <w:delText>提示：保存失败。</w:delText>
        </w:r>
      </w:del>
    </w:p>
    <w:p w14:paraId="768C50BD" w14:textId="77777777" w:rsidR="005C3A57" w:rsidDel="009E1FA8" w:rsidRDefault="003A1D45">
      <w:pPr>
        <w:rPr>
          <w:del w:id="4516" w:author="Happy" w:date="2018-08-20T18:39:00Z"/>
        </w:rPr>
        <w:pPrChange w:id="4517" w:author="Happy" w:date="2018-08-20T18:39:00Z">
          <w:pPr>
            <w:pStyle w:val="3"/>
            <w:spacing w:line="360" w:lineRule="auto"/>
          </w:pPr>
        </w:pPrChange>
      </w:pPr>
      <w:del w:id="4518" w:author="Happy" w:date="2018-08-20T18:39:00Z">
        <w:r w:rsidDel="009E1FA8">
          <w:rPr>
            <w:rFonts w:hint="eastAsia"/>
          </w:rPr>
          <w:delText>就餐人数修改</w:delText>
        </w:r>
      </w:del>
    </w:p>
    <w:p w14:paraId="00026BC8" w14:textId="77777777" w:rsidR="005C3A57" w:rsidDel="009E1FA8" w:rsidRDefault="000A7E76">
      <w:pPr>
        <w:rPr>
          <w:del w:id="4519" w:author="Happy" w:date="2018-08-20T18:39:00Z"/>
        </w:rPr>
        <w:pPrChange w:id="4520" w:author="Happy" w:date="2018-08-20T18:39:00Z">
          <w:pPr>
            <w:spacing w:line="360" w:lineRule="auto"/>
          </w:pPr>
        </w:pPrChange>
      </w:pPr>
      <w:del w:id="4521" w:author="Happy" w:date="2018-08-20T18:39:00Z">
        <w:r w:rsidDel="009E1FA8">
          <w:rPr>
            <w:noProof/>
          </w:rPr>
          <w:drawing>
            <wp:inline distT="0" distB="0" distL="0" distR="0" wp14:anchorId="1E5CCAED" wp14:editId="68E1B3DF">
              <wp:extent cx="5486400" cy="4408170"/>
              <wp:effectExtent l="19050" t="0" r="0" b="0"/>
              <wp:docPr id="6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srcRect/>
                      <a:stretch>
                        <a:fillRect/>
                      </a:stretch>
                    </pic:blipFill>
                    <pic:spPr bwMode="auto">
                      <a:xfrm>
                        <a:off x="0" y="0"/>
                        <a:ext cx="5486400" cy="4408170"/>
                      </a:xfrm>
                      <a:prstGeom prst="rect">
                        <a:avLst/>
                      </a:prstGeom>
                      <a:noFill/>
                      <a:ln w="9525">
                        <a:noFill/>
                        <a:miter lim="800000"/>
                        <a:headEnd/>
                        <a:tailEnd/>
                      </a:ln>
                    </pic:spPr>
                  </pic:pic>
                </a:graphicData>
              </a:graphic>
            </wp:inline>
          </w:drawing>
        </w:r>
      </w:del>
    </w:p>
    <w:p w14:paraId="77ED9AB7" w14:textId="77777777" w:rsidR="005C3A57" w:rsidDel="009E1FA8" w:rsidRDefault="00CF4FBF">
      <w:pPr>
        <w:rPr>
          <w:del w:id="4522" w:author="Happy" w:date="2018-08-20T18:39:00Z"/>
          <w:rStyle w:val="af8"/>
          <w:i w:val="0"/>
          <w:color w:val="auto"/>
        </w:rPr>
        <w:pPrChange w:id="4523" w:author="Happy" w:date="2018-08-20T18:39:00Z">
          <w:pPr>
            <w:pStyle w:val="4"/>
            <w:spacing w:line="360" w:lineRule="auto"/>
          </w:pPr>
        </w:pPrChange>
      </w:pPr>
      <w:del w:id="4524" w:author="Happy" w:date="2018-08-20T18:39:00Z">
        <w:r w:rsidRPr="009F2834" w:rsidDel="009E1FA8">
          <w:rPr>
            <w:rStyle w:val="af8"/>
            <w:rFonts w:hint="eastAsia"/>
            <w:b/>
            <w:i w:val="0"/>
            <w:color w:val="auto"/>
          </w:rPr>
          <w:delText>显示内容</w:delText>
        </w:r>
      </w:del>
    </w:p>
    <w:p w14:paraId="71554E1F" w14:textId="77777777" w:rsidR="005C3A57" w:rsidDel="009E1FA8" w:rsidRDefault="00240296">
      <w:pPr>
        <w:rPr>
          <w:del w:id="4525" w:author="Happy" w:date="2018-08-20T18:39:00Z"/>
        </w:rPr>
        <w:pPrChange w:id="4526" w:author="Happy" w:date="2018-08-20T18:39:00Z">
          <w:pPr>
            <w:pStyle w:val="af3"/>
            <w:numPr>
              <w:numId w:val="57"/>
            </w:numPr>
            <w:spacing w:line="360" w:lineRule="auto"/>
            <w:ind w:left="420" w:firstLineChars="0" w:hanging="420"/>
          </w:pPr>
        </w:pPrChange>
      </w:pPr>
      <w:del w:id="4527" w:author="Happy" w:date="2018-08-20T18:39:00Z">
        <w:r w:rsidDel="009E1FA8">
          <w:delText>开桌信息不再详细描述</w:delText>
        </w:r>
        <w:r w:rsidDel="009E1FA8">
          <w:rPr>
            <w:rFonts w:hint="eastAsia"/>
          </w:rPr>
          <w:delText>，</w:delText>
        </w:r>
        <w:r w:rsidDel="009E1FA8">
          <w:delText>见</w:delText>
        </w:r>
        <w:r w:rsidDel="009E1FA8">
          <w:rPr>
            <w:rFonts w:hint="eastAsia"/>
          </w:rPr>
          <w:delText>3.4</w:delText>
        </w:r>
      </w:del>
    </w:p>
    <w:p w14:paraId="70A2FBC3" w14:textId="77777777" w:rsidR="005C3A57" w:rsidDel="009E1FA8" w:rsidRDefault="00825F1E">
      <w:pPr>
        <w:rPr>
          <w:del w:id="4528" w:author="Happy" w:date="2018-08-20T18:39:00Z"/>
        </w:rPr>
        <w:pPrChange w:id="4529" w:author="Happy" w:date="2018-08-20T18:39:00Z">
          <w:pPr>
            <w:pStyle w:val="af3"/>
            <w:numPr>
              <w:numId w:val="43"/>
            </w:numPr>
            <w:spacing w:line="360" w:lineRule="auto"/>
            <w:ind w:left="420" w:firstLineChars="0" w:hanging="420"/>
          </w:pPr>
        </w:pPrChange>
      </w:pPr>
      <w:del w:id="4530" w:author="Happy" w:date="2018-08-20T18:39:00Z">
        <w:r w:rsidDel="009E1FA8">
          <w:rPr>
            <w:rFonts w:hint="eastAsia"/>
          </w:rPr>
          <w:delText>就餐人数：可以通过加减号进行修改</w:delText>
        </w:r>
        <w:r w:rsidR="006A3D2B" w:rsidDel="009E1FA8">
          <w:rPr>
            <w:rFonts w:hint="eastAsia"/>
          </w:rPr>
          <w:delText>，也可以点击输入框进行修改。</w:delText>
        </w:r>
      </w:del>
    </w:p>
    <w:p w14:paraId="37A15576" w14:textId="77777777" w:rsidR="005C3A57" w:rsidDel="009E1FA8" w:rsidRDefault="00CF4FBF">
      <w:pPr>
        <w:rPr>
          <w:del w:id="4531" w:author="Happy" w:date="2018-08-20T18:39:00Z"/>
          <w:rStyle w:val="af8"/>
          <w:i w:val="0"/>
          <w:color w:val="auto"/>
        </w:rPr>
        <w:pPrChange w:id="4532" w:author="Happy" w:date="2018-08-20T18:39:00Z">
          <w:pPr>
            <w:pStyle w:val="4"/>
            <w:spacing w:line="360" w:lineRule="auto"/>
          </w:pPr>
        </w:pPrChange>
      </w:pPr>
      <w:del w:id="4533" w:author="Happy" w:date="2018-08-20T18:39:00Z">
        <w:r w:rsidDel="009E1FA8">
          <w:rPr>
            <w:rStyle w:val="af8"/>
            <w:rFonts w:hint="eastAsia"/>
            <w:b/>
            <w:i w:val="0"/>
            <w:color w:val="auto"/>
          </w:rPr>
          <w:delText>出入口</w:delText>
        </w:r>
      </w:del>
    </w:p>
    <w:p w14:paraId="43585FD1" w14:textId="77777777" w:rsidR="005C3A57" w:rsidDel="009E1FA8" w:rsidRDefault="00CF4FBF">
      <w:pPr>
        <w:rPr>
          <w:del w:id="4534" w:author="Happy" w:date="2018-08-20T18:39:00Z"/>
        </w:rPr>
        <w:pPrChange w:id="4535" w:author="Happy" w:date="2018-08-20T18:39:00Z">
          <w:pPr>
            <w:pStyle w:val="af3"/>
            <w:numPr>
              <w:numId w:val="9"/>
            </w:numPr>
            <w:spacing w:line="360" w:lineRule="auto"/>
            <w:ind w:left="420" w:firstLineChars="0" w:hanging="420"/>
          </w:pPr>
        </w:pPrChange>
      </w:pPr>
      <w:del w:id="4536" w:author="Happy" w:date="2018-08-20T18:39:00Z">
        <w:r w:rsidDel="009E1FA8">
          <w:delText>出口</w:delText>
        </w:r>
        <w:r w:rsidDel="009E1FA8">
          <w:rPr>
            <w:rFonts w:hint="eastAsia"/>
          </w:rPr>
          <w:delText>：</w:delText>
        </w:r>
        <w:r w:rsidDel="009E1FA8">
          <w:delText>点菜页面</w:delText>
        </w:r>
      </w:del>
    </w:p>
    <w:p w14:paraId="3060A77F" w14:textId="77777777" w:rsidR="005C3A57" w:rsidDel="009E1FA8" w:rsidRDefault="00CF4FBF">
      <w:pPr>
        <w:rPr>
          <w:del w:id="4537" w:author="Happy" w:date="2018-08-20T18:39:00Z"/>
        </w:rPr>
        <w:pPrChange w:id="4538" w:author="Happy" w:date="2018-08-20T18:39:00Z">
          <w:pPr>
            <w:pStyle w:val="af3"/>
            <w:numPr>
              <w:numId w:val="9"/>
            </w:numPr>
            <w:spacing w:line="360" w:lineRule="auto"/>
            <w:ind w:left="420" w:firstLineChars="0" w:hanging="420"/>
          </w:pPr>
        </w:pPrChange>
      </w:pPr>
      <w:del w:id="4539" w:author="Happy" w:date="2018-08-20T18:39:00Z">
        <w:r w:rsidDel="009E1FA8">
          <w:rPr>
            <w:rFonts w:hint="eastAsia"/>
          </w:rPr>
          <w:delText>入口：点菜页面</w:delText>
        </w:r>
      </w:del>
    </w:p>
    <w:p w14:paraId="0706936C" w14:textId="77777777" w:rsidR="005C3A57" w:rsidDel="009E1FA8" w:rsidRDefault="00CF4FBF">
      <w:pPr>
        <w:rPr>
          <w:del w:id="4540" w:author="Happy" w:date="2018-08-20T18:39:00Z"/>
          <w:rStyle w:val="af8"/>
          <w:i w:val="0"/>
          <w:color w:val="auto"/>
        </w:rPr>
        <w:pPrChange w:id="4541" w:author="Happy" w:date="2018-08-20T18:39:00Z">
          <w:pPr>
            <w:pStyle w:val="4"/>
            <w:spacing w:line="360" w:lineRule="auto"/>
          </w:pPr>
        </w:pPrChange>
      </w:pPr>
      <w:del w:id="4542" w:author="Happy" w:date="2018-08-20T18:39:00Z">
        <w:r w:rsidDel="009E1FA8">
          <w:rPr>
            <w:rStyle w:val="af8"/>
            <w:b/>
            <w:i w:val="0"/>
            <w:color w:val="auto"/>
          </w:rPr>
          <w:delText>数据来源</w:delText>
        </w:r>
      </w:del>
    </w:p>
    <w:p w14:paraId="2252595F" w14:textId="77777777" w:rsidR="005C3A57" w:rsidDel="009E1FA8" w:rsidRDefault="00CF4FBF">
      <w:pPr>
        <w:rPr>
          <w:del w:id="4543" w:author="Happy" w:date="2018-08-20T18:39:00Z"/>
        </w:rPr>
        <w:pPrChange w:id="4544" w:author="Happy" w:date="2018-08-20T18:39:00Z">
          <w:pPr>
            <w:spacing w:line="360" w:lineRule="auto"/>
          </w:pPr>
        </w:pPrChange>
      </w:pPr>
      <w:del w:id="4545" w:author="Happy" w:date="2018-08-20T18:39:00Z">
        <w:r w:rsidDel="009E1FA8">
          <w:rPr>
            <w:rFonts w:hint="eastAsia"/>
          </w:rPr>
          <w:delText>无</w:delText>
        </w:r>
      </w:del>
    </w:p>
    <w:p w14:paraId="4C3B61C2" w14:textId="77777777" w:rsidR="005C3A57" w:rsidDel="009E1FA8" w:rsidRDefault="00CF4FBF">
      <w:pPr>
        <w:rPr>
          <w:del w:id="4546" w:author="Happy" w:date="2018-08-20T18:39:00Z"/>
          <w:rStyle w:val="af8"/>
          <w:i w:val="0"/>
          <w:color w:val="auto"/>
        </w:rPr>
        <w:pPrChange w:id="4547" w:author="Happy" w:date="2018-08-20T18:39:00Z">
          <w:pPr>
            <w:pStyle w:val="4"/>
            <w:spacing w:line="360" w:lineRule="auto"/>
          </w:pPr>
        </w:pPrChange>
      </w:pPr>
      <w:del w:id="4548" w:author="Happy" w:date="2018-08-20T18:39:00Z">
        <w:r w:rsidDel="009E1FA8">
          <w:rPr>
            <w:rStyle w:val="af8"/>
            <w:rFonts w:hint="eastAsia"/>
            <w:b/>
            <w:i w:val="0"/>
            <w:color w:val="auto"/>
          </w:rPr>
          <w:delText>输入项</w:delText>
        </w:r>
      </w:del>
    </w:p>
    <w:p w14:paraId="1D223DEC" w14:textId="77777777" w:rsidR="005C3A57" w:rsidDel="009E1FA8" w:rsidRDefault="00825F1E">
      <w:pPr>
        <w:rPr>
          <w:del w:id="4549" w:author="Happy" w:date="2018-08-20T18:39:00Z"/>
        </w:rPr>
        <w:pPrChange w:id="4550" w:author="Happy" w:date="2018-08-20T18:39:00Z">
          <w:pPr>
            <w:pStyle w:val="af3"/>
            <w:numPr>
              <w:numId w:val="8"/>
            </w:numPr>
            <w:spacing w:line="360" w:lineRule="auto"/>
            <w:ind w:left="420" w:firstLineChars="0" w:hanging="420"/>
          </w:pPr>
        </w:pPrChange>
      </w:pPr>
      <w:del w:id="4551" w:author="Happy" w:date="2018-08-20T18:39:00Z">
        <w:r w:rsidDel="009E1FA8">
          <w:delText>就餐人数</w:delText>
        </w:r>
        <w:r w:rsidDel="009E1FA8">
          <w:rPr>
            <w:rFonts w:hint="eastAsia"/>
          </w:rPr>
          <w:delText>：</w:delText>
        </w:r>
        <w:r w:rsidDel="009E1FA8">
          <w:delText>通过加减号进行数量的修改</w:delText>
        </w:r>
        <w:r w:rsidDel="009E1FA8">
          <w:rPr>
            <w:rFonts w:hint="eastAsia"/>
          </w:rPr>
          <w:delText>。</w:delText>
        </w:r>
        <w:r w:rsidR="0031617B" w:rsidDel="009E1FA8">
          <w:rPr>
            <w:rFonts w:hint="eastAsia"/>
          </w:rPr>
          <w:delText>也可以点击人数输入框，进行直接修改，数字，最大输入数字不能超过后台设定的桌台最大就餐人数。输入超出则无法输入。</w:delText>
        </w:r>
      </w:del>
    </w:p>
    <w:p w14:paraId="45AE5688" w14:textId="77777777" w:rsidR="005C3A57" w:rsidDel="009E1FA8" w:rsidRDefault="00CF4FBF">
      <w:pPr>
        <w:rPr>
          <w:del w:id="4552" w:author="Happy" w:date="2018-08-20T18:39:00Z"/>
          <w:rStyle w:val="af8"/>
          <w:i w:val="0"/>
          <w:color w:val="auto"/>
        </w:rPr>
        <w:pPrChange w:id="4553" w:author="Happy" w:date="2018-08-20T18:39:00Z">
          <w:pPr>
            <w:pStyle w:val="4"/>
            <w:spacing w:line="360" w:lineRule="auto"/>
          </w:pPr>
        </w:pPrChange>
      </w:pPr>
      <w:del w:id="4554" w:author="Happy" w:date="2018-08-20T18:39:00Z">
        <w:r w:rsidDel="009E1FA8">
          <w:rPr>
            <w:rStyle w:val="af8"/>
            <w:rFonts w:hint="eastAsia"/>
            <w:b/>
            <w:i w:val="0"/>
            <w:color w:val="auto"/>
          </w:rPr>
          <w:delText>操作规则</w:delText>
        </w:r>
      </w:del>
    </w:p>
    <w:p w14:paraId="4C3A8A67" w14:textId="77777777" w:rsidR="005C3A57" w:rsidDel="009E1FA8" w:rsidRDefault="00A74B82">
      <w:pPr>
        <w:rPr>
          <w:del w:id="4555" w:author="Happy" w:date="2018-08-20T18:39:00Z"/>
          <w:b/>
          <w:bCs/>
          <w:iCs/>
        </w:rPr>
        <w:pPrChange w:id="4556" w:author="Happy" w:date="2018-08-20T18:39:00Z">
          <w:pPr>
            <w:pStyle w:val="af3"/>
            <w:numPr>
              <w:numId w:val="8"/>
            </w:numPr>
            <w:spacing w:line="360" w:lineRule="auto"/>
            <w:ind w:left="420" w:firstLineChars="0" w:hanging="420"/>
          </w:pPr>
        </w:pPrChange>
      </w:pPr>
      <w:del w:id="4557" w:author="Happy" w:date="2018-08-20T18:39:00Z">
        <w:r w:rsidDel="009E1FA8">
          <w:rPr>
            <w:rFonts w:hint="eastAsia"/>
          </w:rPr>
          <w:delText>【保存】点击后，则保存成功。</w:delText>
        </w:r>
      </w:del>
    </w:p>
    <w:p w14:paraId="7CDC79F1" w14:textId="77777777" w:rsidR="005C3A57" w:rsidDel="009E1FA8" w:rsidRDefault="00DA0E00">
      <w:pPr>
        <w:rPr>
          <w:del w:id="4558" w:author="Happy" w:date="2018-08-20T18:39:00Z"/>
          <w:rStyle w:val="af8"/>
          <w:i w:val="0"/>
          <w:color w:val="auto"/>
        </w:rPr>
        <w:pPrChange w:id="4559" w:author="Happy" w:date="2018-08-20T18:39:00Z">
          <w:pPr>
            <w:pStyle w:val="4"/>
            <w:spacing w:line="360" w:lineRule="auto"/>
          </w:pPr>
        </w:pPrChange>
      </w:pPr>
      <w:del w:id="4560" w:author="Happy" w:date="2018-08-20T18:39:00Z">
        <w:r w:rsidDel="009E1FA8">
          <w:rPr>
            <w:rStyle w:val="af8"/>
            <w:rFonts w:hint="eastAsia"/>
            <w:b/>
            <w:i w:val="0"/>
            <w:color w:val="auto"/>
          </w:rPr>
          <w:delText>提示信息</w:delText>
        </w:r>
      </w:del>
    </w:p>
    <w:p w14:paraId="313EFB4D" w14:textId="77777777" w:rsidR="005C3A57" w:rsidDel="009E1FA8" w:rsidRDefault="00CB6895">
      <w:pPr>
        <w:rPr>
          <w:ins w:id="4561" w:author="xiaohou" w:date="2016-09-20T11:44:00Z"/>
          <w:del w:id="4562" w:author="Happy" w:date="2018-08-20T18:39:00Z"/>
        </w:rPr>
        <w:pPrChange w:id="4563" w:author="Happy" w:date="2018-08-20T18:39:00Z">
          <w:pPr>
            <w:pStyle w:val="af3"/>
            <w:numPr>
              <w:numId w:val="8"/>
            </w:numPr>
            <w:spacing w:line="360" w:lineRule="auto"/>
            <w:ind w:left="420" w:firstLineChars="0" w:hanging="420"/>
          </w:pPr>
        </w:pPrChange>
      </w:pPr>
      <w:del w:id="4564" w:author="Happy" w:date="2018-08-20T18:39:00Z">
        <w:r w:rsidDel="009E1FA8">
          <w:rPr>
            <w:rFonts w:hint="eastAsia"/>
          </w:rPr>
          <w:delText>修改完毕，点击保存</w:delText>
        </w:r>
        <w:r w:rsidRPr="00DA0E00" w:rsidDel="009E1FA8">
          <w:rPr>
            <w:rFonts w:hint="eastAsia"/>
          </w:rPr>
          <w:delText>，</w:delText>
        </w:r>
        <w:r w:rsidR="00636587" w:rsidDel="009E1FA8">
          <w:rPr>
            <w:rFonts w:hint="eastAsia"/>
          </w:rPr>
          <w:delText>网络正常，则</w:delText>
        </w:r>
        <w:r w:rsidR="00DA0E00" w:rsidDel="009E1FA8">
          <w:rPr>
            <w:rFonts w:hint="eastAsia"/>
          </w:rPr>
          <w:delText>toast</w:delText>
        </w:r>
        <w:r w:rsidRPr="00DA0E00" w:rsidDel="009E1FA8">
          <w:rPr>
            <w:rFonts w:hint="eastAsia"/>
          </w:rPr>
          <w:delText>提示：保</w:delText>
        </w:r>
        <w:r w:rsidDel="009E1FA8">
          <w:rPr>
            <w:rFonts w:hint="eastAsia"/>
          </w:rPr>
          <w:delText>存成功。</w:delText>
        </w:r>
        <w:r w:rsidR="00636587" w:rsidDel="009E1FA8">
          <w:rPr>
            <w:rFonts w:hint="eastAsia"/>
          </w:rPr>
          <w:delText>网络不正常，则</w:delText>
        </w:r>
        <w:r w:rsidR="00636587" w:rsidDel="009E1FA8">
          <w:rPr>
            <w:rFonts w:hint="eastAsia"/>
          </w:rPr>
          <w:delText>toast</w:delText>
        </w:r>
        <w:r w:rsidR="00636587" w:rsidDel="009E1FA8">
          <w:rPr>
            <w:rFonts w:hint="eastAsia"/>
          </w:rPr>
          <w:delText>提示：保存失败。</w:delText>
        </w:r>
      </w:del>
    </w:p>
    <w:p w14:paraId="583B906A" w14:textId="77777777" w:rsidR="001C5570" w:rsidDel="009E1FA8" w:rsidRDefault="001C5570">
      <w:pPr>
        <w:rPr>
          <w:ins w:id="4565" w:author="xiaohou" w:date="2016-09-20T11:44:00Z"/>
          <w:del w:id="4566" w:author="Happy" w:date="2018-08-20T18:39:00Z"/>
        </w:rPr>
        <w:pPrChange w:id="4567" w:author="Happy" w:date="2018-08-20T18:39:00Z">
          <w:pPr>
            <w:pStyle w:val="3"/>
            <w:spacing w:line="360" w:lineRule="auto"/>
          </w:pPr>
        </w:pPrChange>
      </w:pPr>
      <w:ins w:id="4568" w:author="xiaohou" w:date="2016-09-20T11:44:00Z">
        <w:del w:id="4569" w:author="Happy" w:date="2018-08-20T18:39:00Z">
          <w:r w:rsidDel="009E1FA8">
            <w:rPr>
              <w:rFonts w:hint="eastAsia"/>
            </w:rPr>
            <w:delText>备注修改</w:delText>
          </w:r>
        </w:del>
      </w:ins>
    </w:p>
    <w:p w14:paraId="00200B61" w14:textId="77777777" w:rsidR="001C5570" w:rsidRPr="001C5570" w:rsidDel="009E1FA8" w:rsidRDefault="0087072B">
      <w:pPr>
        <w:rPr>
          <w:ins w:id="4570" w:author="xiaohou" w:date="2016-09-20T11:44:00Z"/>
          <w:del w:id="4571" w:author="Happy" w:date="2018-08-20T18:39:00Z"/>
        </w:rPr>
      </w:pPr>
      <w:ins w:id="4572" w:author="xiaohou" w:date="2016-09-20T11:44:00Z">
        <w:del w:id="4573" w:author="Happy" w:date="2018-08-20T18:39:00Z">
          <w:r w:rsidDel="009E1FA8">
            <w:rPr>
              <w:noProof/>
              <w:rPrChange w:id="4574" w:author="Unknown">
                <w:rPr>
                  <w:i/>
                  <w:iCs/>
                  <w:noProof/>
                  <w:color w:val="808080" w:themeColor="text1" w:themeTint="7F"/>
                </w:rPr>
              </w:rPrChange>
            </w:rPr>
            <w:drawing>
              <wp:inline distT="0" distB="0" distL="0" distR="0" wp14:anchorId="35BE60AF" wp14:editId="638FD7EA">
                <wp:extent cx="4959985" cy="4008755"/>
                <wp:effectExtent l="1905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4959985" cy="4008755"/>
                        </a:xfrm>
                        <a:prstGeom prst="rect">
                          <a:avLst/>
                        </a:prstGeom>
                        <a:noFill/>
                        <a:ln w="9525">
                          <a:noFill/>
                          <a:miter lim="800000"/>
                          <a:headEnd/>
                          <a:tailEnd/>
                        </a:ln>
                      </pic:spPr>
                    </pic:pic>
                  </a:graphicData>
                </a:graphic>
              </wp:inline>
            </w:drawing>
          </w:r>
        </w:del>
      </w:ins>
    </w:p>
    <w:p w14:paraId="686125AF" w14:textId="77777777" w:rsidR="001C5570" w:rsidDel="009E1FA8" w:rsidRDefault="001C5570">
      <w:pPr>
        <w:rPr>
          <w:ins w:id="4575" w:author="xiaohou" w:date="2016-09-20T11:45:00Z"/>
          <w:del w:id="4576" w:author="Happy" w:date="2018-08-20T18:39:00Z"/>
          <w:rStyle w:val="af8"/>
          <w:i w:val="0"/>
          <w:color w:val="auto"/>
        </w:rPr>
        <w:pPrChange w:id="4577" w:author="Happy" w:date="2018-08-20T18:39:00Z">
          <w:pPr>
            <w:pStyle w:val="4"/>
            <w:spacing w:line="360" w:lineRule="auto"/>
          </w:pPr>
        </w:pPrChange>
      </w:pPr>
      <w:ins w:id="4578" w:author="xiaohou" w:date="2016-09-20T11:45:00Z">
        <w:del w:id="4579" w:author="Happy" w:date="2018-08-20T18:39:00Z">
          <w:r w:rsidRPr="009F2834" w:rsidDel="009E1FA8">
            <w:rPr>
              <w:rStyle w:val="af8"/>
              <w:rFonts w:hint="eastAsia"/>
              <w:b/>
              <w:i w:val="0"/>
              <w:color w:val="auto"/>
            </w:rPr>
            <w:delText>显示内容</w:delText>
          </w:r>
        </w:del>
      </w:ins>
    </w:p>
    <w:p w14:paraId="71EF932C" w14:textId="77777777" w:rsidR="001C5570" w:rsidDel="009E1FA8" w:rsidRDefault="001C5570">
      <w:pPr>
        <w:rPr>
          <w:ins w:id="4580" w:author="xiaohou" w:date="2016-09-20T11:45:00Z"/>
          <w:del w:id="4581" w:author="Happy" w:date="2018-08-20T18:39:00Z"/>
        </w:rPr>
        <w:pPrChange w:id="4582" w:author="Happy" w:date="2018-08-20T18:39:00Z">
          <w:pPr>
            <w:pStyle w:val="af3"/>
            <w:numPr>
              <w:numId w:val="57"/>
            </w:numPr>
            <w:spacing w:line="360" w:lineRule="auto"/>
            <w:ind w:left="420" w:firstLineChars="0" w:hanging="420"/>
          </w:pPr>
        </w:pPrChange>
      </w:pPr>
      <w:ins w:id="4583" w:author="xiaohou" w:date="2016-09-20T11:45:00Z">
        <w:del w:id="4584" w:author="Happy" w:date="2018-08-20T18:39:00Z">
          <w:r w:rsidDel="009E1FA8">
            <w:delText>开桌信息不再详细描述</w:delText>
          </w:r>
          <w:r w:rsidDel="009E1FA8">
            <w:rPr>
              <w:rFonts w:hint="eastAsia"/>
            </w:rPr>
            <w:delText>，</w:delText>
          </w:r>
          <w:r w:rsidDel="009E1FA8">
            <w:delText>见</w:delText>
          </w:r>
          <w:r w:rsidDel="009E1FA8">
            <w:rPr>
              <w:rFonts w:hint="eastAsia"/>
            </w:rPr>
            <w:delText>3.4</w:delText>
          </w:r>
        </w:del>
      </w:ins>
    </w:p>
    <w:p w14:paraId="0EEDFD18" w14:textId="77777777" w:rsidR="001C5570" w:rsidDel="009E1FA8" w:rsidRDefault="001C5570">
      <w:pPr>
        <w:rPr>
          <w:ins w:id="4585" w:author="xiaohou" w:date="2016-09-20T11:46:00Z"/>
          <w:del w:id="4586" w:author="Happy" w:date="2018-08-20T18:39:00Z"/>
        </w:rPr>
        <w:pPrChange w:id="4587" w:author="Happy" w:date="2018-08-20T18:39:00Z">
          <w:pPr>
            <w:pStyle w:val="af3"/>
            <w:numPr>
              <w:numId w:val="43"/>
            </w:numPr>
            <w:spacing w:line="360" w:lineRule="auto"/>
            <w:ind w:left="420" w:firstLineChars="0" w:hanging="420"/>
          </w:pPr>
        </w:pPrChange>
      </w:pPr>
      <w:ins w:id="4588" w:author="xiaohou" w:date="2016-09-20T11:45:00Z">
        <w:del w:id="4589" w:author="Happy" w:date="2018-08-20T18:39:00Z">
          <w:r w:rsidDel="009E1FA8">
            <w:rPr>
              <w:rFonts w:hint="eastAsia"/>
            </w:rPr>
            <w:delText>备注：输入框，最多可以</w:delText>
          </w:r>
        </w:del>
      </w:ins>
      <w:ins w:id="4590" w:author="xiaohou" w:date="2016-09-20T11:46:00Z">
        <w:del w:id="4591" w:author="Happy" w:date="2018-08-20T18:39:00Z">
          <w:r w:rsidDel="009E1FA8">
            <w:rPr>
              <w:rFonts w:hint="eastAsia"/>
            </w:rPr>
            <w:delText>输入</w:delText>
          </w:r>
          <w:r w:rsidDel="009E1FA8">
            <w:rPr>
              <w:rFonts w:hint="eastAsia"/>
            </w:rPr>
            <w:delText>50</w:delText>
          </w:r>
          <w:r w:rsidDel="009E1FA8">
            <w:rPr>
              <w:rFonts w:hint="eastAsia"/>
            </w:rPr>
            <w:delText>字，即</w:delText>
          </w:r>
          <w:r w:rsidDel="009E1FA8">
            <w:rPr>
              <w:rFonts w:hint="eastAsia"/>
            </w:rPr>
            <w:delText>100</w:delText>
          </w:r>
          <w:r w:rsidDel="009E1FA8">
            <w:rPr>
              <w:rFonts w:hint="eastAsia"/>
            </w:rPr>
            <w:delText>个字符，</w:delText>
          </w:r>
        </w:del>
      </w:ins>
      <w:ins w:id="4592" w:author="xiaohou" w:date="2016-09-20T11:48:00Z">
        <w:del w:id="4593" w:author="Happy" w:date="2018-08-20T18:39:00Z">
          <w:r w:rsidDel="009E1FA8">
            <w:rPr>
              <w:rFonts w:hint="eastAsia"/>
            </w:rPr>
            <w:delText>输入超出则无法输入</w:delText>
          </w:r>
        </w:del>
      </w:ins>
      <w:ins w:id="4594" w:author="xiaohou" w:date="2016-09-20T11:45:00Z">
        <w:del w:id="4595" w:author="Happy" w:date="2018-08-20T18:39:00Z">
          <w:r w:rsidDel="009E1FA8">
            <w:rPr>
              <w:rFonts w:hint="eastAsia"/>
            </w:rPr>
            <w:delText>。</w:delText>
          </w:r>
        </w:del>
      </w:ins>
    </w:p>
    <w:p w14:paraId="5B1329CE" w14:textId="77777777" w:rsidR="001C5570" w:rsidDel="009E1FA8" w:rsidRDefault="001C5570">
      <w:pPr>
        <w:rPr>
          <w:ins w:id="4596" w:author="xiaohou" w:date="2016-09-20T11:45:00Z"/>
          <w:del w:id="4597" w:author="Happy" w:date="2018-08-20T18:39:00Z"/>
        </w:rPr>
        <w:pPrChange w:id="4598" w:author="Happy" w:date="2018-08-20T18:39:00Z">
          <w:pPr>
            <w:pStyle w:val="af3"/>
            <w:numPr>
              <w:numId w:val="43"/>
            </w:numPr>
            <w:spacing w:line="360" w:lineRule="auto"/>
            <w:ind w:left="420" w:firstLineChars="0" w:hanging="420"/>
          </w:pPr>
        </w:pPrChange>
      </w:pPr>
      <w:ins w:id="4599" w:author="xiaohou" w:date="2016-09-20T11:46:00Z">
        <w:del w:id="4600" w:author="Happy" w:date="2018-08-20T18:39:00Z">
          <w:r w:rsidDel="009E1FA8">
            <w:rPr>
              <w:rFonts w:hint="eastAsia"/>
            </w:rPr>
            <w:delText>选项标签，点击，则可以</w:delText>
          </w:r>
        </w:del>
      </w:ins>
      <w:ins w:id="4601" w:author="xiaohou" w:date="2016-09-20T11:47:00Z">
        <w:del w:id="4602" w:author="Happy" w:date="2018-08-20T18:39:00Z">
          <w:r w:rsidDel="009E1FA8">
            <w:rPr>
              <w:rFonts w:hint="eastAsia"/>
            </w:rPr>
            <w:delText>添加到输入框内。</w:delText>
          </w:r>
        </w:del>
      </w:ins>
    </w:p>
    <w:p w14:paraId="0937A47F" w14:textId="77777777" w:rsidR="001C5570" w:rsidDel="009E1FA8" w:rsidRDefault="001C5570">
      <w:pPr>
        <w:rPr>
          <w:ins w:id="4603" w:author="xiaohou" w:date="2016-09-20T11:45:00Z"/>
          <w:del w:id="4604" w:author="Happy" w:date="2018-08-20T18:39:00Z"/>
          <w:rStyle w:val="af8"/>
          <w:i w:val="0"/>
          <w:color w:val="auto"/>
        </w:rPr>
        <w:pPrChange w:id="4605" w:author="Happy" w:date="2018-08-20T18:39:00Z">
          <w:pPr>
            <w:pStyle w:val="4"/>
            <w:spacing w:line="360" w:lineRule="auto"/>
          </w:pPr>
        </w:pPrChange>
      </w:pPr>
      <w:ins w:id="4606" w:author="xiaohou" w:date="2016-09-20T11:45:00Z">
        <w:del w:id="4607" w:author="Happy" w:date="2018-08-20T18:39:00Z">
          <w:r w:rsidDel="009E1FA8">
            <w:rPr>
              <w:rStyle w:val="af8"/>
              <w:rFonts w:hint="eastAsia"/>
              <w:b/>
              <w:i w:val="0"/>
              <w:color w:val="auto"/>
            </w:rPr>
            <w:delText>出入口</w:delText>
          </w:r>
        </w:del>
      </w:ins>
    </w:p>
    <w:p w14:paraId="36AE5BC0" w14:textId="77777777" w:rsidR="001C5570" w:rsidDel="009E1FA8" w:rsidRDefault="001C5570">
      <w:pPr>
        <w:rPr>
          <w:ins w:id="4608" w:author="xiaohou" w:date="2016-09-20T11:45:00Z"/>
          <w:del w:id="4609" w:author="Happy" w:date="2018-08-20T18:39:00Z"/>
        </w:rPr>
        <w:pPrChange w:id="4610" w:author="Happy" w:date="2018-08-20T18:39:00Z">
          <w:pPr>
            <w:pStyle w:val="af3"/>
            <w:numPr>
              <w:numId w:val="9"/>
            </w:numPr>
            <w:spacing w:line="360" w:lineRule="auto"/>
            <w:ind w:left="420" w:firstLineChars="0" w:hanging="420"/>
          </w:pPr>
        </w:pPrChange>
      </w:pPr>
      <w:ins w:id="4611" w:author="xiaohou" w:date="2016-09-20T11:45:00Z">
        <w:del w:id="4612" w:author="Happy" w:date="2018-08-20T18:39:00Z">
          <w:r w:rsidDel="009E1FA8">
            <w:delText>出口</w:delText>
          </w:r>
          <w:r w:rsidDel="009E1FA8">
            <w:rPr>
              <w:rFonts w:hint="eastAsia"/>
            </w:rPr>
            <w:delText>：</w:delText>
          </w:r>
          <w:r w:rsidDel="009E1FA8">
            <w:delText>点菜页面</w:delText>
          </w:r>
        </w:del>
      </w:ins>
    </w:p>
    <w:p w14:paraId="5A02B6C1" w14:textId="77777777" w:rsidR="001C5570" w:rsidDel="009E1FA8" w:rsidRDefault="001C5570">
      <w:pPr>
        <w:rPr>
          <w:ins w:id="4613" w:author="xiaohou" w:date="2016-09-20T11:45:00Z"/>
          <w:del w:id="4614" w:author="Happy" w:date="2018-08-20T18:39:00Z"/>
        </w:rPr>
        <w:pPrChange w:id="4615" w:author="Happy" w:date="2018-08-20T18:39:00Z">
          <w:pPr>
            <w:pStyle w:val="af3"/>
            <w:numPr>
              <w:numId w:val="9"/>
            </w:numPr>
            <w:spacing w:line="360" w:lineRule="auto"/>
            <w:ind w:left="420" w:firstLineChars="0" w:hanging="420"/>
          </w:pPr>
        </w:pPrChange>
      </w:pPr>
      <w:ins w:id="4616" w:author="xiaohou" w:date="2016-09-20T11:45:00Z">
        <w:del w:id="4617" w:author="Happy" w:date="2018-08-20T18:39:00Z">
          <w:r w:rsidDel="009E1FA8">
            <w:rPr>
              <w:rFonts w:hint="eastAsia"/>
            </w:rPr>
            <w:delText>入口：点菜页面</w:delText>
          </w:r>
        </w:del>
      </w:ins>
    </w:p>
    <w:p w14:paraId="3529FA6F" w14:textId="77777777" w:rsidR="001C5570" w:rsidDel="009E1FA8" w:rsidRDefault="001C5570">
      <w:pPr>
        <w:rPr>
          <w:ins w:id="4618" w:author="xiaohou" w:date="2016-09-20T11:45:00Z"/>
          <w:del w:id="4619" w:author="Happy" w:date="2018-08-20T18:39:00Z"/>
          <w:rStyle w:val="af8"/>
          <w:i w:val="0"/>
          <w:color w:val="auto"/>
        </w:rPr>
        <w:pPrChange w:id="4620" w:author="Happy" w:date="2018-08-20T18:39:00Z">
          <w:pPr>
            <w:pStyle w:val="4"/>
            <w:spacing w:line="360" w:lineRule="auto"/>
          </w:pPr>
        </w:pPrChange>
      </w:pPr>
      <w:ins w:id="4621" w:author="xiaohou" w:date="2016-09-20T11:45:00Z">
        <w:del w:id="4622" w:author="Happy" w:date="2018-08-20T18:39:00Z">
          <w:r w:rsidDel="009E1FA8">
            <w:rPr>
              <w:rStyle w:val="af8"/>
              <w:b/>
              <w:i w:val="0"/>
              <w:color w:val="auto"/>
            </w:rPr>
            <w:delText>数据来源</w:delText>
          </w:r>
        </w:del>
      </w:ins>
    </w:p>
    <w:p w14:paraId="26793284" w14:textId="77777777" w:rsidR="001C5570" w:rsidDel="009E1FA8" w:rsidRDefault="001C5570">
      <w:pPr>
        <w:rPr>
          <w:ins w:id="4623" w:author="xiaohou" w:date="2016-09-20T11:45:00Z"/>
          <w:del w:id="4624" w:author="Happy" w:date="2018-08-20T18:39:00Z"/>
        </w:rPr>
        <w:pPrChange w:id="4625" w:author="Happy" w:date="2018-08-20T18:39:00Z">
          <w:pPr>
            <w:spacing w:line="360" w:lineRule="auto"/>
          </w:pPr>
        </w:pPrChange>
      </w:pPr>
      <w:ins w:id="4626" w:author="xiaohou" w:date="2016-09-20T11:50:00Z">
        <w:del w:id="4627" w:author="Happy" w:date="2018-08-20T18:39:00Z">
          <w:r w:rsidDel="009E1FA8">
            <w:rPr>
              <w:rFonts w:hint="eastAsia"/>
            </w:rPr>
            <w:delText>选项标签从服务器端获取。</w:delText>
          </w:r>
        </w:del>
      </w:ins>
    </w:p>
    <w:p w14:paraId="1293C2A7" w14:textId="77777777" w:rsidR="001C5570" w:rsidDel="009E1FA8" w:rsidRDefault="001C5570">
      <w:pPr>
        <w:rPr>
          <w:ins w:id="4628" w:author="xiaohou" w:date="2016-09-20T11:48:00Z"/>
          <w:del w:id="4629" w:author="Happy" w:date="2018-08-20T18:39:00Z"/>
          <w:rStyle w:val="af8"/>
          <w:bCs/>
          <w:i w:val="0"/>
          <w:color w:val="auto"/>
        </w:rPr>
        <w:pPrChange w:id="4630" w:author="Happy" w:date="2018-08-20T18:39:00Z">
          <w:pPr>
            <w:pStyle w:val="4"/>
            <w:spacing w:line="360" w:lineRule="auto"/>
          </w:pPr>
        </w:pPrChange>
      </w:pPr>
      <w:ins w:id="4631" w:author="xiaohou" w:date="2016-09-20T11:45:00Z">
        <w:del w:id="4632" w:author="Happy" w:date="2018-08-20T18:39:00Z">
          <w:r w:rsidDel="009E1FA8">
            <w:rPr>
              <w:rStyle w:val="af8"/>
              <w:rFonts w:hint="eastAsia"/>
              <w:b/>
              <w:i w:val="0"/>
              <w:color w:val="auto"/>
            </w:rPr>
            <w:delText>输入项</w:delText>
          </w:r>
        </w:del>
      </w:ins>
    </w:p>
    <w:p w14:paraId="499F4C32" w14:textId="77777777" w:rsidR="001C5570" w:rsidDel="009E1FA8" w:rsidRDefault="001C5570">
      <w:pPr>
        <w:rPr>
          <w:ins w:id="4633" w:author="xiaohou" w:date="2016-09-20T11:49:00Z"/>
          <w:del w:id="4634" w:author="Happy" w:date="2018-08-20T18:39:00Z"/>
        </w:rPr>
        <w:pPrChange w:id="4635" w:author="Happy" w:date="2018-08-20T18:39:00Z">
          <w:pPr>
            <w:pStyle w:val="af3"/>
            <w:numPr>
              <w:numId w:val="172"/>
            </w:numPr>
            <w:ind w:left="420" w:firstLineChars="0" w:hanging="420"/>
          </w:pPr>
        </w:pPrChange>
      </w:pPr>
      <w:ins w:id="4636" w:author="xiaohou" w:date="2016-09-20T11:48:00Z">
        <w:del w:id="4637" w:author="Happy" w:date="2018-08-20T18:39:00Z">
          <w:r w:rsidDel="009E1FA8">
            <w:rPr>
              <w:rFonts w:hint="eastAsia"/>
            </w:rPr>
            <w:delText>备注：</w:delText>
          </w:r>
        </w:del>
      </w:ins>
      <w:ins w:id="4638" w:author="xiaohou" w:date="2016-09-20T11:49:00Z">
        <w:del w:id="4639" w:author="Happy" w:date="2018-08-20T18:39:00Z">
          <w:r w:rsidDel="009E1FA8">
            <w:rPr>
              <w:rFonts w:hint="eastAsia"/>
            </w:rPr>
            <w:delText>最多输入</w:delText>
          </w:r>
          <w:r w:rsidDel="009E1FA8">
            <w:rPr>
              <w:rFonts w:hint="eastAsia"/>
            </w:rPr>
            <w:delText>50</w:delText>
          </w:r>
          <w:r w:rsidDel="009E1FA8">
            <w:rPr>
              <w:rFonts w:hint="eastAsia"/>
            </w:rPr>
            <w:delText>个字，即</w:delText>
          </w:r>
          <w:r w:rsidDel="009E1FA8">
            <w:rPr>
              <w:rFonts w:hint="eastAsia"/>
            </w:rPr>
            <w:delText>100</w:delText>
          </w:r>
          <w:r w:rsidDel="009E1FA8">
            <w:rPr>
              <w:rFonts w:hint="eastAsia"/>
            </w:rPr>
            <w:delText>个字符。输入超出则无法输入。</w:delText>
          </w:r>
        </w:del>
      </w:ins>
    </w:p>
    <w:p w14:paraId="7F3AF799" w14:textId="77777777" w:rsidR="001C5570" w:rsidRPr="001C5570" w:rsidDel="009E1FA8" w:rsidRDefault="001C5570">
      <w:pPr>
        <w:rPr>
          <w:ins w:id="4640" w:author="xiaohou" w:date="2016-09-20T11:45:00Z"/>
          <w:del w:id="4641" w:author="Happy" w:date="2018-08-20T18:39:00Z"/>
        </w:rPr>
        <w:pPrChange w:id="4642" w:author="Happy" w:date="2018-08-20T18:39:00Z">
          <w:pPr>
            <w:pStyle w:val="af3"/>
            <w:numPr>
              <w:numId w:val="172"/>
            </w:numPr>
            <w:ind w:left="420" w:firstLineChars="0" w:hanging="420"/>
          </w:pPr>
        </w:pPrChange>
      </w:pPr>
      <w:ins w:id="4643" w:author="xiaohou" w:date="2016-09-20T11:49:00Z">
        <w:del w:id="4644" w:author="Happy" w:date="2018-08-20T18:39:00Z">
          <w:r w:rsidDel="009E1FA8">
            <w:rPr>
              <w:rFonts w:hint="eastAsia"/>
            </w:rPr>
            <w:delText>选项标签：点击，则</w:delText>
          </w:r>
        </w:del>
      </w:ins>
      <w:ins w:id="4645" w:author="xiaohou" w:date="2016-09-20T11:50:00Z">
        <w:del w:id="4646" w:author="Happy" w:date="2018-08-20T18:39:00Z">
          <w:r w:rsidDel="009E1FA8">
            <w:rPr>
              <w:rFonts w:hint="eastAsia"/>
            </w:rPr>
            <w:delText>添加到输入框中。</w:delText>
          </w:r>
        </w:del>
      </w:ins>
    </w:p>
    <w:p w14:paraId="143995D5" w14:textId="77777777" w:rsidR="001C5570" w:rsidDel="009E1FA8" w:rsidRDefault="001C5570">
      <w:pPr>
        <w:rPr>
          <w:ins w:id="4647" w:author="xiaohou" w:date="2016-09-20T11:45:00Z"/>
          <w:del w:id="4648" w:author="Happy" w:date="2018-08-20T18:39:00Z"/>
          <w:rStyle w:val="af8"/>
          <w:i w:val="0"/>
          <w:color w:val="auto"/>
        </w:rPr>
        <w:pPrChange w:id="4649" w:author="Happy" w:date="2018-08-20T18:39:00Z">
          <w:pPr>
            <w:pStyle w:val="4"/>
            <w:spacing w:line="360" w:lineRule="auto"/>
          </w:pPr>
        </w:pPrChange>
      </w:pPr>
      <w:ins w:id="4650" w:author="xiaohou" w:date="2016-09-20T11:45:00Z">
        <w:del w:id="4651" w:author="Happy" w:date="2018-08-20T18:39:00Z">
          <w:r w:rsidDel="009E1FA8">
            <w:rPr>
              <w:rStyle w:val="af8"/>
              <w:rFonts w:hint="eastAsia"/>
              <w:b/>
              <w:i w:val="0"/>
              <w:color w:val="auto"/>
            </w:rPr>
            <w:delText>操作规则</w:delText>
          </w:r>
        </w:del>
      </w:ins>
    </w:p>
    <w:p w14:paraId="0035B991" w14:textId="77777777" w:rsidR="001C5570" w:rsidDel="009E1FA8" w:rsidRDefault="001C5570">
      <w:pPr>
        <w:rPr>
          <w:ins w:id="4652" w:author="xiaohou" w:date="2016-09-20T11:45:00Z"/>
          <w:del w:id="4653" w:author="Happy" w:date="2018-08-20T18:39:00Z"/>
          <w:b/>
          <w:bCs/>
          <w:iCs/>
        </w:rPr>
        <w:pPrChange w:id="4654" w:author="Happy" w:date="2018-08-20T18:39:00Z">
          <w:pPr>
            <w:pStyle w:val="af3"/>
            <w:numPr>
              <w:numId w:val="8"/>
            </w:numPr>
            <w:spacing w:line="360" w:lineRule="auto"/>
            <w:ind w:left="420" w:firstLineChars="0" w:hanging="420"/>
          </w:pPr>
        </w:pPrChange>
      </w:pPr>
      <w:ins w:id="4655" w:author="xiaohou" w:date="2016-09-20T11:45:00Z">
        <w:del w:id="4656" w:author="Happy" w:date="2018-08-20T18:39:00Z">
          <w:r w:rsidDel="009E1FA8">
            <w:rPr>
              <w:rFonts w:hint="eastAsia"/>
            </w:rPr>
            <w:delText>【保存】点击后，则保存成功。</w:delText>
          </w:r>
        </w:del>
      </w:ins>
    </w:p>
    <w:p w14:paraId="281C9118" w14:textId="77777777" w:rsidR="001C5570" w:rsidDel="009E1FA8" w:rsidRDefault="001C5570">
      <w:pPr>
        <w:rPr>
          <w:ins w:id="4657" w:author="xiaohou" w:date="2016-09-20T11:45:00Z"/>
          <w:del w:id="4658" w:author="Happy" w:date="2018-08-20T18:39:00Z"/>
          <w:rStyle w:val="af8"/>
          <w:i w:val="0"/>
          <w:color w:val="auto"/>
        </w:rPr>
        <w:pPrChange w:id="4659" w:author="Happy" w:date="2018-08-20T18:39:00Z">
          <w:pPr>
            <w:pStyle w:val="4"/>
            <w:spacing w:line="360" w:lineRule="auto"/>
          </w:pPr>
        </w:pPrChange>
      </w:pPr>
      <w:ins w:id="4660" w:author="xiaohou" w:date="2016-09-20T11:45:00Z">
        <w:del w:id="4661" w:author="Happy" w:date="2018-08-20T18:39:00Z">
          <w:r w:rsidDel="009E1FA8">
            <w:rPr>
              <w:rStyle w:val="af8"/>
              <w:rFonts w:hint="eastAsia"/>
              <w:b/>
              <w:i w:val="0"/>
              <w:color w:val="auto"/>
            </w:rPr>
            <w:delText>提示信息</w:delText>
          </w:r>
        </w:del>
      </w:ins>
    </w:p>
    <w:p w14:paraId="6AF72002" w14:textId="77777777" w:rsidR="001C5570" w:rsidDel="009E1FA8" w:rsidRDefault="001C5570">
      <w:pPr>
        <w:rPr>
          <w:ins w:id="4662" w:author="xiaohou" w:date="2016-09-20T11:45:00Z"/>
          <w:del w:id="4663" w:author="Happy" w:date="2018-08-20T18:39:00Z"/>
        </w:rPr>
        <w:pPrChange w:id="4664" w:author="Happy" w:date="2018-08-20T18:39:00Z">
          <w:pPr>
            <w:pStyle w:val="af3"/>
            <w:numPr>
              <w:numId w:val="8"/>
            </w:numPr>
            <w:spacing w:line="360" w:lineRule="auto"/>
            <w:ind w:left="420" w:firstLineChars="0" w:hanging="420"/>
          </w:pPr>
        </w:pPrChange>
      </w:pPr>
      <w:ins w:id="4665" w:author="xiaohou" w:date="2016-09-20T11:45:00Z">
        <w:del w:id="4666" w:author="Happy" w:date="2018-08-20T18:39:00Z">
          <w:r w:rsidDel="009E1FA8">
            <w:rPr>
              <w:rFonts w:hint="eastAsia"/>
            </w:rPr>
            <w:delText>修改完毕，点击保存</w:delText>
          </w:r>
          <w:r w:rsidRPr="00DA0E00" w:rsidDel="009E1FA8">
            <w:rPr>
              <w:rFonts w:hint="eastAsia"/>
            </w:rPr>
            <w:delText>，</w:delText>
          </w:r>
          <w:r w:rsidDel="009E1FA8">
            <w:rPr>
              <w:rFonts w:hint="eastAsia"/>
            </w:rPr>
            <w:delText>网络正常，则</w:delText>
          </w:r>
          <w:r w:rsidDel="009E1FA8">
            <w:rPr>
              <w:rFonts w:hint="eastAsia"/>
            </w:rPr>
            <w:delText>toast</w:delText>
          </w:r>
          <w:r w:rsidRPr="00DA0E00" w:rsidDel="009E1FA8">
            <w:rPr>
              <w:rFonts w:hint="eastAsia"/>
            </w:rPr>
            <w:delText>提示：保</w:delText>
          </w:r>
          <w:r w:rsidDel="009E1FA8">
            <w:rPr>
              <w:rFonts w:hint="eastAsia"/>
            </w:rPr>
            <w:delText>存成功。网络不正常，则</w:delText>
          </w:r>
          <w:r w:rsidDel="009E1FA8">
            <w:rPr>
              <w:rFonts w:hint="eastAsia"/>
            </w:rPr>
            <w:delText>toast</w:delText>
          </w:r>
          <w:r w:rsidDel="009E1FA8">
            <w:rPr>
              <w:rFonts w:hint="eastAsia"/>
            </w:rPr>
            <w:delText>提示：保存失败。</w:delText>
          </w:r>
        </w:del>
      </w:ins>
    </w:p>
    <w:p w14:paraId="2593D03C" w14:textId="77777777" w:rsidR="001C5570" w:rsidRPr="001C5570" w:rsidDel="009E1FA8" w:rsidRDefault="001C5570">
      <w:pPr>
        <w:rPr>
          <w:del w:id="4667" w:author="Happy" w:date="2018-08-20T18:39:00Z"/>
        </w:rPr>
        <w:pPrChange w:id="4668" w:author="Happy" w:date="2018-08-20T18:39:00Z">
          <w:pPr>
            <w:pStyle w:val="af3"/>
            <w:spacing w:line="360" w:lineRule="auto"/>
            <w:ind w:left="420" w:firstLineChars="0" w:firstLine="0"/>
          </w:pPr>
        </w:pPrChange>
      </w:pPr>
    </w:p>
    <w:p w14:paraId="32A849AA" w14:textId="77777777" w:rsidR="005C3A57" w:rsidDel="009E1FA8" w:rsidRDefault="004E5415">
      <w:pPr>
        <w:rPr>
          <w:del w:id="4669" w:author="Happy" w:date="2018-08-20T18:39:00Z"/>
        </w:rPr>
        <w:pPrChange w:id="4670" w:author="Happy" w:date="2018-08-20T18:39:00Z">
          <w:pPr>
            <w:pStyle w:val="3"/>
            <w:spacing w:line="360" w:lineRule="auto"/>
          </w:pPr>
        </w:pPrChange>
      </w:pPr>
      <w:del w:id="4671" w:author="Happy" w:date="2018-08-20T18:39:00Z">
        <w:r w:rsidDel="009E1FA8">
          <w:rPr>
            <w:rFonts w:hint="eastAsia"/>
          </w:rPr>
          <w:delText>套餐</w:delText>
        </w:r>
      </w:del>
      <w:ins w:id="4672" w:author="xiaohou" w:date="2016-09-09T09:26:00Z">
        <w:del w:id="4673" w:author="Happy" w:date="2018-08-20T18:39:00Z">
          <w:r w:rsidR="00FF73F9" w:rsidDel="009E1FA8">
            <w:rPr>
              <w:rFonts w:hint="eastAsia"/>
            </w:rPr>
            <w:delText>（</w:delText>
          </w:r>
        </w:del>
      </w:ins>
      <w:ins w:id="4674" w:author="xiaohou" w:date="2016-09-09T09:27:00Z">
        <w:del w:id="4675" w:author="Happy" w:date="2018-08-20T18:39:00Z">
          <w:r w:rsidR="00FF73F9" w:rsidDel="009E1FA8">
            <w:rPr>
              <w:rFonts w:hint="eastAsia"/>
            </w:rPr>
            <w:delText>第一版本不做</w:delText>
          </w:r>
          <w:r w:rsidR="0007016B" w:rsidDel="009E1FA8">
            <w:rPr>
              <w:rFonts w:hint="eastAsia"/>
            </w:rPr>
            <w:delText>可配套餐</w:delText>
          </w:r>
        </w:del>
      </w:ins>
      <w:ins w:id="4676" w:author="xiaohou" w:date="2016-09-09T09:26:00Z">
        <w:del w:id="4677" w:author="Happy" w:date="2018-08-20T18:39:00Z">
          <w:r w:rsidR="00FF73F9" w:rsidDel="009E1FA8">
            <w:rPr>
              <w:rFonts w:hint="eastAsia"/>
            </w:rPr>
            <w:delText>）</w:delText>
          </w:r>
        </w:del>
      </w:ins>
    </w:p>
    <w:p w14:paraId="7D1EDD9D" w14:textId="77777777" w:rsidR="005C3A57" w:rsidDel="009E1FA8" w:rsidRDefault="00372935">
      <w:pPr>
        <w:rPr>
          <w:del w:id="4678" w:author="Happy" w:date="2018-08-20T18:39:00Z"/>
        </w:rPr>
        <w:pPrChange w:id="4679" w:author="Happy" w:date="2018-08-20T18:39:00Z">
          <w:pPr>
            <w:spacing w:line="360" w:lineRule="auto"/>
          </w:pPr>
        </w:pPrChange>
      </w:pPr>
      <w:del w:id="4680" w:author="Happy" w:date="2018-08-20T18:39:00Z">
        <w:r w:rsidDel="009E1FA8">
          <w:rPr>
            <w:noProof/>
          </w:rPr>
          <w:drawing>
            <wp:inline distT="0" distB="0" distL="0" distR="0" wp14:anchorId="205B0AA5" wp14:editId="5FB41F3A">
              <wp:extent cx="5464175" cy="4440555"/>
              <wp:effectExtent l="19050" t="0" r="3175" b="0"/>
              <wp:docPr id="3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srcRect/>
                      <a:stretch>
                        <a:fillRect/>
                      </a:stretch>
                    </pic:blipFill>
                    <pic:spPr bwMode="auto">
                      <a:xfrm>
                        <a:off x="0" y="0"/>
                        <a:ext cx="5464175" cy="4440555"/>
                      </a:xfrm>
                      <a:prstGeom prst="rect">
                        <a:avLst/>
                      </a:prstGeom>
                      <a:noFill/>
                      <a:ln w="9525">
                        <a:noFill/>
                        <a:miter lim="800000"/>
                        <a:headEnd/>
                        <a:tailEnd/>
                      </a:ln>
                    </pic:spPr>
                  </pic:pic>
                </a:graphicData>
              </a:graphic>
            </wp:inline>
          </w:drawing>
        </w:r>
      </w:del>
    </w:p>
    <w:p w14:paraId="2428CE97" w14:textId="77777777" w:rsidR="005C3A57" w:rsidDel="009E1FA8" w:rsidRDefault="00CF4FBF">
      <w:pPr>
        <w:rPr>
          <w:del w:id="4681" w:author="Happy" w:date="2018-08-20T18:39:00Z"/>
          <w:rStyle w:val="af8"/>
          <w:i w:val="0"/>
          <w:color w:val="auto"/>
        </w:rPr>
        <w:pPrChange w:id="4682" w:author="Happy" w:date="2018-08-20T18:39:00Z">
          <w:pPr>
            <w:pStyle w:val="4"/>
            <w:spacing w:line="360" w:lineRule="auto"/>
          </w:pPr>
        </w:pPrChange>
      </w:pPr>
      <w:del w:id="4683" w:author="Happy" w:date="2018-08-20T18:39:00Z">
        <w:r w:rsidRPr="009F2834" w:rsidDel="009E1FA8">
          <w:rPr>
            <w:rStyle w:val="af8"/>
            <w:rFonts w:hint="eastAsia"/>
            <w:b/>
            <w:i w:val="0"/>
            <w:color w:val="auto"/>
          </w:rPr>
          <w:delText>显示内容</w:delText>
        </w:r>
      </w:del>
    </w:p>
    <w:p w14:paraId="4C8A48C0" w14:textId="77777777" w:rsidR="005C3A57" w:rsidDel="009E1FA8" w:rsidRDefault="008E2F32">
      <w:pPr>
        <w:rPr>
          <w:del w:id="4684" w:author="Happy" w:date="2018-08-20T18:39:00Z"/>
        </w:rPr>
        <w:pPrChange w:id="4685" w:author="Happy" w:date="2018-08-20T18:39:00Z">
          <w:pPr>
            <w:pStyle w:val="af3"/>
            <w:numPr>
              <w:numId w:val="8"/>
            </w:numPr>
            <w:spacing w:line="360" w:lineRule="auto"/>
            <w:ind w:left="420" w:firstLineChars="0" w:hanging="420"/>
          </w:pPr>
        </w:pPrChange>
      </w:pPr>
      <w:del w:id="4686" w:author="Happy" w:date="2018-08-20T18:39:00Z">
        <w:r w:rsidDel="009E1FA8">
          <w:delText>如果后台设定套餐中</w:delText>
        </w:r>
        <w:r w:rsidR="0067434F" w:rsidDel="009E1FA8">
          <w:rPr>
            <w:rFonts w:hint="eastAsia"/>
          </w:rPr>
          <w:delText>有</w:delText>
        </w:r>
        <w:r w:rsidDel="009E1FA8">
          <w:delText>必须点的菜品</w:delText>
        </w:r>
        <w:r w:rsidDel="009E1FA8">
          <w:rPr>
            <w:rFonts w:hint="eastAsia"/>
          </w:rPr>
          <w:delText>，</w:delText>
        </w:r>
        <w:r w:rsidDel="009E1FA8">
          <w:delText>则点开此弹框页面时</w:delText>
        </w:r>
        <w:r w:rsidDel="009E1FA8">
          <w:rPr>
            <w:rFonts w:hint="eastAsia"/>
          </w:rPr>
          <w:delText>，</w:delText>
        </w:r>
        <w:r w:rsidDel="009E1FA8">
          <w:delText>必须点的菜品默认为选中状态</w:delText>
        </w:r>
        <w:r w:rsidDel="009E1FA8">
          <w:rPr>
            <w:rFonts w:hint="eastAsia"/>
          </w:rPr>
          <w:delText>，</w:delText>
        </w:r>
        <w:r w:rsidDel="009E1FA8">
          <w:delText>并且显示在已选菜品中</w:delText>
        </w:r>
        <w:r w:rsidDel="009E1FA8">
          <w:rPr>
            <w:rFonts w:hint="eastAsia"/>
          </w:rPr>
          <w:delText>。</w:delText>
        </w:r>
      </w:del>
    </w:p>
    <w:p w14:paraId="7015DC0B" w14:textId="77777777" w:rsidR="005C3A57" w:rsidDel="009E1FA8" w:rsidRDefault="00EF2892">
      <w:pPr>
        <w:rPr>
          <w:del w:id="4687" w:author="Happy" w:date="2018-08-20T18:39:00Z"/>
        </w:rPr>
        <w:pPrChange w:id="4688" w:author="Happy" w:date="2018-08-20T18:39:00Z">
          <w:pPr>
            <w:pStyle w:val="af3"/>
            <w:spacing w:line="360" w:lineRule="auto"/>
            <w:ind w:firstLineChars="0" w:firstLine="0"/>
          </w:pPr>
        </w:pPrChange>
      </w:pPr>
      <w:del w:id="4689" w:author="Happy" w:date="2018-08-20T18:39:00Z">
        <w:r w:rsidDel="009E1FA8">
          <w:fldChar w:fldCharType="begin"/>
        </w:r>
        <w:r w:rsidR="004E01D5" w:rsidDel="009E1FA8">
          <w:rPr>
            <w:rFonts w:hint="eastAsia"/>
          </w:rPr>
          <w:delInstrText>eq \o\ac(</w:delInstrText>
        </w:r>
        <w:r w:rsidR="004E01D5" w:rsidRPr="004E01D5" w:rsidDel="009E1FA8">
          <w:rPr>
            <w:rFonts w:ascii="宋体" w:hint="eastAsia"/>
            <w:position w:val="-4"/>
            <w:sz w:val="31"/>
          </w:rPr>
          <w:delInstrText>○</w:delInstrText>
        </w:r>
        <w:r w:rsidR="004E01D5" w:rsidDel="009E1FA8">
          <w:rPr>
            <w:rFonts w:hint="eastAsia"/>
          </w:rPr>
          <w:delInstrText>,1)</w:delInstrText>
        </w:r>
        <w:r w:rsidDel="009E1FA8">
          <w:fldChar w:fldCharType="end"/>
        </w:r>
        <w:r w:rsidR="009C226E" w:rsidDel="009E1FA8">
          <w:delText>已选菜品</w:delText>
        </w:r>
      </w:del>
    </w:p>
    <w:p w14:paraId="11A77A39" w14:textId="77777777" w:rsidR="005C3A57" w:rsidDel="009E1FA8" w:rsidRDefault="009C226E">
      <w:pPr>
        <w:rPr>
          <w:del w:id="4690" w:author="Happy" w:date="2018-08-20T18:39:00Z"/>
        </w:rPr>
        <w:pPrChange w:id="4691" w:author="Happy" w:date="2018-08-20T18:39:00Z">
          <w:pPr>
            <w:pStyle w:val="af3"/>
            <w:numPr>
              <w:numId w:val="13"/>
            </w:numPr>
            <w:spacing w:line="360" w:lineRule="auto"/>
            <w:ind w:left="840" w:firstLineChars="0" w:hanging="420"/>
          </w:pPr>
        </w:pPrChange>
      </w:pPr>
      <w:del w:id="4692" w:author="Happy" w:date="2018-08-20T18:39:00Z">
        <w:r w:rsidDel="009E1FA8">
          <w:delText>共计</w:delText>
        </w:r>
        <w:r w:rsidDel="009E1FA8">
          <w:rPr>
            <w:rFonts w:hint="eastAsia"/>
          </w:rPr>
          <w:delText>：</w:delText>
        </w:r>
        <w:r w:rsidR="0067434F" w:rsidDel="009E1FA8">
          <w:rPr>
            <w:rFonts w:hint="eastAsia"/>
          </w:rPr>
          <w:delText>所有</w:delText>
        </w:r>
        <w:r w:rsidR="0067434F" w:rsidDel="009E1FA8">
          <w:delText>已选菜品</w:delText>
        </w:r>
        <w:r w:rsidR="00550871" w:rsidDel="009E1FA8">
          <w:rPr>
            <w:rFonts w:hint="eastAsia"/>
          </w:rPr>
          <w:delText>合计</w:delText>
        </w:r>
        <w:r w:rsidR="0067434F" w:rsidDel="009E1FA8">
          <w:delText>多少金额</w:delText>
        </w:r>
        <w:r w:rsidDel="009E1FA8">
          <w:rPr>
            <w:rFonts w:hint="eastAsia"/>
          </w:rPr>
          <w:delText>。</w:delText>
        </w:r>
      </w:del>
    </w:p>
    <w:p w14:paraId="6108A9A8" w14:textId="77777777" w:rsidR="005C3A57" w:rsidDel="009E1FA8" w:rsidRDefault="00D05F98">
      <w:pPr>
        <w:rPr>
          <w:del w:id="4693" w:author="Happy" w:date="2018-08-20T18:39:00Z"/>
        </w:rPr>
        <w:pPrChange w:id="4694" w:author="Happy" w:date="2018-08-20T18:39:00Z">
          <w:pPr>
            <w:pStyle w:val="af3"/>
            <w:numPr>
              <w:numId w:val="13"/>
            </w:numPr>
            <w:spacing w:line="360" w:lineRule="auto"/>
            <w:ind w:left="840" w:firstLineChars="0" w:hanging="420"/>
          </w:pPr>
        </w:pPrChange>
      </w:pPr>
      <w:del w:id="4695" w:author="Happy" w:date="2018-08-20T18:39:00Z">
        <w:r w:rsidDel="009E1FA8">
          <w:delText>已选</w:delText>
        </w:r>
        <w:r w:rsidDel="009E1FA8">
          <w:rPr>
            <w:rFonts w:hint="eastAsia"/>
          </w:rPr>
          <w:delText>菜品：包含菜品名称、菜品金额。当有两个相同的菜品时，</w:delText>
        </w:r>
        <w:r w:rsidR="0067434F" w:rsidDel="009E1FA8">
          <w:rPr>
            <w:rFonts w:hint="eastAsia"/>
          </w:rPr>
          <w:delText>显示成两个菜品，不做合并</w:delText>
        </w:r>
        <w:r w:rsidR="00D23AA2" w:rsidDel="009E1FA8">
          <w:rPr>
            <w:rFonts w:hint="eastAsia"/>
          </w:rPr>
          <w:delText>。</w:delText>
        </w:r>
      </w:del>
    </w:p>
    <w:p w14:paraId="246180C7" w14:textId="77777777" w:rsidR="005C3A57" w:rsidDel="009E1FA8" w:rsidRDefault="00D05F98">
      <w:pPr>
        <w:rPr>
          <w:del w:id="4696" w:author="Happy" w:date="2018-08-20T18:39:00Z"/>
        </w:rPr>
        <w:pPrChange w:id="4697" w:author="Happy" w:date="2018-08-20T18:39:00Z">
          <w:pPr>
            <w:pStyle w:val="af3"/>
            <w:numPr>
              <w:numId w:val="13"/>
            </w:numPr>
            <w:spacing w:line="360" w:lineRule="auto"/>
            <w:ind w:left="840" w:firstLineChars="0" w:hanging="420"/>
          </w:pPr>
        </w:pPrChange>
      </w:pPr>
      <w:del w:id="4698" w:author="Happy" w:date="2018-08-20T18:39:00Z">
        <w:r w:rsidDel="009E1FA8">
          <w:rPr>
            <w:rFonts w:hint="eastAsia"/>
          </w:rPr>
          <w:delText>每个已选菜品</w:delText>
        </w:r>
        <w:r w:rsidR="001D7C65" w:rsidDel="009E1FA8">
          <w:rPr>
            <w:rFonts w:hint="eastAsia"/>
          </w:rPr>
          <w:delText>右上角都有个可删除的角标。点击可以删除。</w:delText>
        </w:r>
        <w:r w:rsidR="005E4067" w:rsidDel="009E1FA8">
          <w:rPr>
            <w:rFonts w:hint="eastAsia"/>
          </w:rPr>
          <w:delText>当删除后，可选择的对应菜品左上角数量减去相应的数量。</w:delText>
        </w:r>
      </w:del>
    </w:p>
    <w:p w14:paraId="4B96179A" w14:textId="77777777" w:rsidR="005C3A57" w:rsidDel="009E1FA8" w:rsidRDefault="00EF2892">
      <w:pPr>
        <w:rPr>
          <w:del w:id="4699" w:author="Happy" w:date="2018-08-20T18:39:00Z"/>
        </w:rPr>
        <w:pPrChange w:id="4700" w:author="Happy" w:date="2018-08-20T18:39:00Z">
          <w:pPr>
            <w:pStyle w:val="af3"/>
            <w:spacing w:line="360" w:lineRule="auto"/>
            <w:ind w:firstLineChars="0" w:firstLine="0"/>
          </w:pPr>
        </w:pPrChange>
      </w:pPr>
      <w:del w:id="4701" w:author="Happy" w:date="2018-08-20T18:39:00Z">
        <w:r w:rsidDel="009E1FA8">
          <w:fldChar w:fldCharType="begin"/>
        </w:r>
        <w:r w:rsidR="004E01D5" w:rsidDel="009E1FA8">
          <w:rPr>
            <w:rFonts w:hint="eastAsia"/>
          </w:rPr>
          <w:delInstrText>eq \o\ac(</w:delInstrText>
        </w:r>
        <w:r w:rsidR="004E01D5" w:rsidRPr="004E01D5" w:rsidDel="009E1FA8">
          <w:rPr>
            <w:rFonts w:ascii="宋体" w:hint="eastAsia"/>
            <w:position w:val="-4"/>
            <w:sz w:val="31"/>
          </w:rPr>
          <w:delInstrText>○</w:delInstrText>
        </w:r>
        <w:r w:rsidR="004E01D5" w:rsidDel="009E1FA8">
          <w:rPr>
            <w:rFonts w:hint="eastAsia"/>
          </w:rPr>
          <w:delInstrText>,2)</w:delInstrText>
        </w:r>
        <w:r w:rsidDel="009E1FA8">
          <w:fldChar w:fldCharType="end"/>
        </w:r>
        <w:r w:rsidR="004E01D5" w:rsidDel="009E1FA8">
          <w:rPr>
            <w:rFonts w:hint="eastAsia"/>
          </w:rPr>
          <w:delText>套餐选择</w:delText>
        </w:r>
      </w:del>
    </w:p>
    <w:p w14:paraId="58144975" w14:textId="77777777" w:rsidR="005C3A57" w:rsidDel="009E1FA8" w:rsidRDefault="00876238">
      <w:pPr>
        <w:rPr>
          <w:del w:id="4702" w:author="Happy" w:date="2018-08-20T18:39:00Z"/>
        </w:rPr>
        <w:pPrChange w:id="4703" w:author="Happy" w:date="2018-08-20T18:39:00Z">
          <w:pPr>
            <w:pStyle w:val="af3"/>
            <w:numPr>
              <w:numId w:val="12"/>
            </w:numPr>
            <w:spacing w:line="360" w:lineRule="auto"/>
            <w:ind w:left="840" w:firstLineChars="0" w:hanging="420"/>
          </w:pPr>
        </w:pPrChange>
      </w:pPr>
      <w:del w:id="4704" w:author="Happy" w:date="2018-08-20T18:39:00Z">
        <w:r w:rsidDel="009E1FA8">
          <w:delText>套餐分组</w:delText>
        </w:r>
        <w:r w:rsidDel="009E1FA8">
          <w:rPr>
            <w:rFonts w:hint="eastAsia"/>
          </w:rPr>
          <w:delText>：</w:delText>
        </w:r>
        <w:r w:rsidDel="009E1FA8">
          <w:delText>后台获取分组及分组名称</w:delText>
        </w:r>
        <w:r w:rsidDel="009E1FA8">
          <w:rPr>
            <w:rFonts w:hint="eastAsia"/>
          </w:rPr>
          <w:delText>。</w:delText>
        </w:r>
        <w:r w:rsidDel="009E1FA8">
          <w:delText>每个分组下边会显示对应的菜品</w:delText>
        </w:r>
        <w:r w:rsidDel="009E1FA8">
          <w:rPr>
            <w:rFonts w:hint="eastAsia"/>
          </w:rPr>
          <w:delText>。</w:delText>
        </w:r>
      </w:del>
    </w:p>
    <w:p w14:paraId="1D52F788" w14:textId="77777777" w:rsidR="005C3A57" w:rsidDel="009E1FA8" w:rsidRDefault="00876238">
      <w:pPr>
        <w:rPr>
          <w:del w:id="4705" w:author="Happy" w:date="2018-08-20T18:39:00Z"/>
        </w:rPr>
        <w:pPrChange w:id="4706" w:author="Happy" w:date="2018-08-20T18:39:00Z">
          <w:pPr>
            <w:pStyle w:val="af3"/>
            <w:numPr>
              <w:numId w:val="12"/>
            </w:numPr>
            <w:spacing w:line="360" w:lineRule="auto"/>
            <w:ind w:left="840" w:firstLineChars="0" w:hanging="420"/>
          </w:pPr>
        </w:pPrChange>
      </w:pPr>
      <w:del w:id="4707" w:author="Happy" w:date="2018-08-20T18:39:00Z">
        <w:r w:rsidDel="009E1FA8">
          <w:rPr>
            <w:rFonts w:hint="eastAsia"/>
          </w:rPr>
          <w:delText>必选：指此分组中必须选一个菜品。</w:delText>
        </w:r>
      </w:del>
    </w:p>
    <w:p w14:paraId="12EED0B6" w14:textId="77777777" w:rsidR="005C3A57" w:rsidDel="009E1FA8" w:rsidRDefault="00876238">
      <w:pPr>
        <w:rPr>
          <w:del w:id="4708" w:author="Happy" w:date="2018-08-20T18:39:00Z"/>
        </w:rPr>
        <w:pPrChange w:id="4709" w:author="Happy" w:date="2018-08-20T18:39:00Z">
          <w:pPr>
            <w:pStyle w:val="af3"/>
            <w:numPr>
              <w:numId w:val="12"/>
            </w:numPr>
            <w:spacing w:line="360" w:lineRule="auto"/>
            <w:ind w:left="840" w:firstLineChars="0" w:hanging="420"/>
          </w:pPr>
        </w:pPrChange>
      </w:pPr>
      <w:del w:id="4710" w:author="Happy" w:date="2018-08-20T18:39:00Z">
        <w:r w:rsidDel="009E1FA8">
          <w:rPr>
            <w:rFonts w:hint="eastAsia"/>
          </w:rPr>
          <w:delText>已选：指此分组中已经选取的菜品数量</w:delText>
        </w:r>
      </w:del>
    </w:p>
    <w:p w14:paraId="6EC98159" w14:textId="77777777" w:rsidR="005C3A57" w:rsidDel="009E1FA8" w:rsidRDefault="00876238">
      <w:pPr>
        <w:rPr>
          <w:del w:id="4711" w:author="Happy" w:date="2018-08-20T18:39:00Z"/>
        </w:rPr>
        <w:pPrChange w:id="4712" w:author="Happy" w:date="2018-08-20T18:39:00Z">
          <w:pPr>
            <w:pStyle w:val="af3"/>
            <w:numPr>
              <w:numId w:val="12"/>
            </w:numPr>
            <w:spacing w:line="360" w:lineRule="auto"/>
            <w:ind w:left="840" w:firstLineChars="0" w:hanging="420"/>
          </w:pPr>
        </w:pPrChange>
      </w:pPr>
      <w:del w:id="4713" w:author="Happy" w:date="2018-08-20T18:39:00Z">
        <w:r w:rsidDel="009E1FA8">
          <w:rPr>
            <w:rFonts w:hint="eastAsia"/>
          </w:rPr>
          <w:delText>菜品：菜品属性包含菜品编号、菜品名称、菜品价格。</w:delText>
        </w:r>
      </w:del>
    </w:p>
    <w:p w14:paraId="43742C1E" w14:textId="77777777" w:rsidR="005C3A57" w:rsidDel="009E1FA8" w:rsidRDefault="00876238">
      <w:pPr>
        <w:rPr>
          <w:del w:id="4714" w:author="Happy" w:date="2018-08-20T18:39:00Z"/>
        </w:rPr>
        <w:pPrChange w:id="4715" w:author="Happy" w:date="2018-08-20T18:39:00Z">
          <w:pPr>
            <w:pStyle w:val="af3"/>
            <w:numPr>
              <w:numId w:val="12"/>
            </w:numPr>
            <w:spacing w:line="360" w:lineRule="auto"/>
            <w:ind w:left="840" w:firstLineChars="0" w:hanging="420"/>
          </w:pPr>
        </w:pPrChange>
      </w:pPr>
      <w:del w:id="4716" w:author="Happy" w:date="2018-08-20T18:39:00Z">
        <w:r w:rsidDel="009E1FA8">
          <w:rPr>
            <w:rFonts w:hint="eastAsia"/>
          </w:rPr>
          <w:delText>当选取菜品后，此菜品左上角会标示选则的数量。</w:delText>
        </w:r>
      </w:del>
    </w:p>
    <w:p w14:paraId="5ACD4D3E" w14:textId="77777777" w:rsidR="005C3A57" w:rsidDel="009E1FA8" w:rsidRDefault="00EF2892">
      <w:pPr>
        <w:rPr>
          <w:del w:id="4717" w:author="Happy" w:date="2018-08-20T18:39:00Z"/>
        </w:rPr>
        <w:pPrChange w:id="4718" w:author="Happy" w:date="2018-08-20T18:39:00Z">
          <w:pPr>
            <w:pStyle w:val="af3"/>
            <w:spacing w:line="360" w:lineRule="auto"/>
            <w:ind w:firstLineChars="0" w:firstLine="0"/>
          </w:pPr>
        </w:pPrChange>
      </w:pPr>
      <w:del w:id="4719" w:author="Happy" w:date="2018-08-20T18:39:00Z">
        <w:r w:rsidDel="009E1FA8">
          <w:fldChar w:fldCharType="begin"/>
        </w:r>
        <w:r w:rsidR="0087225B" w:rsidDel="009E1FA8">
          <w:rPr>
            <w:rFonts w:hint="eastAsia"/>
          </w:rPr>
          <w:delInstrText>eq \o\ac(</w:delInstrText>
        </w:r>
        <w:r w:rsidR="0087225B" w:rsidRPr="0087225B" w:rsidDel="009E1FA8">
          <w:rPr>
            <w:rFonts w:ascii="宋体" w:hint="eastAsia"/>
            <w:position w:val="-4"/>
            <w:sz w:val="31"/>
          </w:rPr>
          <w:delInstrText>○</w:delInstrText>
        </w:r>
        <w:r w:rsidR="0087225B" w:rsidDel="009E1FA8">
          <w:rPr>
            <w:rFonts w:hint="eastAsia"/>
          </w:rPr>
          <w:delInstrText>,3)</w:delInstrText>
        </w:r>
        <w:r w:rsidDel="009E1FA8">
          <w:fldChar w:fldCharType="end"/>
        </w:r>
        <w:r w:rsidR="00876238" w:rsidDel="009E1FA8">
          <w:rPr>
            <w:rFonts w:hint="eastAsia"/>
          </w:rPr>
          <w:delText>功能区</w:delText>
        </w:r>
      </w:del>
    </w:p>
    <w:p w14:paraId="11193545" w14:textId="77777777" w:rsidR="005C3A57" w:rsidDel="009E1FA8" w:rsidRDefault="00914C8D">
      <w:pPr>
        <w:rPr>
          <w:del w:id="4720" w:author="Happy" w:date="2018-08-20T18:39:00Z"/>
        </w:rPr>
        <w:pPrChange w:id="4721" w:author="Happy" w:date="2018-08-20T18:39:00Z">
          <w:pPr>
            <w:pStyle w:val="af3"/>
            <w:numPr>
              <w:numId w:val="12"/>
            </w:numPr>
            <w:spacing w:line="360" w:lineRule="auto"/>
            <w:ind w:left="840" w:firstLineChars="0" w:hanging="420"/>
          </w:pPr>
        </w:pPrChange>
      </w:pPr>
      <w:del w:id="4722" w:author="Happy" w:date="2018-08-20T18:39:00Z">
        <w:r w:rsidDel="009E1FA8">
          <w:rPr>
            <w:rFonts w:hint="eastAsia"/>
          </w:rPr>
          <w:delText>【取消】、【确定】</w:delText>
        </w:r>
        <w:r w:rsidR="009A3513" w:rsidDel="009E1FA8">
          <w:rPr>
            <w:rFonts w:hint="eastAsia"/>
          </w:rPr>
          <w:delText>按钮。</w:delText>
        </w:r>
      </w:del>
    </w:p>
    <w:p w14:paraId="0F1D4135" w14:textId="77777777" w:rsidR="005C3A57" w:rsidDel="009E1FA8" w:rsidRDefault="00CF4FBF">
      <w:pPr>
        <w:rPr>
          <w:del w:id="4723" w:author="Happy" w:date="2018-08-20T18:39:00Z"/>
          <w:rStyle w:val="af8"/>
          <w:i w:val="0"/>
          <w:color w:val="auto"/>
        </w:rPr>
        <w:pPrChange w:id="4724" w:author="Happy" w:date="2018-08-20T18:39:00Z">
          <w:pPr>
            <w:pStyle w:val="4"/>
            <w:spacing w:line="360" w:lineRule="auto"/>
          </w:pPr>
        </w:pPrChange>
      </w:pPr>
      <w:del w:id="4725" w:author="Happy" w:date="2018-08-20T18:39:00Z">
        <w:r w:rsidDel="009E1FA8">
          <w:rPr>
            <w:rStyle w:val="af8"/>
            <w:rFonts w:hint="eastAsia"/>
            <w:b/>
            <w:i w:val="0"/>
            <w:color w:val="auto"/>
          </w:rPr>
          <w:delText>出入口</w:delText>
        </w:r>
      </w:del>
    </w:p>
    <w:p w14:paraId="705B3703" w14:textId="77777777" w:rsidR="005C3A57" w:rsidDel="009E1FA8" w:rsidRDefault="00CF4FBF">
      <w:pPr>
        <w:rPr>
          <w:del w:id="4726" w:author="Happy" w:date="2018-08-20T18:39:00Z"/>
        </w:rPr>
        <w:pPrChange w:id="4727" w:author="Happy" w:date="2018-08-20T18:39:00Z">
          <w:pPr>
            <w:pStyle w:val="af3"/>
            <w:numPr>
              <w:numId w:val="9"/>
            </w:numPr>
            <w:spacing w:line="360" w:lineRule="auto"/>
            <w:ind w:left="420" w:firstLineChars="0" w:hanging="420"/>
          </w:pPr>
        </w:pPrChange>
      </w:pPr>
      <w:del w:id="4728" w:author="Happy" w:date="2018-08-20T18:39:00Z">
        <w:r w:rsidDel="009E1FA8">
          <w:delText>出口</w:delText>
        </w:r>
        <w:r w:rsidDel="009E1FA8">
          <w:rPr>
            <w:rFonts w:hint="eastAsia"/>
          </w:rPr>
          <w:delText>：</w:delText>
        </w:r>
        <w:r w:rsidDel="009E1FA8">
          <w:delText>点菜页面</w:delText>
        </w:r>
      </w:del>
    </w:p>
    <w:p w14:paraId="765A6719" w14:textId="77777777" w:rsidR="005C3A57" w:rsidDel="009E1FA8" w:rsidRDefault="00CF4FBF">
      <w:pPr>
        <w:rPr>
          <w:del w:id="4729" w:author="Happy" w:date="2018-08-20T18:39:00Z"/>
        </w:rPr>
        <w:pPrChange w:id="4730" w:author="Happy" w:date="2018-08-20T18:39:00Z">
          <w:pPr>
            <w:pStyle w:val="af3"/>
            <w:numPr>
              <w:numId w:val="9"/>
            </w:numPr>
            <w:spacing w:line="360" w:lineRule="auto"/>
            <w:ind w:left="420" w:firstLineChars="0" w:hanging="420"/>
          </w:pPr>
        </w:pPrChange>
      </w:pPr>
      <w:del w:id="4731" w:author="Happy" w:date="2018-08-20T18:39:00Z">
        <w:r w:rsidDel="009E1FA8">
          <w:rPr>
            <w:rFonts w:hint="eastAsia"/>
          </w:rPr>
          <w:delText>入口：点菜页面</w:delText>
        </w:r>
      </w:del>
    </w:p>
    <w:p w14:paraId="05321169" w14:textId="77777777" w:rsidR="005C3A57" w:rsidDel="009E1FA8" w:rsidRDefault="00CF4FBF">
      <w:pPr>
        <w:rPr>
          <w:del w:id="4732" w:author="Happy" w:date="2018-08-20T18:39:00Z"/>
          <w:rStyle w:val="af8"/>
          <w:i w:val="0"/>
          <w:color w:val="auto"/>
        </w:rPr>
        <w:pPrChange w:id="4733" w:author="Happy" w:date="2018-08-20T18:39:00Z">
          <w:pPr>
            <w:pStyle w:val="4"/>
            <w:spacing w:line="360" w:lineRule="auto"/>
          </w:pPr>
        </w:pPrChange>
      </w:pPr>
      <w:del w:id="4734" w:author="Happy" w:date="2018-08-20T18:39:00Z">
        <w:r w:rsidDel="009E1FA8">
          <w:rPr>
            <w:rStyle w:val="af8"/>
            <w:b/>
            <w:i w:val="0"/>
            <w:color w:val="auto"/>
          </w:rPr>
          <w:delText>数据来源</w:delText>
        </w:r>
      </w:del>
    </w:p>
    <w:p w14:paraId="6CD2AF33" w14:textId="77777777" w:rsidR="005C3A57" w:rsidDel="009E1FA8" w:rsidRDefault="00366025">
      <w:pPr>
        <w:rPr>
          <w:del w:id="4735" w:author="Happy" w:date="2018-08-20T18:39:00Z"/>
        </w:rPr>
        <w:pPrChange w:id="4736" w:author="Happy" w:date="2018-08-20T18:39:00Z">
          <w:pPr>
            <w:spacing w:line="360" w:lineRule="auto"/>
          </w:pPr>
        </w:pPrChange>
      </w:pPr>
      <w:del w:id="4737" w:author="Happy" w:date="2018-08-20T18:39:00Z">
        <w:r w:rsidDel="009E1FA8">
          <w:rPr>
            <w:rFonts w:hint="eastAsia"/>
          </w:rPr>
          <w:delText>套餐数据从服务器获取。</w:delText>
        </w:r>
      </w:del>
    </w:p>
    <w:p w14:paraId="6998315C" w14:textId="77777777" w:rsidR="005C3A57" w:rsidDel="009E1FA8" w:rsidRDefault="00CF4FBF">
      <w:pPr>
        <w:rPr>
          <w:del w:id="4738" w:author="Happy" w:date="2018-08-20T18:39:00Z"/>
          <w:rStyle w:val="af8"/>
          <w:i w:val="0"/>
          <w:color w:val="auto"/>
        </w:rPr>
        <w:pPrChange w:id="4739" w:author="Happy" w:date="2018-08-20T18:39:00Z">
          <w:pPr>
            <w:pStyle w:val="4"/>
            <w:spacing w:line="360" w:lineRule="auto"/>
          </w:pPr>
        </w:pPrChange>
      </w:pPr>
      <w:del w:id="4740" w:author="Happy" w:date="2018-08-20T18:39:00Z">
        <w:r w:rsidDel="009E1FA8">
          <w:rPr>
            <w:rStyle w:val="af8"/>
            <w:rFonts w:hint="eastAsia"/>
            <w:b/>
            <w:i w:val="0"/>
            <w:color w:val="auto"/>
          </w:rPr>
          <w:delText>输入项</w:delText>
        </w:r>
      </w:del>
    </w:p>
    <w:p w14:paraId="0EAA7DC0" w14:textId="77777777" w:rsidR="005C3A57" w:rsidDel="009E1FA8" w:rsidRDefault="005D561D">
      <w:pPr>
        <w:rPr>
          <w:del w:id="4741" w:author="Happy" w:date="2018-08-20T18:39:00Z"/>
        </w:rPr>
        <w:pPrChange w:id="4742" w:author="Happy" w:date="2018-08-20T18:39:00Z">
          <w:pPr>
            <w:spacing w:line="360" w:lineRule="auto"/>
          </w:pPr>
        </w:pPrChange>
      </w:pPr>
      <w:del w:id="4743" w:author="Happy" w:date="2018-08-20T18:39:00Z">
        <w:r w:rsidDel="009E1FA8">
          <w:rPr>
            <w:rFonts w:hint="eastAsia"/>
          </w:rPr>
          <w:delText>无</w:delText>
        </w:r>
      </w:del>
    </w:p>
    <w:p w14:paraId="3DA6F4BC" w14:textId="77777777" w:rsidR="005C3A57" w:rsidDel="009E1FA8" w:rsidRDefault="00CF4FBF">
      <w:pPr>
        <w:rPr>
          <w:del w:id="4744" w:author="Happy" w:date="2018-08-20T18:39:00Z"/>
          <w:rStyle w:val="af8"/>
          <w:i w:val="0"/>
          <w:color w:val="auto"/>
        </w:rPr>
        <w:pPrChange w:id="4745" w:author="Happy" w:date="2018-08-20T18:39:00Z">
          <w:pPr>
            <w:pStyle w:val="4"/>
            <w:spacing w:line="360" w:lineRule="auto"/>
          </w:pPr>
        </w:pPrChange>
      </w:pPr>
      <w:del w:id="4746" w:author="Happy" w:date="2018-08-20T18:39:00Z">
        <w:r w:rsidDel="009E1FA8">
          <w:rPr>
            <w:rStyle w:val="af8"/>
            <w:rFonts w:hint="eastAsia"/>
            <w:b/>
            <w:i w:val="0"/>
            <w:color w:val="auto"/>
          </w:rPr>
          <w:delText>操作规则</w:delText>
        </w:r>
      </w:del>
    </w:p>
    <w:p w14:paraId="49079CCC" w14:textId="77777777" w:rsidR="005C3A57" w:rsidDel="009E1FA8" w:rsidRDefault="008923FC">
      <w:pPr>
        <w:rPr>
          <w:del w:id="4747" w:author="Happy" w:date="2018-08-20T18:39:00Z"/>
        </w:rPr>
        <w:pPrChange w:id="4748" w:author="Happy" w:date="2018-08-20T18:39:00Z">
          <w:pPr>
            <w:pStyle w:val="af3"/>
            <w:numPr>
              <w:numId w:val="8"/>
            </w:numPr>
            <w:spacing w:line="360" w:lineRule="auto"/>
            <w:ind w:left="420" w:firstLineChars="0" w:hanging="420"/>
          </w:pPr>
        </w:pPrChange>
      </w:pPr>
      <w:del w:id="4749" w:author="Happy" w:date="2018-08-20T18:39:00Z">
        <w:r w:rsidDel="009E1FA8">
          <w:rPr>
            <w:rFonts w:hint="eastAsia"/>
          </w:rPr>
          <w:delText>选菜：</w:delText>
        </w:r>
      </w:del>
    </w:p>
    <w:p w14:paraId="44172968" w14:textId="77777777" w:rsidR="005C3A57" w:rsidDel="009E1FA8" w:rsidRDefault="001533DB">
      <w:pPr>
        <w:rPr>
          <w:del w:id="4750" w:author="Happy" w:date="2018-08-20T18:39:00Z"/>
        </w:rPr>
        <w:pPrChange w:id="4751" w:author="Happy" w:date="2018-08-20T18:39:00Z">
          <w:pPr>
            <w:pStyle w:val="af3"/>
            <w:numPr>
              <w:numId w:val="12"/>
            </w:numPr>
            <w:spacing w:line="360" w:lineRule="auto"/>
            <w:ind w:left="840" w:firstLineChars="0" w:hanging="420"/>
          </w:pPr>
        </w:pPrChange>
      </w:pPr>
      <w:del w:id="4752" w:author="Happy" w:date="2018-08-20T18:39:00Z">
        <w:r w:rsidDel="009E1FA8">
          <w:rPr>
            <w:rFonts w:hint="eastAsia"/>
          </w:rPr>
          <w:delText>每一个</w:delText>
        </w:r>
        <w:r w:rsidDel="009E1FA8">
          <w:delText>菜品组是根据自己需要从后台设定</w:delText>
        </w:r>
        <w:r w:rsidDel="009E1FA8">
          <w:rPr>
            <w:rFonts w:hint="eastAsia"/>
          </w:rPr>
          <w:delText>。</w:delText>
        </w:r>
      </w:del>
    </w:p>
    <w:p w14:paraId="479C58D1" w14:textId="77777777" w:rsidR="005C3A57" w:rsidDel="009E1FA8" w:rsidRDefault="007B2974">
      <w:pPr>
        <w:rPr>
          <w:del w:id="4753" w:author="Happy" w:date="2018-08-20T18:39:00Z"/>
        </w:rPr>
        <w:pPrChange w:id="4754" w:author="Happy" w:date="2018-08-20T18:39:00Z">
          <w:pPr>
            <w:pStyle w:val="af3"/>
            <w:numPr>
              <w:numId w:val="12"/>
            </w:numPr>
            <w:spacing w:line="360" w:lineRule="auto"/>
            <w:ind w:left="840" w:firstLineChars="0" w:hanging="420"/>
          </w:pPr>
        </w:pPrChange>
      </w:pPr>
      <w:del w:id="4755" w:author="Happy" w:date="2018-08-20T18:39:00Z">
        <w:r w:rsidDel="009E1FA8">
          <w:rPr>
            <w:rFonts w:hint="eastAsia"/>
          </w:rPr>
          <w:delText>当一组中</w:delText>
        </w:r>
        <w:r w:rsidR="0076012C" w:rsidDel="009E1FA8">
          <w:rPr>
            <w:rFonts w:hint="eastAsia"/>
          </w:rPr>
          <w:delText>必选</w:delText>
        </w:r>
        <w:r w:rsidDel="009E1FA8">
          <w:rPr>
            <w:rFonts w:hint="eastAsia"/>
          </w:rPr>
          <w:delText>数量超过</w:delText>
        </w:r>
        <w:r w:rsidDel="009E1FA8">
          <w:rPr>
            <w:rFonts w:hint="eastAsia"/>
          </w:rPr>
          <w:delText>1</w:delText>
        </w:r>
        <w:r w:rsidDel="009E1FA8">
          <w:rPr>
            <w:rFonts w:hint="eastAsia"/>
          </w:rPr>
          <w:delText>，在选择时，可以</w:delText>
        </w:r>
        <w:r w:rsidR="0076012C" w:rsidDel="009E1FA8">
          <w:rPr>
            <w:rFonts w:hint="eastAsia"/>
          </w:rPr>
          <w:delText>选择</w:delText>
        </w:r>
        <w:r w:rsidDel="009E1FA8">
          <w:rPr>
            <w:rFonts w:hint="eastAsia"/>
          </w:rPr>
          <w:delText>此组中不同的菜品，也可以选择相同的菜品多份。</w:delText>
        </w:r>
      </w:del>
    </w:p>
    <w:p w14:paraId="54082231" w14:textId="77777777" w:rsidR="005C3A57" w:rsidDel="009E1FA8" w:rsidRDefault="00FC4D2A">
      <w:pPr>
        <w:rPr>
          <w:del w:id="4756" w:author="Happy" w:date="2018-08-20T18:39:00Z"/>
        </w:rPr>
        <w:pPrChange w:id="4757" w:author="Happy" w:date="2018-08-20T18:39:00Z">
          <w:pPr>
            <w:pStyle w:val="af3"/>
            <w:numPr>
              <w:numId w:val="12"/>
            </w:numPr>
            <w:spacing w:line="360" w:lineRule="auto"/>
            <w:ind w:left="840" w:firstLineChars="0" w:hanging="420"/>
          </w:pPr>
        </w:pPrChange>
      </w:pPr>
      <w:del w:id="4758" w:author="Happy" w:date="2018-08-20T18:39:00Z">
        <w:r w:rsidDel="009E1FA8">
          <w:rPr>
            <w:rFonts w:hint="eastAsia"/>
          </w:rPr>
          <w:delText>点击每组中的菜品</w:delText>
        </w:r>
        <w:r w:rsidR="00766A29" w:rsidDel="009E1FA8">
          <w:rPr>
            <w:rFonts w:hint="eastAsia"/>
          </w:rPr>
          <w:delText>，则此菜品会加到已选菜品中，同时此菜品的左上角会出现已点数量。</w:delText>
        </w:r>
        <w:r w:rsidR="00C04AD3" w:rsidDel="009E1FA8">
          <w:rPr>
            <w:rFonts w:hint="eastAsia"/>
          </w:rPr>
          <w:delText>当再次点选此菜品，则已选菜品中出现两个相同的菜品，不会合并，同时此菜品左上角数量会加</w:delText>
        </w:r>
        <w:r w:rsidR="00C04AD3" w:rsidDel="009E1FA8">
          <w:rPr>
            <w:rFonts w:hint="eastAsia"/>
          </w:rPr>
          <w:delText>1.</w:delText>
        </w:r>
      </w:del>
    </w:p>
    <w:p w14:paraId="57148A97" w14:textId="77777777" w:rsidR="005C3A57" w:rsidDel="009E1FA8" w:rsidRDefault="00766A29">
      <w:pPr>
        <w:rPr>
          <w:del w:id="4759" w:author="Happy" w:date="2018-08-20T18:39:00Z"/>
        </w:rPr>
        <w:pPrChange w:id="4760" w:author="Happy" w:date="2018-08-20T18:39:00Z">
          <w:pPr>
            <w:pStyle w:val="af3"/>
            <w:numPr>
              <w:numId w:val="12"/>
            </w:numPr>
            <w:spacing w:line="360" w:lineRule="auto"/>
            <w:ind w:left="840" w:firstLineChars="0" w:hanging="420"/>
          </w:pPr>
        </w:pPrChange>
      </w:pPr>
      <w:del w:id="4761" w:author="Happy" w:date="2018-08-20T18:39:00Z">
        <w:r w:rsidDel="009E1FA8">
          <w:rPr>
            <w:rFonts w:hint="eastAsia"/>
          </w:rPr>
          <w:delText>当每组中选择的菜品数量超过已选数量，则不允许再选择这组中的菜品，点选此组中的菜品时，则</w:delText>
        </w:r>
        <w:r w:rsidDel="009E1FA8">
          <w:rPr>
            <w:rFonts w:hint="eastAsia"/>
          </w:rPr>
          <w:delText>toast</w:delText>
        </w:r>
        <w:r w:rsidDel="009E1FA8">
          <w:rPr>
            <w:rFonts w:hint="eastAsia"/>
          </w:rPr>
          <w:delText>提示：</w:delText>
        </w:r>
        <w:r w:rsidR="0076012C" w:rsidDel="009E1FA8">
          <w:rPr>
            <w:rFonts w:hint="eastAsia"/>
          </w:rPr>
          <w:delText>已选</w:delText>
        </w:r>
        <w:r w:rsidR="00175E0F" w:rsidDel="009E1FA8">
          <w:rPr>
            <w:rFonts w:hint="eastAsia"/>
          </w:rPr>
          <w:delText>数量</w:delText>
        </w:r>
        <w:r w:rsidR="00132F06" w:rsidDel="009E1FA8">
          <w:rPr>
            <w:rFonts w:hint="eastAsia"/>
          </w:rPr>
          <w:delText>不能超出</w:delText>
        </w:r>
        <w:r w:rsidR="0076012C" w:rsidDel="009E1FA8">
          <w:rPr>
            <w:rFonts w:hint="eastAsia"/>
          </w:rPr>
          <w:delText>必选</w:delText>
        </w:r>
        <w:r w:rsidR="00132F06" w:rsidDel="009E1FA8">
          <w:rPr>
            <w:rFonts w:hint="eastAsia"/>
          </w:rPr>
          <w:delText>数量。</w:delText>
        </w:r>
      </w:del>
    </w:p>
    <w:p w14:paraId="4A15A60F" w14:textId="77777777" w:rsidR="005C3A57" w:rsidDel="009E1FA8" w:rsidRDefault="00B463B2">
      <w:pPr>
        <w:rPr>
          <w:del w:id="4762" w:author="Happy" w:date="2018-08-20T18:39:00Z"/>
        </w:rPr>
        <w:pPrChange w:id="4763" w:author="Happy" w:date="2018-08-20T18:39:00Z">
          <w:pPr>
            <w:pStyle w:val="af3"/>
            <w:numPr>
              <w:numId w:val="12"/>
            </w:numPr>
            <w:spacing w:line="360" w:lineRule="auto"/>
            <w:ind w:left="840" w:firstLineChars="0" w:hanging="420"/>
          </w:pPr>
        </w:pPrChange>
      </w:pPr>
      <w:del w:id="4764" w:author="Happy" w:date="2018-08-20T18:39:00Z">
        <w:r w:rsidDel="009E1FA8">
          <w:rPr>
            <w:rFonts w:hint="eastAsia"/>
          </w:rPr>
          <w:delText>点击已选菜品的图标</w:delText>
        </w:r>
        <w:r w:rsidDel="009E1FA8">
          <w:rPr>
            <w:rFonts w:hint="eastAsia"/>
          </w:rPr>
          <w:delText>X</w:delText>
        </w:r>
        <w:r w:rsidDel="009E1FA8">
          <w:rPr>
            <w:rFonts w:hint="eastAsia"/>
          </w:rPr>
          <w:delText>，则将此菜品删除。同时在选择菜品区的此菜品左上角计数相应的减</w:delText>
        </w:r>
        <w:r w:rsidDel="009E1FA8">
          <w:rPr>
            <w:rFonts w:hint="eastAsia"/>
          </w:rPr>
          <w:delText>1.</w:delText>
        </w:r>
      </w:del>
    </w:p>
    <w:p w14:paraId="3B907A2C" w14:textId="77777777" w:rsidR="005C3A57" w:rsidDel="009E1FA8" w:rsidRDefault="005059C4">
      <w:pPr>
        <w:rPr>
          <w:del w:id="4765" w:author="Happy" w:date="2018-08-20T18:39:00Z"/>
        </w:rPr>
        <w:pPrChange w:id="4766" w:author="Happy" w:date="2018-08-20T18:39:00Z">
          <w:pPr>
            <w:pStyle w:val="af3"/>
            <w:numPr>
              <w:numId w:val="12"/>
            </w:numPr>
            <w:spacing w:line="360" w:lineRule="auto"/>
            <w:ind w:left="840" w:firstLineChars="0" w:hanging="420"/>
          </w:pPr>
        </w:pPrChange>
      </w:pPr>
      <w:del w:id="4767" w:author="Happy" w:date="2018-08-20T18:39:00Z">
        <w:r w:rsidDel="009E1FA8">
          <w:rPr>
            <w:rFonts w:hint="eastAsia"/>
          </w:rPr>
          <w:delText>要求每一组中必选数量和已选数量相等，此套餐才算完成。</w:delText>
        </w:r>
      </w:del>
    </w:p>
    <w:p w14:paraId="30ABB2F7" w14:textId="77777777" w:rsidR="005C3A57" w:rsidDel="009E1FA8" w:rsidRDefault="00591A0B">
      <w:pPr>
        <w:rPr>
          <w:del w:id="4768" w:author="Happy" w:date="2018-08-20T18:39:00Z"/>
        </w:rPr>
        <w:pPrChange w:id="4769" w:author="Happy" w:date="2018-08-20T18:39:00Z">
          <w:pPr>
            <w:pStyle w:val="af3"/>
            <w:numPr>
              <w:numId w:val="8"/>
            </w:numPr>
            <w:spacing w:line="360" w:lineRule="auto"/>
            <w:ind w:left="420" w:firstLineChars="0" w:hanging="420"/>
          </w:pPr>
        </w:pPrChange>
      </w:pPr>
      <w:del w:id="4770" w:author="Happy" w:date="2018-08-20T18:39:00Z">
        <w:r w:rsidDel="009E1FA8">
          <w:rPr>
            <w:rFonts w:hint="eastAsia"/>
          </w:rPr>
          <w:delText>【取消】，则操作不做保存。</w:delText>
        </w:r>
      </w:del>
    </w:p>
    <w:p w14:paraId="45FD846C" w14:textId="77777777" w:rsidR="005C3A57" w:rsidDel="009E1FA8" w:rsidRDefault="00591A0B">
      <w:pPr>
        <w:rPr>
          <w:del w:id="4771" w:author="Happy" w:date="2018-08-20T18:39:00Z"/>
        </w:rPr>
        <w:pPrChange w:id="4772" w:author="Happy" w:date="2018-08-20T18:39:00Z">
          <w:pPr>
            <w:pStyle w:val="af5"/>
            <w:numPr>
              <w:numId w:val="8"/>
            </w:numPr>
            <w:spacing w:line="360" w:lineRule="auto"/>
            <w:ind w:left="420" w:hanging="420"/>
          </w:pPr>
        </w:pPrChange>
      </w:pPr>
      <w:del w:id="4773" w:author="Happy" w:date="2018-08-20T18:39:00Z">
        <w:r w:rsidDel="009E1FA8">
          <w:rPr>
            <w:rFonts w:hint="eastAsia"/>
          </w:rPr>
          <w:delText>【确定】，则系统检测</w:delText>
        </w:r>
        <w:r w:rsidR="00140EE7" w:rsidDel="009E1FA8">
          <w:rPr>
            <w:rFonts w:hint="eastAsia"/>
          </w:rPr>
          <w:delText>选择菜品是否符合后台设定的要求。</w:delText>
        </w:r>
      </w:del>
    </w:p>
    <w:p w14:paraId="29CE0325" w14:textId="77777777" w:rsidR="005C3A57" w:rsidDel="009E1FA8" w:rsidRDefault="00C87738">
      <w:pPr>
        <w:rPr>
          <w:del w:id="4774" w:author="Happy" w:date="2018-08-20T18:39:00Z"/>
        </w:rPr>
        <w:pPrChange w:id="4775" w:author="Happy" w:date="2018-08-20T18:39:00Z">
          <w:pPr>
            <w:pStyle w:val="af5"/>
            <w:numPr>
              <w:numId w:val="62"/>
            </w:numPr>
            <w:spacing w:line="360" w:lineRule="auto"/>
            <w:ind w:left="840" w:hanging="420"/>
          </w:pPr>
        </w:pPrChange>
      </w:pPr>
      <w:del w:id="4776" w:author="Happy" w:date="2018-08-20T18:39:00Z">
        <w:r w:rsidDel="009E1FA8">
          <w:rPr>
            <w:rFonts w:hint="eastAsia"/>
          </w:rPr>
          <w:delText>检查每个分组下的菜品是否都已经按照要求选择</w:delText>
        </w:r>
      </w:del>
    </w:p>
    <w:p w14:paraId="5F5B6919" w14:textId="77777777" w:rsidR="005C3A57" w:rsidDel="009E1FA8" w:rsidRDefault="00140EE7">
      <w:pPr>
        <w:rPr>
          <w:del w:id="4777" w:author="Happy" w:date="2018-08-20T18:39:00Z"/>
        </w:rPr>
        <w:pPrChange w:id="4778" w:author="Happy" w:date="2018-08-20T18:39:00Z">
          <w:pPr>
            <w:pStyle w:val="af5"/>
            <w:numPr>
              <w:numId w:val="62"/>
            </w:numPr>
            <w:spacing w:line="360" w:lineRule="auto"/>
            <w:ind w:left="840" w:hanging="420"/>
          </w:pPr>
        </w:pPrChange>
      </w:pPr>
      <w:del w:id="4779" w:author="Happy" w:date="2018-08-20T18:39:00Z">
        <w:r w:rsidDel="009E1FA8">
          <w:rPr>
            <w:rFonts w:hint="eastAsia"/>
          </w:rPr>
          <w:delText>分组下的必选菜品是否已经选择</w:delText>
        </w:r>
      </w:del>
    </w:p>
    <w:p w14:paraId="50DBC8EF" w14:textId="77777777" w:rsidR="005C3A57" w:rsidDel="009E1FA8" w:rsidRDefault="00140EE7">
      <w:pPr>
        <w:rPr>
          <w:del w:id="4780" w:author="Happy" w:date="2018-08-20T18:39:00Z"/>
        </w:rPr>
        <w:pPrChange w:id="4781" w:author="Happy" w:date="2018-08-20T18:39:00Z">
          <w:pPr>
            <w:pStyle w:val="af5"/>
            <w:numPr>
              <w:numId w:val="62"/>
            </w:numPr>
            <w:spacing w:line="360" w:lineRule="auto"/>
            <w:ind w:left="840" w:hanging="420"/>
          </w:pPr>
        </w:pPrChange>
      </w:pPr>
      <w:del w:id="4782" w:author="Happy" w:date="2018-08-20T18:39:00Z">
        <w:r w:rsidDel="009E1FA8">
          <w:rPr>
            <w:rFonts w:hint="eastAsia"/>
          </w:rPr>
          <w:delText>分组下需要选菜的数量和已选的数量是否一致</w:delText>
        </w:r>
        <w:r w:rsidR="00712FAD" w:rsidDel="009E1FA8">
          <w:rPr>
            <w:rFonts w:hint="eastAsia"/>
          </w:rPr>
          <w:delText>。</w:delText>
        </w:r>
        <w:r w:rsidR="00591A0B" w:rsidDel="009E1FA8">
          <w:rPr>
            <w:rFonts w:hint="eastAsia"/>
          </w:rPr>
          <w:delText>如果相等，则保存成功。</w:delText>
        </w:r>
        <w:r w:rsidR="00F365B4" w:rsidDel="009E1FA8">
          <w:rPr>
            <w:rFonts w:hint="eastAsia"/>
          </w:rPr>
          <w:delText>此套餐加入到“已点菜品”中。</w:delText>
        </w:r>
        <w:r w:rsidR="00591A0B" w:rsidDel="009E1FA8">
          <w:rPr>
            <w:rFonts w:hint="eastAsia"/>
          </w:rPr>
          <w:delText>如果不相等，则</w:delText>
        </w:r>
        <w:r w:rsidR="0066232B" w:rsidDel="009E1FA8">
          <w:rPr>
            <w:rFonts w:hint="eastAsia"/>
          </w:rPr>
          <w:delText>toast</w:delText>
        </w:r>
        <w:r w:rsidR="00591A0B" w:rsidDel="009E1FA8">
          <w:rPr>
            <w:rFonts w:hint="eastAsia"/>
          </w:rPr>
          <w:delText>给出提示：</w:delText>
        </w:r>
        <w:r w:rsidR="001533DB" w:rsidDel="009E1FA8">
          <w:rPr>
            <w:rFonts w:hint="eastAsia"/>
          </w:rPr>
          <w:delText>**</w:delText>
        </w:r>
        <w:r w:rsidR="001533DB" w:rsidDel="009E1FA8">
          <w:rPr>
            <w:rFonts w:hint="eastAsia"/>
          </w:rPr>
          <w:delText>分组下，还需要再选</w:delText>
        </w:r>
        <w:r w:rsidR="001533DB" w:rsidDel="009E1FA8">
          <w:rPr>
            <w:rFonts w:hint="eastAsia"/>
          </w:rPr>
          <w:delText>**</w:delText>
        </w:r>
        <w:r w:rsidR="001533DB" w:rsidDel="009E1FA8">
          <w:rPr>
            <w:rFonts w:hint="eastAsia"/>
          </w:rPr>
          <w:delText>个菜。</w:delText>
        </w:r>
      </w:del>
    </w:p>
    <w:p w14:paraId="1AB86566" w14:textId="77777777" w:rsidR="005C3A57" w:rsidDel="009E1FA8" w:rsidRDefault="00CF4FBF">
      <w:pPr>
        <w:rPr>
          <w:del w:id="4783" w:author="Happy" w:date="2018-08-20T18:39:00Z"/>
          <w:rStyle w:val="af8"/>
          <w:i w:val="0"/>
          <w:color w:val="auto"/>
        </w:rPr>
        <w:pPrChange w:id="4784" w:author="Happy" w:date="2018-08-20T18:39:00Z">
          <w:pPr>
            <w:pStyle w:val="4"/>
            <w:spacing w:line="360" w:lineRule="auto"/>
          </w:pPr>
        </w:pPrChange>
      </w:pPr>
      <w:del w:id="4785" w:author="Happy" w:date="2018-08-20T18:39:00Z">
        <w:r w:rsidDel="009E1FA8">
          <w:rPr>
            <w:rStyle w:val="af8"/>
            <w:rFonts w:hint="eastAsia"/>
            <w:b/>
            <w:i w:val="0"/>
            <w:color w:val="auto"/>
          </w:rPr>
          <w:delText>提示信息</w:delText>
        </w:r>
      </w:del>
    </w:p>
    <w:p w14:paraId="2F16B519" w14:textId="77777777" w:rsidR="005C3A57" w:rsidDel="009E1FA8" w:rsidRDefault="001A74F1">
      <w:pPr>
        <w:rPr>
          <w:del w:id="4786" w:author="Happy" w:date="2018-08-20T18:39:00Z"/>
        </w:rPr>
        <w:pPrChange w:id="4787" w:author="Happy" w:date="2018-08-20T18:39:00Z">
          <w:pPr>
            <w:pStyle w:val="af3"/>
            <w:numPr>
              <w:numId w:val="61"/>
            </w:numPr>
            <w:spacing w:line="360" w:lineRule="auto"/>
            <w:ind w:left="420" w:firstLineChars="0" w:hanging="420"/>
          </w:pPr>
        </w:pPrChange>
      </w:pPr>
      <w:del w:id="4788" w:author="Happy" w:date="2018-08-20T18:39:00Z">
        <w:r w:rsidDel="009E1FA8">
          <w:rPr>
            <w:rFonts w:hint="eastAsia"/>
          </w:rPr>
          <w:delText>当每组中选择的菜品数量超过已选数量，则不允许再选择这组中的菜品，点选此组中的菜品时，则</w:delText>
        </w:r>
        <w:r w:rsidDel="009E1FA8">
          <w:rPr>
            <w:rFonts w:hint="eastAsia"/>
          </w:rPr>
          <w:delText>toast</w:delText>
        </w:r>
        <w:r w:rsidDel="009E1FA8">
          <w:rPr>
            <w:rFonts w:hint="eastAsia"/>
          </w:rPr>
          <w:delText>提示：必选数量不能超出已选数量。</w:delText>
        </w:r>
      </w:del>
    </w:p>
    <w:p w14:paraId="152E5F05" w14:textId="77777777" w:rsidR="005C3A57" w:rsidDel="009E1FA8" w:rsidRDefault="005350D8">
      <w:pPr>
        <w:rPr>
          <w:del w:id="4789" w:author="Happy" w:date="2018-08-20T18:39:00Z"/>
        </w:rPr>
        <w:pPrChange w:id="4790" w:author="Happy" w:date="2018-08-20T18:39:00Z">
          <w:pPr>
            <w:pStyle w:val="af3"/>
            <w:numPr>
              <w:numId w:val="61"/>
            </w:numPr>
            <w:spacing w:line="360" w:lineRule="auto"/>
            <w:ind w:left="420" w:firstLineChars="0" w:hanging="420"/>
          </w:pPr>
        </w:pPrChange>
      </w:pPr>
      <w:del w:id="4791" w:author="Happy" w:date="2018-08-20T18:39:00Z">
        <w:r w:rsidDel="009E1FA8">
          <w:rPr>
            <w:rFonts w:hint="eastAsia"/>
          </w:rPr>
          <w:delText>点击“确定”时，</w:delText>
        </w:r>
        <w:r w:rsidR="00287BE5" w:rsidDel="009E1FA8">
          <w:rPr>
            <w:rFonts w:hint="eastAsia"/>
          </w:rPr>
          <w:delText>则系统检测每一组中必选数量是否都和已选商品相等。如果相等，</w:delText>
        </w:r>
        <w:r w:rsidR="00F51284" w:rsidDel="009E1FA8">
          <w:rPr>
            <w:rFonts w:hint="eastAsia"/>
          </w:rPr>
          <w:delText>网络正常，</w:delText>
        </w:r>
        <w:r w:rsidR="00287BE5" w:rsidDel="009E1FA8">
          <w:rPr>
            <w:rFonts w:hint="eastAsia"/>
          </w:rPr>
          <w:delText>则</w:delText>
        </w:r>
        <w:r w:rsidDel="009E1FA8">
          <w:rPr>
            <w:rFonts w:hint="eastAsia"/>
          </w:rPr>
          <w:delText>toast</w:delText>
        </w:r>
        <w:r w:rsidDel="009E1FA8">
          <w:rPr>
            <w:rFonts w:hint="eastAsia"/>
          </w:rPr>
          <w:delText>提示：</w:delText>
        </w:r>
        <w:r w:rsidR="00287BE5" w:rsidDel="009E1FA8">
          <w:rPr>
            <w:rFonts w:hint="eastAsia"/>
          </w:rPr>
          <w:delText>保存成功。如果不相等，则</w:delText>
        </w:r>
        <w:r w:rsidR="00D332F1" w:rsidDel="009E1FA8">
          <w:rPr>
            <w:rFonts w:hint="eastAsia"/>
          </w:rPr>
          <w:delText>toast</w:delText>
        </w:r>
        <w:r w:rsidR="00287BE5" w:rsidDel="009E1FA8">
          <w:rPr>
            <w:rFonts w:hint="eastAsia"/>
          </w:rPr>
          <w:delText>提示：某个分组中，必选和已选数量不相等。</w:delText>
        </w:r>
        <w:r w:rsidR="00580DA0" w:rsidDel="009E1FA8">
          <w:rPr>
            <w:rFonts w:hint="eastAsia"/>
          </w:rPr>
          <w:delText>网络不正常，则</w:delText>
        </w:r>
        <w:r w:rsidR="00580DA0" w:rsidDel="009E1FA8">
          <w:rPr>
            <w:rFonts w:hint="eastAsia"/>
          </w:rPr>
          <w:delText>toast</w:delText>
        </w:r>
        <w:r w:rsidR="00580DA0" w:rsidDel="009E1FA8">
          <w:rPr>
            <w:rFonts w:hint="eastAsia"/>
          </w:rPr>
          <w:delText>提示：保存失败。</w:delText>
        </w:r>
      </w:del>
    </w:p>
    <w:p w14:paraId="2EFFFB9D" w14:textId="77777777" w:rsidR="005C3A57" w:rsidDel="009E1FA8" w:rsidRDefault="00092053">
      <w:pPr>
        <w:rPr>
          <w:del w:id="4792" w:author="Happy" w:date="2018-08-20T18:39:00Z"/>
        </w:rPr>
        <w:pPrChange w:id="4793" w:author="Happy" w:date="2018-08-20T18:39:00Z">
          <w:pPr>
            <w:pStyle w:val="3"/>
            <w:spacing w:line="360" w:lineRule="auto"/>
          </w:pPr>
        </w:pPrChange>
      </w:pPr>
      <w:del w:id="4794" w:author="Happy" w:date="2018-08-20T18:39:00Z">
        <w:r w:rsidDel="009E1FA8">
          <w:rPr>
            <w:rFonts w:hint="eastAsia"/>
          </w:rPr>
          <w:delText>自定义菜品</w:delText>
        </w:r>
      </w:del>
    </w:p>
    <w:p w14:paraId="2D6483BD" w14:textId="77777777" w:rsidR="005C3A57" w:rsidDel="009E1FA8" w:rsidRDefault="00092053">
      <w:pPr>
        <w:rPr>
          <w:del w:id="4795" w:author="Happy" w:date="2018-08-20T18:39:00Z"/>
        </w:rPr>
        <w:pPrChange w:id="4796" w:author="Happy" w:date="2018-08-20T18:39:00Z">
          <w:pPr>
            <w:spacing w:line="360" w:lineRule="auto"/>
          </w:pPr>
        </w:pPrChange>
      </w:pPr>
      <w:del w:id="4797" w:author="Happy" w:date="2018-08-20T18:39:00Z">
        <w:r w:rsidDel="009E1FA8">
          <w:rPr>
            <w:noProof/>
          </w:rPr>
          <w:drawing>
            <wp:inline distT="0" distB="0" distL="0" distR="0" wp14:anchorId="1C1ED242" wp14:editId="6574EDD0">
              <wp:extent cx="5452110" cy="4425315"/>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srcRect/>
                      <a:stretch>
                        <a:fillRect/>
                      </a:stretch>
                    </pic:blipFill>
                    <pic:spPr bwMode="auto">
                      <a:xfrm>
                        <a:off x="0" y="0"/>
                        <a:ext cx="5452110" cy="4425315"/>
                      </a:xfrm>
                      <a:prstGeom prst="rect">
                        <a:avLst/>
                      </a:prstGeom>
                      <a:noFill/>
                      <a:ln w="9525">
                        <a:noFill/>
                        <a:miter lim="800000"/>
                        <a:headEnd/>
                        <a:tailEnd/>
                      </a:ln>
                    </pic:spPr>
                  </pic:pic>
                </a:graphicData>
              </a:graphic>
            </wp:inline>
          </w:drawing>
        </w:r>
      </w:del>
    </w:p>
    <w:p w14:paraId="041EAB00" w14:textId="77777777" w:rsidR="005C3A57" w:rsidDel="009E1FA8" w:rsidRDefault="00CF4FBF">
      <w:pPr>
        <w:rPr>
          <w:del w:id="4798" w:author="Happy" w:date="2018-08-20T18:39:00Z"/>
          <w:rStyle w:val="af8"/>
          <w:i w:val="0"/>
          <w:color w:val="auto"/>
        </w:rPr>
        <w:pPrChange w:id="4799" w:author="Happy" w:date="2018-08-20T18:39:00Z">
          <w:pPr>
            <w:pStyle w:val="4"/>
            <w:spacing w:line="360" w:lineRule="auto"/>
          </w:pPr>
        </w:pPrChange>
      </w:pPr>
      <w:del w:id="4800" w:author="Happy" w:date="2018-08-20T18:39:00Z">
        <w:r w:rsidRPr="009F2834" w:rsidDel="009E1FA8">
          <w:rPr>
            <w:rStyle w:val="af8"/>
            <w:rFonts w:hint="eastAsia"/>
            <w:b/>
            <w:i w:val="0"/>
            <w:color w:val="auto"/>
          </w:rPr>
          <w:delText>显示内容</w:delText>
        </w:r>
      </w:del>
    </w:p>
    <w:p w14:paraId="2792E177" w14:textId="77777777" w:rsidR="005C3A57" w:rsidDel="009E1FA8" w:rsidRDefault="00CF4FBF">
      <w:pPr>
        <w:rPr>
          <w:del w:id="4801" w:author="Happy" w:date="2018-08-20T18:39:00Z"/>
        </w:rPr>
        <w:pPrChange w:id="4802" w:author="Happy" w:date="2018-08-20T18:39:00Z">
          <w:pPr>
            <w:pStyle w:val="af3"/>
            <w:numPr>
              <w:numId w:val="8"/>
            </w:numPr>
            <w:spacing w:line="360" w:lineRule="auto"/>
            <w:ind w:left="420" w:firstLineChars="0" w:hanging="420"/>
          </w:pPr>
        </w:pPrChange>
      </w:pPr>
      <w:del w:id="4803" w:author="Happy" w:date="2018-08-20T18:39:00Z">
        <w:r w:rsidDel="009E1FA8">
          <w:delText>菜品名称</w:delText>
        </w:r>
        <w:r w:rsidR="00092053" w:rsidDel="009E1FA8">
          <w:rPr>
            <w:rFonts w:hint="eastAsia"/>
          </w:rPr>
          <w:delText>：</w:delText>
        </w:r>
        <w:r w:rsidR="00481D66" w:rsidDel="009E1FA8">
          <w:rPr>
            <w:rFonts w:hint="eastAsia"/>
          </w:rPr>
          <w:delText>输入框</w:delText>
        </w:r>
      </w:del>
    </w:p>
    <w:p w14:paraId="48E04A20" w14:textId="77777777" w:rsidR="005C3A57" w:rsidDel="009E1FA8" w:rsidRDefault="00092053">
      <w:pPr>
        <w:rPr>
          <w:del w:id="4804" w:author="Happy" w:date="2018-08-20T18:39:00Z"/>
        </w:rPr>
        <w:pPrChange w:id="4805" w:author="Happy" w:date="2018-08-20T18:39:00Z">
          <w:pPr>
            <w:pStyle w:val="af3"/>
            <w:numPr>
              <w:numId w:val="8"/>
            </w:numPr>
            <w:spacing w:line="360" w:lineRule="auto"/>
            <w:ind w:left="420" w:firstLineChars="0" w:hanging="420"/>
          </w:pPr>
        </w:pPrChange>
      </w:pPr>
      <w:del w:id="4806" w:author="Happy" w:date="2018-08-20T18:39:00Z">
        <w:r w:rsidDel="009E1FA8">
          <w:rPr>
            <w:rFonts w:hint="eastAsia"/>
          </w:rPr>
          <w:delText>购买数量：默认</w:delText>
        </w:r>
        <w:r w:rsidDel="009E1FA8">
          <w:rPr>
            <w:rFonts w:hint="eastAsia"/>
          </w:rPr>
          <w:delText>1</w:delText>
        </w:r>
        <w:r w:rsidDel="009E1FA8">
          <w:rPr>
            <w:rFonts w:hint="eastAsia"/>
          </w:rPr>
          <w:delText>个，可以通过加减号进行调整</w:delText>
        </w:r>
      </w:del>
    </w:p>
    <w:p w14:paraId="5F889ACB" w14:textId="77777777" w:rsidR="005C3A57" w:rsidDel="009E1FA8" w:rsidRDefault="00092053">
      <w:pPr>
        <w:rPr>
          <w:del w:id="4807" w:author="Happy" w:date="2018-08-20T18:39:00Z"/>
        </w:rPr>
        <w:pPrChange w:id="4808" w:author="Happy" w:date="2018-08-20T18:39:00Z">
          <w:pPr>
            <w:pStyle w:val="af3"/>
            <w:numPr>
              <w:numId w:val="8"/>
            </w:numPr>
            <w:spacing w:line="360" w:lineRule="auto"/>
            <w:ind w:left="420" w:firstLineChars="0" w:hanging="420"/>
          </w:pPr>
        </w:pPrChange>
      </w:pPr>
      <w:del w:id="4809" w:author="Happy" w:date="2018-08-20T18:39:00Z">
        <w:r w:rsidDel="009E1FA8">
          <w:rPr>
            <w:rFonts w:hint="eastAsia"/>
          </w:rPr>
          <w:delText>单位：下拉框。</w:delText>
        </w:r>
      </w:del>
    </w:p>
    <w:p w14:paraId="16A7508A" w14:textId="77777777" w:rsidR="005C3A57" w:rsidDel="009E1FA8" w:rsidRDefault="00092053">
      <w:pPr>
        <w:rPr>
          <w:del w:id="4810" w:author="Happy" w:date="2018-08-20T18:39:00Z"/>
        </w:rPr>
        <w:pPrChange w:id="4811" w:author="Happy" w:date="2018-08-20T18:39:00Z">
          <w:pPr>
            <w:pStyle w:val="af3"/>
            <w:numPr>
              <w:numId w:val="8"/>
            </w:numPr>
            <w:spacing w:line="360" w:lineRule="auto"/>
            <w:ind w:left="420" w:firstLineChars="0" w:hanging="420"/>
          </w:pPr>
        </w:pPrChange>
      </w:pPr>
      <w:del w:id="4812" w:author="Happy" w:date="2018-08-20T18:39:00Z">
        <w:r w:rsidDel="009E1FA8">
          <w:rPr>
            <w:rFonts w:hint="eastAsia"/>
          </w:rPr>
          <w:delText>称重：输入框</w:delText>
        </w:r>
      </w:del>
    </w:p>
    <w:p w14:paraId="2BC97C1A" w14:textId="77777777" w:rsidR="005C3A57" w:rsidDel="009E1FA8" w:rsidRDefault="00092053">
      <w:pPr>
        <w:rPr>
          <w:del w:id="4813" w:author="Happy" w:date="2018-08-20T18:39:00Z"/>
        </w:rPr>
        <w:pPrChange w:id="4814" w:author="Happy" w:date="2018-08-20T18:39:00Z">
          <w:pPr>
            <w:pStyle w:val="af3"/>
            <w:numPr>
              <w:numId w:val="8"/>
            </w:numPr>
            <w:spacing w:line="360" w:lineRule="auto"/>
            <w:ind w:left="420" w:firstLineChars="0" w:hanging="420"/>
          </w:pPr>
        </w:pPrChange>
      </w:pPr>
      <w:del w:id="4815" w:author="Happy" w:date="2018-08-20T18:39:00Z">
        <w:r w:rsidDel="009E1FA8">
          <w:rPr>
            <w:rFonts w:hint="eastAsia"/>
          </w:rPr>
          <w:delText>单价：输入框</w:delText>
        </w:r>
        <w:r w:rsidR="00FF711E" w:rsidDel="009E1FA8">
          <w:rPr>
            <w:rFonts w:hint="eastAsia"/>
          </w:rPr>
          <w:delText>。</w:delText>
        </w:r>
      </w:del>
    </w:p>
    <w:p w14:paraId="6BAAAD3C" w14:textId="77777777" w:rsidR="005C3A57" w:rsidDel="009E1FA8" w:rsidRDefault="00F92E66">
      <w:pPr>
        <w:rPr>
          <w:del w:id="4816" w:author="Happy" w:date="2018-08-20T18:39:00Z"/>
        </w:rPr>
        <w:pPrChange w:id="4817" w:author="Happy" w:date="2018-08-20T18:39:00Z">
          <w:pPr>
            <w:pStyle w:val="af3"/>
            <w:numPr>
              <w:numId w:val="8"/>
            </w:numPr>
            <w:spacing w:line="360" w:lineRule="auto"/>
            <w:ind w:left="420" w:firstLineChars="0" w:hanging="420"/>
          </w:pPr>
        </w:pPrChange>
      </w:pPr>
      <w:del w:id="4818" w:author="Happy" w:date="2018-08-20T18:39:00Z">
        <w:r w:rsidDel="009E1FA8">
          <w:rPr>
            <w:rFonts w:hint="eastAsia"/>
          </w:rPr>
          <w:delText>备注：文本框，</w:delText>
        </w:r>
      </w:del>
    </w:p>
    <w:p w14:paraId="0DC4D50E" w14:textId="77777777" w:rsidR="005C3A57" w:rsidDel="009E1FA8" w:rsidRDefault="00781405">
      <w:pPr>
        <w:rPr>
          <w:del w:id="4819" w:author="Happy" w:date="2018-08-20T18:39:00Z"/>
          <w:rStyle w:val="af8"/>
          <w:i w:val="0"/>
          <w:color w:val="auto"/>
        </w:rPr>
        <w:pPrChange w:id="4820" w:author="Happy" w:date="2018-08-20T18:39:00Z">
          <w:pPr>
            <w:pStyle w:val="4"/>
            <w:spacing w:line="360" w:lineRule="auto"/>
          </w:pPr>
        </w:pPrChange>
      </w:pPr>
      <w:del w:id="4821" w:author="Happy" w:date="2018-08-20T18:39:00Z">
        <w:r w:rsidDel="009E1FA8">
          <w:rPr>
            <w:rStyle w:val="af8"/>
            <w:rFonts w:hint="eastAsia"/>
            <w:b/>
            <w:i w:val="0"/>
            <w:color w:val="auto"/>
          </w:rPr>
          <w:delText>出入口</w:delText>
        </w:r>
      </w:del>
    </w:p>
    <w:p w14:paraId="532E301C" w14:textId="77777777" w:rsidR="005C3A57" w:rsidDel="009E1FA8" w:rsidRDefault="00CF4FBF">
      <w:pPr>
        <w:rPr>
          <w:del w:id="4822" w:author="Happy" w:date="2018-08-20T18:39:00Z"/>
        </w:rPr>
        <w:pPrChange w:id="4823" w:author="Happy" w:date="2018-08-20T18:39:00Z">
          <w:pPr>
            <w:pStyle w:val="af3"/>
            <w:numPr>
              <w:numId w:val="9"/>
            </w:numPr>
            <w:spacing w:line="360" w:lineRule="auto"/>
            <w:ind w:left="420" w:firstLineChars="0" w:hanging="420"/>
          </w:pPr>
        </w:pPrChange>
      </w:pPr>
      <w:del w:id="4824" w:author="Happy" w:date="2018-08-20T18:39:00Z">
        <w:r w:rsidDel="009E1FA8">
          <w:delText>出口</w:delText>
        </w:r>
        <w:r w:rsidDel="009E1FA8">
          <w:rPr>
            <w:rFonts w:hint="eastAsia"/>
          </w:rPr>
          <w:delText>：</w:delText>
        </w:r>
        <w:r w:rsidDel="009E1FA8">
          <w:delText>点菜页面</w:delText>
        </w:r>
      </w:del>
    </w:p>
    <w:p w14:paraId="2DF87A97" w14:textId="77777777" w:rsidR="005C3A57" w:rsidDel="009E1FA8" w:rsidRDefault="00CF4FBF">
      <w:pPr>
        <w:rPr>
          <w:del w:id="4825" w:author="Happy" w:date="2018-08-20T18:39:00Z"/>
        </w:rPr>
        <w:pPrChange w:id="4826" w:author="Happy" w:date="2018-08-20T18:39:00Z">
          <w:pPr>
            <w:pStyle w:val="af3"/>
            <w:numPr>
              <w:numId w:val="9"/>
            </w:numPr>
            <w:spacing w:line="360" w:lineRule="auto"/>
            <w:ind w:left="420" w:firstLineChars="0" w:hanging="420"/>
          </w:pPr>
        </w:pPrChange>
      </w:pPr>
      <w:del w:id="4827" w:author="Happy" w:date="2018-08-20T18:39:00Z">
        <w:r w:rsidDel="009E1FA8">
          <w:rPr>
            <w:rFonts w:hint="eastAsia"/>
          </w:rPr>
          <w:delText>入口：点菜页面</w:delText>
        </w:r>
      </w:del>
    </w:p>
    <w:p w14:paraId="3083B338" w14:textId="77777777" w:rsidR="005C3A57" w:rsidDel="009E1FA8" w:rsidRDefault="00CF4FBF">
      <w:pPr>
        <w:rPr>
          <w:del w:id="4828" w:author="Happy" w:date="2018-08-20T18:39:00Z"/>
          <w:rStyle w:val="af8"/>
          <w:i w:val="0"/>
          <w:color w:val="auto"/>
        </w:rPr>
        <w:pPrChange w:id="4829" w:author="Happy" w:date="2018-08-20T18:39:00Z">
          <w:pPr>
            <w:pStyle w:val="4"/>
            <w:spacing w:line="360" w:lineRule="auto"/>
          </w:pPr>
        </w:pPrChange>
      </w:pPr>
      <w:del w:id="4830" w:author="Happy" w:date="2018-08-20T18:39:00Z">
        <w:r w:rsidDel="009E1FA8">
          <w:rPr>
            <w:rStyle w:val="af8"/>
            <w:b/>
            <w:i w:val="0"/>
            <w:color w:val="auto"/>
          </w:rPr>
          <w:delText>数据来源</w:delText>
        </w:r>
      </w:del>
    </w:p>
    <w:p w14:paraId="477F464E" w14:textId="77777777" w:rsidR="005C3A57" w:rsidDel="009E1FA8" w:rsidRDefault="00B420F9">
      <w:pPr>
        <w:rPr>
          <w:del w:id="4831" w:author="Happy" w:date="2018-08-20T18:39:00Z"/>
        </w:rPr>
        <w:pPrChange w:id="4832" w:author="Happy" w:date="2018-08-20T18:39:00Z">
          <w:pPr>
            <w:pStyle w:val="af3"/>
            <w:numPr>
              <w:numId w:val="63"/>
            </w:numPr>
            <w:spacing w:line="360" w:lineRule="auto"/>
            <w:ind w:left="420" w:firstLineChars="0" w:hanging="420"/>
          </w:pPr>
        </w:pPrChange>
      </w:pPr>
      <w:del w:id="4833" w:author="Happy" w:date="2018-08-20T18:39:00Z">
        <w:r w:rsidDel="009E1FA8">
          <w:rPr>
            <w:rFonts w:hint="eastAsia"/>
          </w:rPr>
          <w:delText>菜品单位需要从服务器端获取。</w:delText>
        </w:r>
      </w:del>
    </w:p>
    <w:p w14:paraId="78B90BCE" w14:textId="77777777" w:rsidR="005C3A57" w:rsidDel="009E1FA8" w:rsidRDefault="00CF4FBF">
      <w:pPr>
        <w:rPr>
          <w:del w:id="4834" w:author="Happy" w:date="2018-08-20T18:39:00Z"/>
          <w:rStyle w:val="af8"/>
          <w:i w:val="0"/>
          <w:color w:val="auto"/>
        </w:rPr>
        <w:pPrChange w:id="4835" w:author="Happy" w:date="2018-08-20T18:39:00Z">
          <w:pPr>
            <w:pStyle w:val="4"/>
            <w:spacing w:line="360" w:lineRule="auto"/>
          </w:pPr>
        </w:pPrChange>
      </w:pPr>
      <w:del w:id="4836" w:author="Happy" w:date="2018-08-20T18:39:00Z">
        <w:r w:rsidDel="009E1FA8">
          <w:rPr>
            <w:rStyle w:val="af8"/>
            <w:rFonts w:hint="eastAsia"/>
            <w:b/>
            <w:i w:val="0"/>
            <w:color w:val="auto"/>
          </w:rPr>
          <w:delText>输入项</w:delText>
        </w:r>
      </w:del>
    </w:p>
    <w:p w14:paraId="6E06C622" w14:textId="77777777" w:rsidR="005C3A57" w:rsidDel="009E1FA8" w:rsidRDefault="00EF5EC2">
      <w:pPr>
        <w:rPr>
          <w:del w:id="4837" w:author="Happy" w:date="2018-08-20T18:39:00Z"/>
        </w:rPr>
        <w:pPrChange w:id="4838" w:author="Happy" w:date="2018-08-20T18:39:00Z">
          <w:pPr>
            <w:pStyle w:val="af3"/>
            <w:numPr>
              <w:numId w:val="8"/>
            </w:numPr>
            <w:spacing w:line="360" w:lineRule="auto"/>
            <w:ind w:left="420" w:firstLineChars="0" w:hanging="420"/>
          </w:pPr>
        </w:pPrChange>
      </w:pPr>
      <w:del w:id="4839" w:author="Happy" w:date="2018-08-20T18:39:00Z">
        <w:r w:rsidDel="009E1FA8">
          <w:delText>菜品名称</w:delText>
        </w:r>
        <w:r w:rsidDel="009E1FA8">
          <w:rPr>
            <w:rFonts w:hint="eastAsia"/>
          </w:rPr>
          <w:delText>：</w:delText>
        </w:r>
        <w:r w:rsidR="00CA7F62" w:rsidDel="009E1FA8">
          <w:rPr>
            <w:rFonts w:hint="eastAsia"/>
          </w:rPr>
          <w:delText>必填项，</w:delText>
        </w:r>
        <w:r w:rsidDel="009E1FA8">
          <w:delText>输入框</w:delText>
        </w:r>
        <w:r w:rsidDel="009E1FA8">
          <w:rPr>
            <w:rFonts w:hint="eastAsia"/>
          </w:rPr>
          <w:delText>，</w:delText>
        </w:r>
        <w:r w:rsidDel="009E1FA8">
          <w:delText>最多</w:delText>
        </w:r>
        <w:r w:rsidDel="009E1FA8">
          <w:rPr>
            <w:rFonts w:hint="eastAsia"/>
          </w:rPr>
          <w:delText>20</w:delText>
        </w:r>
        <w:r w:rsidDel="009E1FA8">
          <w:rPr>
            <w:rFonts w:hint="eastAsia"/>
          </w:rPr>
          <w:delText>个字符</w:delText>
        </w:r>
        <w:r w:rsidR="00ED2B28" w:rsidDel="009E1FA8">
          <w:rPr>
            <w:rFonts w:hint="eastAsia"/>
          </w:rPr>
          <w:delText>，可以输入任意字符，超出后不能再输入</w:delText>
        </w:r>
        <w:r w:rsidDel="009E1FA8">
          <w:rPr>
            <w:rFonts w:hint="eastAsia"/>
          </w:rPr>
          <w:delText>。</w:delText>
        </w:r>
      </w:del>
    </w:p>
    <w:p w14:paraId="14EC0090" w14:textId="77777777" w:rsidR="005C3A57" w:rsidDel="009E1FA8" w:rsidRDefault="00EF5EC2">
      <w:pPr>
        <w:rPr>
          <w:del w:id="4840" w:author="Happy" w:date="2018-08-20T18:39:00Z"/>
        </w:rPr>
        <w:pPrChange w:id="4841" w:author="Happy" w:date="2018-08-20T18:39:00Z">
          <w:pPr>
            <w:pStyle w:val="af3"/>
            <w:numPr>
              <w:numId w:val="8"/>
            </w:numPr>
            <w:spacing w:line="360" w:lineRule="auto"/>
            <w:ind w:left="420" w:firstLineChars="0" w:hanging="420"/>
          </w:pPr>
        </w:pPrChange>
      </w:pPr>
      <w:del w:id="4842" w:author="Happy" w:date="2018-08-20T18:39:00Z">
        <w:r w:rsidDel="009E1FA8">
          <w:rPr>
            <w:rFonts w:hint="eastAsia"/>
          </w:rPr>
          <w:delText>单位：</w:delText>
        </w:r>
        <w:r w:rsidR="00CA7F62" w:rsidDel="009E1FA8">
          <w:rPr>
            <w:rFonts w:hint="eastAsia"/>
          </w:rPr>
          <w:delText>必填项，</w:delText>
        </w:r>
        <w:r w:rsidDel="009E1FA8">
          <w:rPr>
            <w:rFonts w:hint="eastAsia"/>
          </w:rPr>
          <w:delText>下拉框，取后台设置的所有可用的单位。</w:delText>
        </w:r>
      </w:del>
    </w:p>
    <w:p w14:paraId="3CDE51AE" w14:textId="77777777" w:rsidR="005C3A57" w:rsidDel="009E1FA8" w:rsidRDefault="00EF5EC2">
      <w:pPr>
        <w:rPr>
          <w:del w:id="4843" w:author="Happy" w:date="2018-08-20T18:39:00Z"/>
        </w:rPr>
        <w:pPrChange w:id="4844" w:author="Happy" w:date="2018-08-20T18:39:00Z">
          <w:pPr>
            <w:pStyle w:val="af3"/>
            <w:numPr>
              <w:numId w:val="8"/>
            </w:numPr>
            <w:spacing w:line="360" w:lineRule="auto"/>
            <w:ind w:left="420" w:firstLineChars="0" w:hanging="420"/>
          </w:pPr>
        </w:pPrChange>
      </w:pPr>
      <w:del w:id="4845" w:author="Happy" w:date="2018-08-20T18:39:00Z">
        <w:r w:rsidDel="009E1FA8">
          <w:rPr>
            <w:rFonts w:hint="eastAsia"/>
          </w:rPr>
          <w:delText>称重：</w:delText>
        </w:r>
        <w:r w:rsidR="007F293A" w:rsidDel="009E1FA8">
          <w:rPr>
            <w:rFonts w:hint="eastAsia"/>
          </w:rPr>
          <w:delText>非必填项，</w:delText>
        </w:r>
        <w:r w:rsidDel="009E1FA8">
          <w:rPr>
            <w:rFonts w:hint="eastAsia"/>
          </w:rPr>
          <w:delText>输入框，填写</w:delText>
        </w:r>
        <w:r w:rsidR="00C2527D" w:rsidDel="009E1FA8">
          <w:rPr>
            <w:rFonts w:hint="eastAsia"/>
          </w:rPr>
          <w:delText>数字和</w:delText>
        </w:r>
        <w:r w:rsidDel="009E1FA8">
          <w:rPr>
            <w:rFonts w:hint="eastAsia"/>
          </w:rPr>
          <w:delText>小数点。控制小数点后可显示两位。如果此菜品需要称重，则</w:delText>
        </w:r>
        <w:r w:rsidR="007F293A" w:rsidDel="009E1FA8">
          <w:rPr>
            <w:rFonts w:hint="eastAsia"/>
          </w:rPr>
          <w:delText>填写此</w:delText>
        </w:r>
        <w:r w:rsidDel="009E1FA8">
          <w:rPr>
            <w:rFonts w:hint="eastAsia"/>
          </w:rPr>
          <w:delText>字段，如果不需要，则不</w:delText>
        </w:r>
        <w:r w:rsidR="007F293A" w:rsidDel="009E1FA8">
          <w:rPr>
            <w:rFonts w:hint="eastAsia"/>
          </w:rPr>
          <w:delText>填写此</w:delText>
        </w:r>
        <w:r w:rsidDel="009E1FA8">
          <w:rPr>
            <w:rFonts w:hint="eastAsia"/>
          </w:rPr>
          <w:delText>字段。</w:delText>
        </w:r>
      </w:del>
    </w:p>
    <w:p w14:paraId="37F050FC" w14:textId="77777777" w:rsidR="005C3A57" w:rsidDel="009E1FA8" w:rsidRDefault="00EF5EC2">
      <w:pPr>
        <w:rPr>
          <w:del w:id="4846" w:author="Happy" w:date="2018-08-20T18:39:00Z"/>
        </w:rPr>
        <w:pPrChange w:id="4847" w:author="Happy" w:date="2018-08-20T18:39:00Z">
          <w:pPr>
            <w:pStyle w:val="af3"/>
            <w:numPr>
              <w:numId w:val="8"/>
            </w:numPr>
            <w:spacing w:line="360" w:lineRule="auto"/>
            <w:ind w:left="420" w:firstLineChars="0" w:hanging="420"/>
          </w:pPr>
        </w:pPrChange>
      </w:pPr>
      <w:del w:id="4848" w:author="Happy" w:date="2018-08-20T18:39:00Z">
        <w:r w:rsidDel="009E1FA8">
          <w:rPr>
            <w:rFonts w:hint="eastAsia"/>
          </w:rPr>
          <w:delText>单价：</w:delText>
        </w:r>
        <w:r w:rsidR="00455424" w:rsidDel="009E1FA8">
          <w:rPr>
            <w:rFonts w:hint="eastAsia"/>
          </w:rPr>
          <w:delText>必填项，</w:delText>
        </w:r>
        <w:r w:rsidDel="009E1FA8">
          <w:rPr>
            <w:rFonts w:hint="eastAsia"/>
          </w:rPr>
          <w:delText>输入框，输入数字</w:delText>
        </w:r>
        <w:r w:rsidR="00BC2D23" w:rsidDel="009E1FA8">
          <w:rPr>
            <w:rFonts w:hint="eastAsia"/>
          </w:rPr>
          <w:delText>，最多要求输入</w:delText>
        </w:r>
        <w:r w:rsidR="00BC2D23" w:rsidDel="009E1FA8">
          <w:rPr>
            <w:rFonts w:hint="eastAsia"/>
          </w:rPr>
          <w:delText>10</w:delText>
        </w:r>
        <w:r w:rsidR="00BC2D23" w:rsidDel="009E1FA8">
          <w:rPr>
            <w:rFonts w:hint="eastAsia"/>
          </w:rPr>
          <w:delText>个数字，超出部分无法输入。</w:delText>
        </w:r>
      </w:del>
    </w:p>
    <w:p w14:paraId="195FA60C" w14:textId="77777777" w:rsidR="005C3A57" w:rsidDel="009E1FA8" w:rsidRDefault="00EF5EC2">
      <w:pPr>
        <w:rPr>
          <w:del w:id="4849" w:author="Happy" w:date="2018-08-20T18:39:00Z"/>
        </w:rPr>
        <w:pPrChange w:id="4850" w:author="Happy" w:date="2018-08-20T18:39:00Z">
          <w:pPr>
            <w:pStyle w:val="af3"/>
            <w:numPr>
              <w:numId w:val="8"/>
            </w:numPr>
            <w:spacing w:line="360" w:lineRule="auto"/>
            <w:ind w:left="420" w:firstLineChars="0" w:hanging="420"/>
          </w:pPr>
        </w:pPrChange>
      </w:pPr>
      <w:del w:id="4851" w:author="Happy" w:date="2018-08-20T18:39:00Z">
        <w:r w:rsidDel="009E1FA8">
          <w:rPr>
            <w:rFonts w:hint="eastAsia"/>
          </w:rPr>
          <w:delText>备注：</w:delText>
        </w:r>
        <w:r w:rsidR="00B87540" w:rsidDel="009E1FA8">
          <w:rPr>
            <w:rFonts w:hint="eastAsia"/>
          </w:rPr>
          <w:delText>非必填项，</w:delText>
        </w:r>
        <w:r w:rsidDel="009E1FA8">
          <w:rPr>
            <w:rFonts w:hint="eastAsia"/>
          </w:rPr>
          <w:delText>文本框，可以输入最多</w:delText>
        </w:r>
        <w:r w:rsidDel="009E1FA8">
          <w:rPr>
            <w:rFonts w:hint="eastAsia"/>
          </w:rPr>
          <w:delText>100</w:delText>
        </w:r>
        <w:r w:rsidDel="009E1FA8">
          <w:rPr>
            <w:rFonts w:hint="eastAsia"/>
          </w:rPr>
          <w:delText>个字符</w:delText>
        </w:r>
        <w:r w:rsidR="00BE2233" w:rsidDel="009E1FA8">
          <w:rPr>
            <w:rFonts w:hint="eastAsia"/>
          </w:rPr>
          <w:delText>，超出部分无法输入</w:delText>
        </w:r>
        <w:r w:rsidDel="009E1FA8">
          <w:rPr>
            <w:rFonts w:hint="eastAsia"/>
          </w:rPr>
          <w:delText>。</w:delText>
        </w:r>
      </w:del>
    </w:p>
    <w:p w14:paraId="0571CD51" w14:textId="77777777" w:rsidR="005C3A57" w:rsidDel="009E1FA8" w:rsidRDefault="00CF4FBF">
      <w:pPr>
        <w:rPr>
          <w:ins w:id="4852" w:author="xiaohou" w:date="2016-09-09T09:27:00Z"/>
          <w:del w:id="4853" w:author="Happy" w:date="2018-08-20T18:39:00Z"/>
          <w:rStyle w:val="af8"/>
          <w:bCs/>
          <w:i w:val="0"/>
          <w:color w:val="auto"/>
        </w:rPr>
        <w:pPrChange w:id="4854" w:author="Happy" w:date="2018-08-20T18:39:00Z">
          <w:pPr>
            <w:pStyle w:val="4"/>
            <w:spacing w:line="360" w:lineRule="auto"/>
          </w:pPr>
        </w:pPrChange>
      </w:pPr>
      <w:del w:id="4855" w:author="Happy" w:date="2018-08-20T18:39:00Z">
        <w:r w:rsidDel="009E1FA8">
          <w:rPr>
            <w:rStyle w:val="af8"/>
            <w:rFonts w:hint="eastAsia"/>
            <w:b/>
            <w:i w:val="0"/>
            <w:color w:val="auto"/>
          </w:rPr>
          <w:delText>操作规则</w:delText>
        </w:r>
      </w:del>
    </w:p>
    <w:p w14:paraId="79DE3D51" w14:textId="77777777" w:rsidR="003B1953" w:rsidRPr="003B1953" w:rsidDel="009E1FA8" w:rsidRDefault="003B1953">
      <w:pPr>
        <w:rPr>
          <w:del w:id="4856" w:author="Happy" w:date="2018-08-20T18:39:00Z"/>
          <w:rPrChange w:id="4857" w:author="xiaohou" w:date="2016-09-09T09:27:00Z">
            <w:rPr>
              <w:del w:id="4858" w:author="Happy" w:date="2018-08-20T18:39:00Z"/>
              <w:rStyle w:val="af8"/>
              <w:b w:val="0"/>
              <w:bCs w:val="0"/>
              <w:i w:val="0"/>
              <w:color w:val="auto"/>
              <w:sz w:val="21"/>
              <w:szCs w:val="24"/>
            </w:rPr>
          </w:rPrChange>
        </w:rPr>
        <w:pPrChange w:id="4859" w:author="Happy" w:date="2018-08-20T18:39:00Z">
          <w:pPr>
            <w:pStyle w:val="4"/>
            <w:spacing w:line="360" w:lineRule="auto"/>
          </w:pPr>
        </w:pPrChange>
      </w:pPr>
    </w:p>
    <w:p w14:paraId="5DE342A9" w14:textId="77777777" w:rsidR="005C3A57" w:rsidDel="009E1FA8" w:rsidRDefault="00DA2955">
      <w:pPr>
        <w:rPr>
          <w:del w:id="4860" w:author="Happy" w:date="2018-08-20T18:39:00Z"/>
        </w:rPr>
        <w:pPrChange w:id="4861" w:author="Happy" w:date="2018-08-20T18:39:00Z">
          <w:pPr>
            <w:pStyle w:val="af3"/>
            <w:numPr>
              <w:numId w:val="8"/>
            </w:numPr>
            <w:spacing w:line="360" w:lineRule="auto"/>
            <w:ind w:left="420" w:firstLineChars="0" w:hanging="420"/>
          </w:pPr>
        </w:pPrChange>
      </w:pPr>
      <w:del w:id="4862" w:author="Happy" w:date="2018-08-20T18:39:00Z">
        <w:r w:rsidDel="009E1FA8">
          <w:rPr>
            <w:rFonts w:hint="eastAsia"/>
          </w:rPr>
          <w:delText>【取消】，则修改内容不做保存，弹框消失。</w:delText>
        </w:r>
      </w:del>
    </w:p>
    <w:p w14:paraId="72813F82" w14:textId="77777777" w:rsidR="005C3A57" w:rsidDel="009E1FA8" w:rsidRDefault="00DA2955">
      <w:pPr>
        <w:rPr>
          <w:del w:id="4863" w:author="Happy" w:date="2018-08-20T18:39:00Z"/>
        </w:rPr>
        <w:pPrChange w:id="4864" w:author="Happy" w:date="2018-08-20T18:39:00Z">
          <w:pPr>
            <w:pStyle w:val="af3"/>
            <w:numPr>
              <w:numId w:val="8"/>
            </w:numPr>
            <w:spacing w:line="360" w:lineRule="auto"/>
            <w:ind w:left="420" w:firstLineChars="0" w:hanging="420"/>
          </w:pPr>
        </w:pPrChange>
      </w:pPr>
      <w:del w:id="4865" w:author="Happy" w:date="2018-08-20T18:39:00Z">
        <w:r w:rsidDel="009E1FA8">
          <w:rPr>
            <w:rFonts w:hint="eastAsia"/>
          </w:rPr>
          <w:delText>【确定】，则修改内容保存，弹框消失，自定义菜品添加到已点菜品中。</w:delText>
        </w:r>
      </w:del>
      <w:ins w:id="4866" w:author="xiaohou" w:date="2016-09-20T11:52:00Z">
        <w:del w:id="4867" w:author="Happy" w:date="2018-08-20T18:39:00Z">
          <w:r w:rsidR="005456C4" w:rsidDel="009E1FA8">
            <w:rPr>
              <w:rFonts w:hint="eastAsia"/>
            </w:rPr>
            <w:delText>将当前菜数据存入订单表的同时插入到“临时菜品表”系统自动</w:delText>
          </w:r>
          <w:r w:rsidR="005456C4" w:rsidDel="009E1FA8">
            <w:delText>生成</w:delText>
          </w:r>
          <w:r w:rsidR="005456C4" w:rsidDel="009E1FA8">
            <w:rPr>
              <w:rFonts w:hint="eastAsia"/>
            </w:rPr>
            <w:delText>当前</w:delText>
          </w:r>
          <w:r w:rsidR="005456C4" w:rsidDel="009E1FA8">
            <w:delText>菜品</w:delText>
          </w:r>
          <w:r w:rsidR="005456C4" w:rsidDel="009E1FA8">
            <w:rPr>
              <w:rFonts w:hint="eastAsia"/>
            </w:rPr>
            <w:delText>的临时</w:delText>
          </w:r>
          <w:r w:rsidR="005456C4" w:rsidDel="009E1FA8">
            <w:delText>ID</w:delText>
          </w:r>
          <w:r w:rsidR="005456C4" w:rsidDel="009E1FA8">
            <w:rPr>
              <w:rFonts w:hint="eastAsia"/>
            </w:rPr>
            <w:delText>，</w:delText>
          </w:r>
          <w:r w:rsidR="005456C4" w:rsidDel="009E1FA8">
            <w:delText>可以在后台相关报表和订单中查询出来</w:delText>
          </w:r>
          <w:r w:rsidR="005456C4" w:rsidDel="009E1FA8">
            <w:rPr>
              <w:rFonts w:hint="eastAsia"/>
            </w:rPr>
            <w:delText>。</w:delText>
          </w:r>
        </w:del>
      </w:ins>
    </w:p>
    <w:p w14:paraId="636E5091" w14:textId="77777777" w:rsidR="005C3A57" w:rsidDel="009E1FA8" w:rsidRDefault="00CF4FBF">
      <w:pPr>
        <w:rPr>
          <w:del w:id="4868" w:author="Happy" w:date="2018-08-20T18:39:00Z"/>
          <w:rStyle w:val="af8"/>
          <w:i w:val="0"/>
          <w:color w:val="auto"/>
        </w:rPr>
        <w:pPrChange w:id="4869" w:author="Happy" w:date="2018-08-20T18:39:00Z">
          <w:pPr>
            <w:pStyle w:val="4"/>
            <w:spacing w:line="360" w:lineRule="auto"/>
          </w:pPr>
        </w:pPrChange>
      </w:pPr>
      <w:del w:id="4870" w:author="Happy" w:date="2018-08-20T18:39:00Z">
        <w:r w:rsidDel="009E1FA8">
          <w:rPr>
            <w:rStyle w:val="af8"/>
            <w:rFonts w:hint="eastAsia"/>
            <w:b/>
            <w:i w:val="0"/>
            <w:color w:val="auto"/>
          </w:rPr>
          <w:delText>提示信息</w:delText>
        </w:r>
      </w:del>
    </w:p>
    <w:p w14:paraId="1A15ABB6" w14:textId="77777777" w:rsidR="005C3A57" w:rsidDel="009E1FA8" w:rsidRDefault="00531945">
      <w:pPr>
        <w:rPr>
          <w:del w:id="4871" w:author="Happy" w:date="2018-08-20T18:39:00Z"/>
        </w:rPr>
        <w:pPrChange w:id="4872" w:author="Happy" w:date="2018-08-20T18:39:00Z">
          <w:pPr>
            <w:pStyle w:val="af3"/>
            <w:numPr>
              <w:numId w:val="64"/>
            </w:numPr>
            <w:spacing w:line="360" w:lineRule="auto"/>
            <w:ind w:left="420" w:firstLineChars="0" w:hanging="420"/>
          </w:pPr>
        </w:pPrChange>
      </w:pPr>
      <w:del w:id="4873" w:author="Happy" w:date="2018-08-20T18:39:00Z">
        <w:r w:rsidDel="009E1FA8">
          <w:rPr>
            <w:rFonts w:hint="eastAsia"/>
          </w:rPr>
          <w:delText>当商品名称没有填写，则</w:delText>
        </w:r>
        <w:r w:rsidDel="009E1FA8">
          <w:rPr>
            <w:rFonts w:hint="eastAsia"/>
          </w:rPr>
          <w:delText>toast</w:delText>
        </w:r>
        <w:r w:rsidDel="009E1FA8">
          <w:rPr>
            <w:rFonts w:hint="eastAsia"/>
          </w:rPr>
          <w:delText>提示：请填写商品名称。同时光标定位在商品名称输入框内。</w:delText>
        </w:r>
      </w:del>
    </w:p>
    <w:p w14:paraId="4C692136" w14:textId="77777777" w:rsidR="005C3A57" w:rsidDel="009E1FA8" w:rsidRDefault="00531945">
      <w:pPr>
        <w:rPr>
          <w:del w:id="4874" w:author="Happy" w:date="2018-08-20T18:39:00Z"/>
        </w:rPr>
        <w:pPrChange w:id="4875" w:author="Happy" w:date="2018-08-20T18:39:00Z">
          <w:pPr>
            <w:pStyle w:val="af3"/>
            <w:numPr>
              <w:numId w:val="65"/>
            </w:numPr>
            <w:spacing w:line="360" w:lineRule="auto"/>
            <w:ind w:left="420" w:firstLineChars="0" w:hanging="420"/>
          </w:pPr>
        </w:pPrChange>
      </w:pPr>
      <w:del w:id="4876" w:author="Happy" w:date="2018-08-20T18:39:00Z">
        <w:r w:rsidDel="009E1FA8">
          <w:rPr>
            <w:rFonts w:hint="eastAsia"/>
          </w:rPr>
          <w:delText>当单位没有选择，则</w:delText>
        </w:r>
        <w:r w:rsidDel="009E1FA8">
          <w:rPr>
            <w:rFonts w:hint="eastAsia"/>
          </w:rPr>
          <w:delText>toast</w:delText>
        </w:r>
        <w:r w:rsidDel="009E1FA8">
          <w:rPr>
            <w:rFonts w:hint="eastAsia"/>
          </w:rPr>
          <w:delText>提示：请</w:delText>
        </w:r>
        <w:r w:rsidR="00C0326D" w:rsidDel="009E1FA8">
          <w:rPr>
            <w:rFonts w:hint="eastAsia"/>
          </w:rPr>
          <w:delText>选择</w:delText>
        </w:r>
        <w:r w:rsidDel="009E1FA8">
          <w:rPr>
            <w:rFonts w:hint="eastAsia"/>
          </w:rPr>
          <w:delText>单位。</w:delText>
        </w:r>
      </w:del>
    </w:p>
    <w:p w14:paraId="782BE204" w14:textId="77777777" w:rsidR="005C3A57" w:rsidDel="009E1FA8" w:rsidRDefault="00531945">
      <w:pPr>
        <w:rPr>
          <w:del w:id="4877" w:author="Happy" w:date="2018-08-20T18:39:00Z"/>
        </w:rPr>
        <w:pPrChange w:id="4878" w:author="Happy" w:date="2018-08-20T18:39:00Z">
          <w:pPr>
            <w:pStyle w:val="af3"/>
            <w:numPr>
              <w:numId w:val="65"/>
            </w:numPr>
            <w:spacing w:line="360" w:lineRule="auto"/>
            <w:ind w:left="420" w:firstLineChars="0" w:hanging="420"/>
          </w:pPr>
        </w:pPrChange>
      </w:pPr>
      <w:del w:id="4879" w:author="Happy" w:date="2018-08-20T18:39:00Z">
        <w:r w:rsidDel="009E1FA8">
          <w:rPr>
            <w:rFonts w:hint="eastAsia"/>
          </w:rPr>
          <w:delText>当单价没有填写，则</w:delText>
        </w:r>
        <w:r w:rsidDel="009E1FA8">
          <w:rPr>
            <w:rFonts w:hint="eastAsia"/>
          </w:rPr>
          <w:delText>toast</w:delText>
        </w:r>
        <w:r w:rsidDel="009E1FA8">
          <w:rPr>
            <w:rFonts w:hint="eastAsia"/>
          </w:rPr>
          <w:delText>提示：请填写单价。</w:delText>
        </w:r>
      </w:del>
    </w:p>
    <w:p w14:paraId="468AA5A5" w14:textId="77777777" w:rsidR="005C3A57" w:rsidDel="009E1FA8" w:rsidRDefault="008A1B95">
      <w:pPr>
        <w:rPr>
          <w:del w:id="4880" w:author="Happy" w:date="2018-08-20T18:39:00Z"/>
        </w:rPr>
        <w:pPrChange w:id="4881" w:author="Happy" w:date="2018-08-20T18:39:00Z">
          <w:pPr>
            <w:pStyle w:val="2"/>
            <w:spacing w:line="360" w:lineRule="auto"/>
          </w:pPr>
        </w:pPrChange>
      </w:pPr>
      <w:del w:id="4882" w:author="Happy" w:date="2018-08-20T18:39:00Z">
        <w:r w:rsidDel="009E1FA8">
          <w:rPr>
            <w:rFonts w:hint="eastAsia"/>
          </w:rPr>
          <w:delText>订单详情</w:delText>
        </w:r>
      </w:del>
    </w:p>
    <w:p w14:paraId="50017DE3" w14:textId="77777777" w:rsidR="003B1953" w:rsidDel="009E1FA8" w:rsidRDefault="009C1275">
      <w:pPr>
        <w:rPr>
          <w:del w:id="4883" w:author="Happy" w:date="2018-08-20T18:39:00Z"/>
        </w:rPr>
      </w:pPr>
      <w:del w:id="4884" w:author="Happy" w:date="2018-08-20T18:39:00Z">
        <w:r w:rsidDel="009E1FA8">
          <w:rPr>
            <w:rFonts w:hint="eastAsia"/>
          </w:rPr>
          <w:delText>点菜下单到后厨后，则跳转到订单详情（就餐中），在此页面可以进行加菜、退菜、移菜等</w:delText>
        </w:r>
      </w:del>
    </w:p>
    <w:p w14:paraId="64474A39" w14:textId="77777777" w:rsidR="003B1953" w:rsidDel="009E1FA8" w:rsidRDefault="009C1275">
      <w:pPr>
        <w:rPr>
          <w:del w:id="4885" w:author="Happy" w:date="2018-08-20T18:39:00Z"/>
        </w:rPr>
        <w:pPrChange w:id="4886" w:author="Happy" w:date="2018-08-20T18:39:00Z">
          <w:pPr>
            <w:pStyle w:val="3"/>
          </w:pPr>
        </w:pPrChange>
      </w:pPr>
      <w:del w:id="4887" w:author="Happy" w:date="2018-08-20T18:39:00Z">
        <w:r w:rsidDel="009E1FA8">
          <w:rPr>
            <w:rFonts w:hint="eastAsia"/>
          </w:rPr>
          <w:delText>订单详情（就餐中）</w:delText>
        </w:r>
      </w:del>
    </w:p>
    <w:p w14:paraId="1DF767F7" w14:textId="77777777" w:rsidR="00600B9A" w:rsidDel="009E1FA8" w:rsidRDefault="0087072B">
      <w:pPr>
        <w:rPr>
          <w:del w:id="4888" w:author="Happy" w:date="2018-08-20T18:39:00Z"/>
        </w:rPr>
        <w:pPrChange w:id="4889" w:author="Happy" w:date="2018-08-20T18:39:00Z">
          <w:pPr>
            <w:spacing w:line="360" w:lineRule="auto"/>
          </w:pPr>
        </w:pPrChange>
      </w:pPr>
      <w:ins w:id="4890" w:author="xiaohou" w:date="2016-09-09T09:59:00Z">
        <w:del w:id="4891" w:author="Happy" w:date="2018-08-20T18:39:00Z">
          <w:r w:rsidDel="009E1FA8">
            <w:rPr>
              <w:noProof/>
              <w:rPrChange w:id="4892" w:author="Unknown">
                <w:rPr>
                  <w:i/>
                  <w:iCs/>
                  <w:noProof/>
                  <w:color w:val="808080" w:themeColor="text1" w:themeTint="7F"/>
                </w:rPr>
              </w:rPrChange>
            </w:rPr>
            <w:drawing>
              <wp:inline distT="0" distB="0" distL="0" distR="0" wp14:anchorId="51D43B79" wp14:editId="55FA74E9">
                <wp:extent cx="4952365" cy="3745230"/>
                <wp:effectExtent l="19050" t="0" r="635" b="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srcRect/>
                        <a:stretch>
                          <a:fillRect/>
                        </a:stretch>
                      </pic:blipFill>
                      <pic:spPr bwMode="auto">
                        <a:xfrm>
                          <a:off x="0" y="0"/>
                          <a:ext cx="4952365" cy="3745230"/>
                        </a:xfrm>
                        <a:prstGeom prst="rect">
                          <a:avLst/>
                        </a:prstGeom>
                        <a:noFill/>
                        <a:ln w="9525">
                          <a:noFill/>
                          <a:miter lim="800000"/>
                          <a:headEnd/>
                          <a:tailEnd/>
                        </a:ln>
                      </pic:spPr>
                    </pic:pic>
                  </a:graphicData>
                </a:graphic>
              </wp:inline>
            </w:drawing>
          </w:r>
        </w:del>
      </w:ins>
    </w:p>
    <w:p w14:paraId="375C40DA" w14:textId="77777777" w:rsidR="00600B9A" w:rsidDel="009E1FA8" w:rsidRDefault="00CF4FBF">
      <w:pPr>
        <w:rPr>
          <w:del w:id="4893" w:author="Happy" w:date="2018-08-20T18:39:00Z"/>
          <w:rStyle w:val="af8"/>
          <w:i w:val="0"/>
          <w:color w:val="auto"/>
        </w:rPr>
        <w:pPrChange w:id="4894" w:author="Happy" w:date="2018-08-20T18:39:00Z">
          <w:pPr>
            <w:pStyle w:val="4"/>
            <w:spacing w:line="360" w:lineRule="auto"/>
          </w:pPr>
        </w:pPrChange>
      </w:pPr>
      <w:del w:id="4895" w:author="Happy" w:date="2018-08-20T18:39:00Z">
        <w:r w:rsidRPr="009F2834" w:rsidDel="009E1FA8">
          <w:rPr>
            <w:rStyle w:val="af8"/>
            <w:rFonts w:hint="eastAsia"/>
            <w:b/>
            <w:i w:val="0"/>
            <w:color w:val="auto"/>
          </w:rPr>
          <w:delText>显示内容</w:delText>
        </w:r>
      </w:del>
    </w:p>
    <w:p w14:paraId="6930C807" w14:textId="77777777" w:rsidR="00727D10" w:rsidDel="009E1FA8" w:rsidRDefault="00EF2892">
      <w:pPr>
        <w:rPr>
          <w:del w:id="4896" w:author="Happy" w:date="2018-08-20T18:39:00Z"/>
        </w:rPr>
        <w:pPrChange w:id="4897" w:author="Happy" w:date="2018-08-20T18:39:00Z">
          <w:pPr>
            <w:spacing w:line="360" w:lineRule="auto"/>
          </w:pPr>
        </w:pPrChange>
      </w:pPr>
      <w:del w:id="4898" w:author="Happy" w:date="2018-08-20T18:39:00Z">
        <w:r w:rsidDel="009E1FA8">
          <w:fldChar w:fldCharType="begin"/>
        </w:r>
        <w:r w:rsidR="00F20E20" w:rsidDel="009E1FA8">
          <w:rPr>
            <w:rFonts w:hint="eastAsia"/>
          </w:rPr>
          <w:delInstrText>eq \o\ac(</w:delInstrText>
        </w:r>
        <w:r w:rsidR="00F20E20" w:rsidRPr="00F20E20" w:rsidDel="009E1FA8">
          <w:rPr>
            <w:rFonts w:ascii="宋体" w:hint="eastAsia"/>
            <w:position w:val="-4"/>
            <w:sz w:val="31"/>
          </w:rPr>
          <w:delInstrText>○</w:delInstrText>
        </w:r>
        <w:r w:rsidR="00F20E20" w:rsidDel="009E1FA8">
          <w:rPr>
            <w:rFonts w:hint="eastAsia"/>
          </w:rPr>
          <w:delInstrText>,1)</w:delInstrText>
        </w:r>
        <w:r w:rsidDel="009E1FA8">
          <w:fldChar w:fldCharType="end"/>
        </w:r>
        <w:r w:rsidR="00F20E20" w:rsidDel="009E1FA8">
          <w:delText>订单基本信息</w:delText>
        </w:r>
      </w:del>
    </w:p>
    <w:p w14:paraId="0F76B6C6" w14:textId="77777777" w:rsidR="00727D10" w:rsidDel="009E1FA8" w:rsidRDefault="00F20E20">
      <w:pPr>
        <w:rPr>
          <w:del w:id="4899" w:author="Happy" w:date="2018-08-20T18:39:00Z"/>
        </w:rPr>
        <w:pPrChange w:id="4900" w:author="Happy" w:date="2018-08-20T18:39:00Z">
          <w:pPr>
            <w:pStyle w:val="af3"/>
            <w:numPr>
              <w:numId w:val="14"/>
            </w:numPr>
            <w:spacing w:line="360" w:lineRule="auto"/>
            <w:ind w:left="420" w:firstLineChars="0" w:hanging="420"/>
          </w:pPr>
        </w:pPrChange>
      </w:pPr>
      <w:del w:id="4901" w:author="Happy" w:date="2018-08-20T18:39:00Z">
        <w:r w:rsidDel="009E1FA8">
          <w:rPr>
            <w:rFonts w:hint="eastAsia"/>
          </w:rPr>
          <w:delText>桌台信息：显示桌台号及桌台状态</w:delText>
        </w:r>
      </w:del>
    </w:p>
    <w:p w14:paraId="584E7191" w14:textId="77777777" w:rsidR="00727D10" w:rsidDel="009E1FA8" w:rsidRDefault="00F20E20">
      <w:pPr>
        <w:rPr>
          <w:del w:id="4902" w:author="Happy" w:date="2018-08-20T18:39:00Z"/>
        </w:rPr>
        <w:pPrChange w:id="4903" w:author="Happy" w:date="2018-08-20T18:39:00Z">
          <w:pPr>
            <w:pStyle w:val="af3"/>
            <w:numPr>
              <w:numId w:val="14"/>
            </w:numPr>
            <w:spacing w:line="360" w:lineRule="auto"/>
            <w:ind w:left="420" w:firstLineChars="0" w:hanging="420"/>
          </w:pPr>
        </w:pPrChange>
      </w:pPr>
      <w:del w:id="4904" w:author="Happy" w:date="2018-08-20T18:39:00Z">
        <w:r w:rsidDel="009E1FA8">
          <w:rPr>
            <w:rFonts w:hint="eastAsia"/>
          </w:rPr>
          <w:delText>市别：只读</w:delText>
        </w:r>
      </w:del>
    </w:p>
    <w:p w14:paraId="5467A4E3" w14:textId="77777777" w:rsidR="00727D10" w:rsidDel="009E1FA8" w:rsidRDefault="005E36C9">
      <w:pPr>
        <w:rPr>
          <w:del w:id="4905" w:author="Happy" w:date="2018-08-20T18:39:00Z"/>
        </w:rPr>
        <w:pPrChange w:id="4906" w:author="Happy" w:date="2018-08-20T18:39:00Z">
          <w:pPr>
            <w:pStyle w:val="af3"/>
            <w:numPr>
              <w:numId w:val="14"/>
            </w:numPr>
            <w:spacing w:line="360" w:lineRule="auto"/>
            <w:ind w:left="420" w:firstLineChars="0" w:hanging="420"/>
          </w:pPr>
        </w:pPrChange>
      </w:pPr>
      <w:del w:id="4907" w:author="Happy" w:date="2018-08-20T18:39:00Z">
        <w:r w:rsidDel="009E1FA8">
          <w:rPr>
            <w:rFonts w:hint="eastAsia"/>
          </w:rPr>
          <w:delText>订单来源：只读</w:delText>
        </w:r>
      </w:del>
    </w:p>
    <w:p w14:paraId="272D70CF" w14:textId="77777777" w:rsidR="00727D10" w:rsidDel="009E1FA8" w:rsidRDefault="00F20E20">
      <w:pPr>
        <w:rPr>
          <w:del w:id="4908" w:author="Happy" w:date="2018-08-20T18:39:00Z"/>
        </w:rPr>
        <w:pPrChange w:id="4909" w:author="Happy" w:date="2018-08-20T18:39:00Z">
          <w:pPr>
            <w:pStyle w:val="af3"/>
            <w:numPr>
              <w:numId w:val="14"/>
            </w:numPr>
            <w:spacing w:line="360" w:lineRule="auto"/>
            <w:ind w:left="420" w:firstLineChars="0" w:hanging="420"/>
          </w:pPr>
        </w:pPrChange>
      </w:pPr>
      <w:del w:id="4910" w:author="Happy" w:date="2018-08-20T18:39:00Z">
        <w:r w:rsidDel="009E1FA8">
          <w:rPr>
            <w:rFonts w:hint="eastAsia"/>
          </w:rPr>
          <w:delText>订单编号：只读</w:delText>
        </w:r>
      </w:del>
    </w:p>
    <w:p w14:paraId="154D6E99" w14:textId="77777777" w:rsidR="00727D10" w:rsidDel="009E1FA8" w:rsidRDefault="00F20E20">
      <w:pPr>
        <w:rPr>
          <w:del w:id="4911" w:author="Happy" w:date="2018-08-20T18:39:00Z"/>
        </w:rPr>
        <w:pPrChange w:id="4912" w:author="Happy" w:date="2018-08-20T18:39:00Z">
          <w:pPr>
            <w:pStyle w:val="af3"/>
            <w:numPr>
              <w:numId w:val="14"/>
            </w:numPr>
            <w:spacing w:line="360" w:lineRule="auto"/>
            <w:ind w:left="420" w:firstLineChars="0" w:hanging="420"/>
          </w:pPr>
        </w:pPrChange>
      </w:pPr>
      <w:del w:id="4913" w:author="Happy" w:date="2018-08-20T18:39:00Z">
        <w:r w:rsidDel="009E1FA8">
          <w:rPr>
            <w:rFonts w:hint="eastAsia"/>
          </w:rPr>
          <w:delText>开桌信息：只读</w:delText>
        </w:r>
      </w:del>
    </w:p>
    <w:p w14:paraId="56989C4D" w14:textId="77777777" w:rsidR="00727D10" w:rsidDel="009E1FA8" w:rsidRDefault="00F20E20">
      <w:pPr>
        <w:rPr>
          <w:del w:id="4914" w:author="Happy" w:date="2018-08-20T18:39:00Z"/>
        </w:rPr>
        <w:pPrChange w:id="4915" w:author="Happy" w:date="2018-08-20T18:39:00Z">
          <w:pPr>
            <w:pStyle w:val="af3"/>
            <w:numPr>
              <w:numId w:val="14"/>
            </w:numPr>
            <w:spacing w:line="360" w:lineRule="auto"/>
            <w:ind w:left="420" w:firstLineChars="0" w:hanging="420"/>
          </w:pPr>
        </w:pPrChange>
      </w:pPr>
      <w:del w:id="4916" w:author="Happy" w:date="2018-08-20T18:39:00Z">
        <w:r w:rsidDel="009E1FA8">
          <w:rPr>
            <w:rFonts w:hint="eastAsia"/>
          </w:rPr>
          <w:delText>下单信息：只读</w:delText>
        </w:r>
      </w:del>
    </w:p>
    <w:p w14:paraId="37B12312" w14:textId="77777777" w:rsidR="00727D10" w:rsidDel="009E1FA8" w:rsidRDefault="00F20E20">
      <w:pPr>
        <w:rPr>
          <w:del w:id="4917" w:author="Happy" w:date="2018-08-20T18:39:00Z"/>
        </w:rPr>
        <w:pPrChange w:id="4918" w:author="Happy" w:date="2018-08-20T18:39:00Z">
          <w:pPr>
            <w:pStyle w:val="af3"/>
            <w:numPr>
              <w:numId w:val="14"/>
            </w:numPr>
            <w:spacing w:line="360" w:lineRule="auto"/>
            <w:ind w:left="420" w:firstLineChars="0" w:hanging="420"/>
          </w:pPr>
        </w:pPrChange>
      </w:pPr>
      <w:del w:id="4919" w:author="Happy" w:date="2018-08-20T18:39:00Z">
        <w:r w:rsidDel="009E1FA8">
          <w:rPr>
            <w:rFonts w:hint="eastAsia"/>
          </w:rPr>
          <w:delText>就餐人：可以编辑</w:delText>
        </w:r>
      </w:del>
    </w:p>
    <w:p w14:paraId="219B2F00" w14:textId="77777777" w:rsidR="00727D10" w:rsidDel="009E1FA8" w:rsidRDefault="00F20E20">
      <w:pPr>
        <w:rPr>
          <w:del w:id="4920" w:author="Happy" w:date="2018-08-20T18:39:00Z"/>
        </w:rPr>
        <w:pPrChange w:id="4921" w:author="Happy" w:date="2018-08-20T18:39:00Z">
          <w:pPr>
            <w:pStyle w:val="af3"/>
            <w:numPr>
              <w:numId w:val="14"/>
            </w:numPr>
            <w:spacing w:line="360" w:lineRule="auto"/>
            <w:ind w:left="420" w:firstLineChars="0" w:hanging="420"/>
          </w:pPr>
        </w:pPrChange>
      </w:pPr>
      <w:del w:id="4922" w:author="Happy" w:date="2018-08-20T18:39:00Z">
        <w:r w:rsidDel="009E1FA8">
          <w:rPr>
            <w:rFonts w:hint="eastAsia"/>
          </w:rPr>
          <w:delText>人数：可以编辑</w:delText>
        </w:r>
      </w:del>
    </w:p>
    <w:p w14:paraId="5966D516" w14:textId="77777777" w:rsidR="00727D10" w:rsidDel="009E1FA8" w:rsidRDefault="00940AD9">
      <w:pPr>
        <w:rPr>
          <w:del w:id="4923" w:author="Happy" w:date="2018-08-20T18:39:00Z"/>
        </w:rPr>
        <w:pPrChange w:id="4924" w:author="Happy" w:date="2018-08-20T18:39:00Z">
          <w:pPr>
            <w:pStyle w:val="af3"/>
            <w:numPr>
              <w:numId w:val="14"/>
            </w:numPr>
            <w:spacing w:line="360" w:lineRule="auto"/>
            <w:ind w:left="420" w:firstLineChars="0" w:hanging="420"/>
          </w:pPr>
        </w:pPrChange>
      </w:pPr>
      <w:del w:id="4925" w:author="Happy" w:date="2018-08-20T18:39:00Z">
        <w:r w:rsidDel="009E1FA8">
          <w:rPr>
            <w:rFonts w:hint="eastAsia"/>
          </w:rPr>
          <w:delText>备注：只读</w:delText>
        </w:r>
      </w:del>
    </w:p>
    <w:p w14:paraId="59098EC6" w14:textId="77777777" w:rsidR="00727D10" w:rsidDel="009E1FA8" w:rsidRDefault="00EF2892">
      <w:pPr>
        <w:rPr>
          <w:del w:id="4926" w:author="Happy" w:date="2018-08-20T18:39:00Z"/>
        </w:rPr>
        <w:pPrChange w:id="4927" w:author="Happy" w:date="2018-08-20T18:39:00Z">
          <w:pPr>
            <w:spacing w:line="360" w:lineRule="auto"/>
          </w:pPr>
        </w:pPrChange>
      </w:pPr>
      <w:del w:id="4928" w:author="Happy" w:date="2018-08-20T18:39:00Z">
        <w:r w:rsidDel="009E1FA8">
          <w:fldChar w:fldCharType="begin"/>
        </w:r>
        <w:r w:rsidR="00F20E20" w:rsidDel="009E1FA8">
          <w:rPr>
            <w:rFonts w:hint="eastAsia"/>
          </w:rPr>
          <w:delInstrText>eq \o\ac(</w:delInstrText>
        </w:r>
        <w:r w:rsidR="00F20E20" w:rsidRPr="00F20E20" w:rsidDel="009E1FA8">
          <w:rPr>
            <w:rFonts w:ascii="宋体" w:hint="eastAsia"/>
            <w:position w:val="-4"/>
            <w:sz w:val="31"/>
          </w:rPr>
          <w:delInstrText>○</w:delInstrText>
        </w:r>
        <w:r w:rsidR="00F20E20" w:rsidDel="009E1FA8">
          <w:rPr>
            <w:rFonts w:hint="eastAsia"/>
          </w:rPr>
          <w:delInstrText>,2)</w:delInstrText>
        </w:r>
        <w:r w:rsidDel="009E1FA8">
          <w:fldChar w:fldCharType="end"/>
        </w:r>
        <w:r w:rsidR="00F20E20" w:rsidDel="009E1FA8">
          <w:delText>订单菜品信息</w:delText>
        </w:r>
      </w:del>
    </w:p>
    <w:p w14:paraId="5EB71D57" w14:textId="77777777" w:rsidR="00727D10" w:rsidDel="009E1FA8" w:rsidRDefault="00C71C68">
      <w:pPr>
        <w:rPr>
          <w:del w:id="4929" w:author="Happy" w:date="2018-08-20T18:39:00Z"/>
        </w:rPr>
        <w:pPrChange w:id="4930" w:author="Happy" w:date="2018-08-20T18:39:00Z">
          <w:pPr>
            <w:pStyle w:val="af3"/>
            <w:numPr>
              <w:numId w:val="15"/>
            </w:numPr>
            <w:spacing w:line="360" w:lineRule="auto"/>
            <w:ind w:left="420" w:firstLineChars="0" w:hanging="420"/>
          </w:pPr>
        </w:pPrChange>
      </w:pPr>
      <w:del w:id="4931" w:author="Happy" w:date="2018-08-20T18:39:00Z">
        <w:r w:rsidDel="009E1FA8">
          <w:rPr>
            <w:rFonts w:hint="eastAsia"/>
          </w:rPr>
          <w:delText>菜品行包含：菜品编号、菜品名称、</w:delText>
        </w:r>
        <w:r w:rsidR="00016BB5" w:rsidDel="009E1FA8">
          <w:rPr>
            <w:rFonts w:hint="eastAsia"/>
          </w:rPr>
          <w:delText>菜品状态、</w:delText>
        </w:r>
        <w:r w:rsidDel="009E1FA8">
          <w:rPr>
            <w:rFonts w:hint="eastAsia"/>
          </w:rPr>
          <w:delText>数量、金额。备注及做法、口味。</w:delText>
        </w:r>
        <w:r w:rsidR="00227382" w:rsidDel="009E1FA8">
          <w:rPr>
            <w:rFonts w:hint="eastAsia"/>
          </w:rPr>
          <w:delText>其中重量</w:delText>
        </w:r>
        <w:r w:rsidR="00066874" w:rsidDel="009E1FA8">
          <w:rPr>
            <w:rFonts w:hint="eastAsia"/>
          </w:rPr>
          <w:delText>、</w:delText>
        </w:r>
        <w:r w:rsidR="00227382" w:rsidDel="009E1FA8">
          <w:rPr>
            <w:rFonts w:hint="eastAsia"/>
          </w:rPr>
          <w:delText>做法、口味、</w:delText>
        </w:r>
        <w:r w:rsidR="00066874" w:rsidDel="009E1FA8">
          <w:rPr>
            <w:rFonts w:hint="eastAsia"/>
          </w:rPr>
          <w:delText>加料、</w:delText>
        </w:r>
        <w:r w:rsidR="00227382" w:rsidDel="009E1FA8">
          <w:rPr>
            <w:rFonts w:hint="eastAsia"/>
          </w:rPr>
          <w:delText>备注在第二行显示出来。</w:delText>
        </w:r>
      </w:del>
    </w:p>
    <w:p w14:paraId="31ED8386" w14:textId="77777777" w:rsidR="005C3A57" w:rsidDel="009E1FA8" w:rsidRDefault="00EF2892">
      <w:pPr>
        <w:rPr>
          <w:del w:id="4932" w:author="Happy" w:date="2018-08-20T18:39:00Z"/>
        </w:rPr>
        <w:pPrChange w:id="4933" w:author="Happy" w:date="2018-08-20T18:39:00Z">
          <w:pPr>
            <w:spacing w:line="360" w:lineRule="auto"/>
          </w:pPr>
        </w:pPrChange>
      </w:pPr>
      <w:del w:id="4934" w:author="Happy" w:date="2018-08-20T18:39:00Z">
        <w:r w:rsidDel="009E1FA8">
          <w:fldChar w:fldCharType="begin"/>
        </w:r>
        <w:r w:rsidR="00F20E20" w:rsidDel="009E1FA8">
          <w:rPr>
            <w:rFonts w:hint="eastAsia"/>
          </w:rPr>
          <w:delInstrText>eq \o\ac(</w:delInstrText>
        </w:r>
        <w:r w:rsidR="00F20E20" w:rsidRPr="00F20E20" w:rsidDel="009E1FA8">
          <w:rPr>
            <w:rFonts w:ascii="宋体" w:hint="eastAsia"/>
            <w:position w:val="-4"/>
            <w:sz w:val="31"/>
          </w:rPr>
          <w:delInstrText>○</w:delInstrText>
        </w:r>
        <w:r w:rsidR="00F20E20" w:rsidDel="009E1FA8">
          <w:rPr>
            <w:rFonts w:hint="eastAsia"/>
          </w:rPr>
          <w:delInstrText>,3)</w:delInstrText>
        </w:r>
        <w:r w:rsidDel="009E1FA8">
          <w:fldChar w:fldCharType="end"/>
        </w:r>
        <w:r w:rsidR="00F20E20" w:rsidDel="009E1FA8">
          <w:delText>功能区</w:delText>
        </w:r>
      </w:del>
    </w:p>
    <w:p w14:paraId="7FDB7B40" w14:textId="77777777" w:rsidR="005C3A57" w:rsidDel="009E1FA8" w:rsidRDefault="005D7C04">
      <w:pPr>
        <w:rPr>
          <w:del w:id="4935" w:author="Happy" w:date="2018-08-20T18:39:00Z"/>
        </w:rPr>
        <w:pPrChange w:id="4936" w:author="Happy" w:date="2018-08-20T18:39:00Z">
          <w:pPr>
            <w:spacing w:line="360" w:lineRule="auto"/>
          </w:pPr>
        </w:pPrChange>
      </w:pPr>
      <w:del w:id="4937" w:author="Happy" w:date="2018-08-20T18:39:00Z">
        <w:r w:rsidDel="009E1FA8">
          <w:rPr>
            <w:rFonts w:hint="eastAsia"/>
          </w:rPr>
          <w:delText>有整单起、加菜、退菜、移菜、预结、补打功能。</w:delText>
        </w:r>
      </w:del>
    </w:p>
    <w:p w14:paraId="221442B5" w14:textId="77777777" w:rsidR="005C3A57" w:rsidDel="009E1FA8" w:rsidRDefault="00CF4FBF">
      <w:pPr>
        <w:rPr>
          <w:del w:id="4938" w:author="Happy" w:date="2018-08-20T18:39:00Z"/>
          <w:rStyle w:val="af8"/>
          <w:i w:val="0"/>
          <w:color w:val="auto"/>
        </w:rPr>
        <w:pPrChange w:id="4939" w:author="Happy" w:date="2018-08-20T18:39:00Z">
          <w:pPr>
            <w:pStyle w:val="4"/>
            <w:spacing w:line="360" w:lineRule="auto"/>
          </w:pPr>
        </w:pPrChange>
      </w:pPr>
      <w:del w:id="4940" w:author="Happy" w:date="2018-08-20T18:39:00Z">
        <w:r w:rsidDel="009E1FA8">
          <w:rPr>
            <w:rStyle w:val="af8"/>
            <w:rFonts w:hint="eastAsia"/>
            <w:b/>
            <w:i w:val="0"/>
            <w:color w:val="auto"/>
          </w:rPr>
          <w:delText>出入口</w:delText>
        </w:r>
      </w:del>
    </w:p>
    <w:p w14:paraId="7E4FE85A" w14:textId="77777777" w:rsidR="005C3A57" w:rsidDel="009E1FA8" w:rsidRDefault="00CF4FBF">
      <w:pPr>
        <w:rPr>
          <w:del w:id="4941" w:author="Happy" w:date="2018-08-20T18:39:00Z"/>
        </w:rPr>
        <w:pPrChange w:id="4942" w:author="Happy" w:date="2018-08-20T18:39:00Z">
          <w:pPr>
            <w:pStyle w:val="af3"/>
            <w:numPr>
              <w:numId w:val="9"/>
            </w:numPr>
            <w:spacing w:line="360" w:lineRule="auto"/>
            <w:ind w:left="420" w:firstLineChars="0" w:hanging="420"/>
          </w:pPr>
        </w:pPrChange>
      </w:pPr>
      <w:del w:id="4943" w:author="Happy" w:date="2018-08-20T18:39:00Z">
        <w:r w:rsidDel="009E1FA8">
          <w:delText>出口</w:delText>
        </w:r>
        <w:r w:rsidDel="009E1FA8">
          <w:rPr>
            <w:rFonts w:hint="eastAsia"/>
          </w:rPr>
          <w:delText>：</w:delText>
        </w:r>
        <w:r w:rsidDel="009E1FA8">
          <w:delText>点菜页面</w:delText>
        </w:r>
      </w:del>
    </w:p>
    <w:p w14:paraId="5A91B34A" w14:textId="77777777" w:rsidR="005C3A57" w:rsidDel="009E1FA8" w:rsidRDefault="00CF4FBF">
      <w:pPr>
        <w:rPr>
          <w:del w:id="4944" w:author="Happy" w:date="2018-08-20T18:39:00Z"/>
        </w:rPr>
        <w:pPrChange w:id="4945" w:author="Happy" w:date="2018-08-20T18:39:00Z">
          <w:pPr>
            <w:pStyle w:val="af3"/>
            <w:numPr>
              <w:numId w:val="9"/>
            </w:numPr>
            <w:spacing w:line="360" w:lineRule="auto"/>
            <w:ind w:left="420" w:firstLineChars="0" w:hanging="420"/>
          </w:pPr>
        </w:pPrChange>
      </w:pPr>
      <w:del w:id="4946" w:author="Happy" w:date="2018-08-20T18:39:00Z">
        <w:r w:rsidDel="009E1FA8">
          <w:rPr>
            <w:rFonts w:hint="eastAsia"/>
          </w:rPr>
          <w:delText>入口：点菜页面</w:delText>
        </w:r>
      </w:del>
    </w:p>
    <w:p w14:paraId="2297FB9F" w14:textId="77777777" w:rsidR="005C3A57" w:rsidDel="009E1FA8" w:rsidRDefault="00CF4FBF">
      <w:pPr>
        <w:rPr>
          <w:del w:id="4947" w:author="Happy" w:date="2018-08-20T18:39:00Z"/>
          <w:rStyle w:val="af8"/>
          <w:i w:val="0"/>
          <w:color w:val="auto"/>
        </w:rPr>
        <w:pPrChange w:id="4948" w:author="Happy" w:date="2018-08-20T18:39:00Z">
          <w:pPr>
            <w:pStyle w:val="4"/>
            <w:spacing w:line="360" w:lineRule="auto"/>
          </w:pPr>
        </w:pPrChange>
      </w:pPr>
      <w:del w:id="4949" w:author="Happy" w:date="2018-08-20T18:39:00Z">
        <w:r w:rsidDel="009E1FA8">
          <w:rPr>
            <w:rStyle w:val="af8"/>
            <w:b/>
            <w:i w:val="0"/>
            <w:color w:val="auto"/>
          </w:rPr>
          <w:delText>数据来源</w:delText>
        </w:r>
      </w:del>
    </w:p>
    <w:p w14:paraId="3B9CBF28" w14:textId="77777777" w:rsidR="005C3A57" w:rsidDel="009E1FA8" w:rsidRDefault="00763A38">
      <w:pPr>
        <w:rPr>
          <w:del w:id="4950" w:author="Happy" w:date="2018-08-20T18:39:00Z"/>
        </w:rPr>
        <w:pPrChange w:id="4951" w:author="Happy" w:date="2018-08-20T18:39:00Z">
          <w:pPr>
            <w:pStyle w:val="af3"/>
            <w:numPr>
              <w:numId w:val="66"/>
            </w:numPr>
            <w:spacing w:line="360" w:lineRule="auto"/>
            <w:ind w:left="420" w:firstLineChars="0" w:hanging="420"/>
          </w:pPr>
        </w:pPrChange>
      </w:pPr>
      <w:del w:id="4952" w:author="Happy" w:date="2018-08-20T18:39:00Z">
        <w:r w:rsidDel="009E1FA8">
          <w:rPr>
            <w:rFonts w:hint="eastAsia"/>
          </w:rPr>
          <w:delText>订单数据从服务器端获取</w:delText>
        </w:r>
      </w:del>
    </w:p>
    <w:p w14:paraId="075E2472" w14:textId="77777777" w:rsidR="005C3A57" w:rsidDel="009E1FA8" w:rsidRDefault="00CF4FBF">
      <w:pPr>
        <w:rPr>
          <w:del w:id="4953" w:author="Happy" w:date="2018-08-20T18:39:00Z"/>
          <w:rStyle w:val="af8"/>
          <w:i w:val="0"/>
          <w:color w:val="auto"/>
        </w:rPr>
        <w:pPrChange w:id="4954" w:author="Happy" w:date="2018-08-20T18:39:00Z">
          <w:pPr>
            <w:pStyle w:val="4"/>
            <w:spacing w:line="360" w:lineRule="auto"/>
          </w:pPr>
        </w:pPrChange>
      </w:pPr>
      <w:del w:id="4955" w:author="Happy" w:date="2018-08-20T18:39:00Z">
        <w:r w:rsidDel="009E1FA8">
          <w:rPr>
            <w:rStyle w:val="af8"/>
            <w:rFonts w:hint="eastAsia"/>
            <w:b/>
            <w:i w:val="0"/>
            <w:color w:val="auto"/>
          </w:rPr>
          <w:delText>输入项</w:delText>
        </w:r>
      </w:del>
    </w:p>
    <w:p w14:paraId="41A8E4C2" w14:textId="77777777" w:rsidR="005C3A57" w:rsidDel="009E1FA8" w:rsidRDefault="000A4CC1">
      <w:pPr>
        <w:rPr>
          <w:del w:id="4956" w:author="Happy" w:date="2018-08-20T18:39:00Z"/>
        </w:rPr>
        <w:pPrChange w:id="4957" w:author="Happy" w:date="2018-08-20T18:39:00Z">
          <w:pPr>
            <w:spacing w:line="360" w:lineRule="auto"/>
          </w:pPr>
        </w:pPrChange>
      </w:pPr>
      <w:del w:id="4958" w:author="Happy" w:date="2018-08-20T18:39:00Z">
        <w:r w:rsidDel="009E1FA8">
          <w:rPr>
            <w:rFonts w:hint="eastAsia"/>
          </w:rPr>
          <w:delText>无</w:delText>
        </w:r>
      </w:del>
    </w:p>
    <w:p w14:paraId="075CBAED" w14:textId="77777777" w:rsidR="005C3A57" w:rsidDel="009E1FA8" w:rsidRDefault="00CF4FBF">
      <w:pPr>
        <w:rPr>
          <w:ins w:id="4959" w:author="xiaohou" w:date="2016-08-24T15:49:00Z"/>
          <w:del w:id="4960" w:author="Happy" w:date="2018-08-20T18:39:00Z"/>
          <w:rStyle w:val="af8"/>
          <w:i w:val="0"/>
          <w:color w:val="auto"/>
        </w:rPr>
        <w:pPrChange w:id="4961" w:author="Happy" w:date="2018-08-20T18:39:00Z">
          <w:pPr>
            <w:pStyle w:val="4"/>
            <w:spacing w:line="360" w:lineRule="auto"/>
          </w:pPr>
        </w:pPrChange>
      </w:pPr>
      <w:del w:id="4962" w:author="Happy" w:date="2018-08-20T18:39:00Z">
        <w:r w:rsidDel="009E1FA8">
          <w:rPr>
            <w:rStyle w:val="af8"/>
            <w:rFonts w:hint="eastAsia"/>
            <w:b/>
            <w:i w:val="0"/>
            <w:color w:val="auto"/>
          </w:rPr>
          <w:delText>操作规则</w:delText>
        </w:r>
      </w:del>
    </w:p>
    <w:p w14:paraId="0B7BBE6A" w14:textId="77777777" w:rsidR="003B1953" w:rsidDel="009E1FA8" w:rsidRDefault="000901ED">
      <w:pPr>
        <w:rPr>
          <w:del w:id="4963" w:author="Happy" w:date="2018-08-20T18:39:00Z"/>
        </w:rPr>
        <w:pPrChange w:id="4964" w:author="Happy" w:date="2018-08-20T18:39:00Z">
          <w:pPr>
            <w:pStyle w:val="5"/>
          </w:pPr>
        </w:pPrChange>
      </w:pPr>
      <w:ins w:id="4965" w:author="xiaohou" w:date="2016-08-24T15:53:00Z">
        <w:del w:id="4966" w:author="Happy" w:date="2018-08-20T18:39:00Z">
          <w:r w:rsidDel="009E1FA8">
            <w:delText>菜品详情弹框</w:delText>
          </w:r>
        </w:del>
      </w:ins>
    </w:p>
    <w:p w14:paraId="25449158" w14:textId="77777777" w:rsidR="00177E21" w:rsidDel="009E1FA8" w:rsidRDefault="00177E21">
      <w:pPr>
        <w:rPr>
          <w:ins w:id="4967" w:author="xiaohou" w:date="2016-08-24T15:52:00Z"/>
          <w:del w:id="4968" w:author="Happy" w:date="2018-08-20T18:39:00Z"/>
        </w:rPr>
        <w:pPrChange w:id="4969" w:author="Happy" w:date="2018-08-20T18:39:00Z">
          <w:pPr>
            <w:pStyle w:val="af3"/>
            <w:numPr>
              <w:numId w:val="15"/>
            </w:numPr>
            <w:spacing w:line="360" w:lineRule="auto"/>
            <w:ind w:left="420" w:firstLineChars="0" w:hanging="420"/>
          </w:pPr>
        </w:pPrChange>
      </w:pPr>
      <w:del w:id="4970" w:author="Happy" w:date="2018-08-20T18:39:00Z">
        <w:r w:rsidDel="009E1FA8">
          <w:rPr>
            <w:rFonts w:hint="eastAsia"/>
          </w:rPr>
          <w:delText>点击菜品行，会出现弹框</w:delText>
        </w:r>
        <w:r w:rsidR="00F93023" w:rsidDel="009E1FA8">
          <w:rPr>
            <w:rFonts w:hint="eastAsia"/>
          </w:rPr>
          <w:delText>（见</w:delText>
        </w:r>
        <w:r w:rsidR="00F93023" w:rsidDel="009E1FA8">
          <w:rPr>
            <w:rFonts w:hint="eastAsia"/>
          </w:rPr>
          <w:delText>4.3</w:delText>
        </w:r>
        <w:r w:rsidR="00F93023" w:rsidDel="009E1FA8">
          <w:rPr>
            <w:rFonts w:hint="eastAsia"/>
          </w:rPr>
          <w:delText>）</w:delText>
        </w:r>
        <w:r w:rsidDel="009E1FA8">
          <w:rPr>
            <w:rFonts w:hint="eastAsia"/>
          </w:rPr>
          <w:delText>，可以进行单菜补打、即起、菜品详情查看。</w:delText>
        </w:r>
      </w:del>
    </w:p>
    <w:p w14:paraId="5288B695" w14:textId="77777777" w:rsidR="003B1953" w:rsidDel="009E1FA8" w:rsidRDefault="0087072B">
      <w:pPr>
        <w:rPr>
          <w:ins w:id="4971" w:author="xiaohou" w:date="2016-08-24T15:54:00Z"/>
          <w:del w:id="4972" w:author="Happy" w:date="2018-08-20T18:39:00Z"/>
        </w:rPr>
        <w:pPrChange w:id="4973" w:author="Happy" w:date="2018-08-20T18:39:00Z">
          <w:pPr>
            <w:pStyle w:val="af3"/>
            <w:numPr>
              <w:numId w:val="15"/>
            </w:numPr>
            <w:spacing w:line="360" w:lineRule="auto"/>
            <w:ind w:left="420" w:firstLineChars="0" w:hanging="420"/>
          </w:pPr>
        </w:pPrChange>
      </w:pPr>
      <w:ins w:id="4974" w:author="xiaohou" w:date="2016-08-24T15:53:00Z">
        <w:del w:id="4975" w:author="Happy" w:date="2018-08-20T18:39:00Z">
          <w:r w:rsidDel="009E1FA8">
            <w:rPr>
              <w:noProof/>
              <w:rPrChange w:id="4976" w:author="Unknown">
                <w:rPr>
                  <w:i/>
                  <w:iCs/>
                  <w:noProof/>
                  <w:color w:val="808080" w:themeColor="text1" w:themeTint="7F"/>
                </w:rPr>
              </w:rPrChange>
            </w:rPr>
            <w:drawing>
              <wp:inline distT="0" distB="0" distL="0" distR="0" wp14:anchorId="0463F454" wp14:editId="09A0DA4A">
                <wp:extent cx="5477510" cy="4140835"/>
                <wp:effectExtent l="19050" t="0" r="8890" b="0"/>
                <wp:docPr id="8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srcRect/>
                        <a:stretch>
                          <a:fillRect/>
                        </a:stretch>
                      </pic:blipFill>
                      <pic:spPr bwMode="auto">
                        <a:xfrm>
                          <a:off x="0" y="0"/>
                          <a:ext cx="5477510" cy="4140835"/>
                        </a:xfrm>
                        <a:prstGeom prst="rect">
                          <a:avLst/>
                        </a:prstGeom>
                        <a:noFill/>
                        <a:ln w="9525">
                          <a:noFill/>
                          <a:miter lim="800000"/>
                          <a:headEnd/>
                          <a:tailEnd/>
                        </a:ln>
                      </pic:spPr>
                    </pic:pic>
                  </a:graphicData>
                </a:graphic>
              </wp:inline>
            </w:drawing>
          </w:r>
        </w:del>
      </w:ins>
    </w:p>
    <w:p w14:paraId="61D15542" w14:textId="77777777" w:rsidR="003B1953" w:rsidDel="009E1FA8" w:rsidRDefault="000901ED">
      <w:pPr>
        <w:rPr>
          <w:ins w:id="4977" w:author="xiaohou" w:date="2016-08-24T15:53:00Z"/>
          <w:del w:id="4978" w:author="Happy" w:date="2018-08-20T18:39:00Z"/>
        </w:rPr>
        <w:pPrChange w:id="4979" w:author="Happy" w:date="2018-08-20T18:39:00Z">
          <w:pPr>
            <w:pStyle w:val="af3"/>
            <w:numPr>
              <w:numId w:val="15"/>
            </w:numPr>
            <w:spacing w:line="360" w:lineRule="auto"/>
            <w:ind w:left="420" w:firstLineChars="0" w:hanging="420"/>
          </w:pPr>
        </w:pPrChange>
      </w:pPr>
      <w:ins w:id="4980" w:author="xiaohou" w:date="2016-08-24T15:54:00Z">
        <w:del w:id="4981" w:author="Happy" w:date="2018-08-20T18:39:00Z">
          <w:r w:rsidDel="009E1FA8">
            <w:rPr>
              <w:rFonts w:hint="eastAsia"/>
            </w:rPr>
            <w:delText>显示内容</w:delText>
          </w:r>
        </w:del>
      </w:ins>
    </w:p>
    <w:p w14:paraId="36C0AABB" w14:textId="77777777" w:rsidR="003B1953" w:rsidDel="009E1FA8" w:rsidRDefault="000901ED">
      <w:pPr>
        <w:rPr>
          <w:ins w:id="4982" w:author="xiaohou" w:date="2016-08-24T15:53:00Z"/>
          <w:del w:id="4983" w:author="Happy" w:date="2018-08-20T18:39:00Z"/>
        </w:rPr>
        <w:pPrChange w:id="4984" w:author="Happy" w:date="2018-08-20T18:39:00Z">
          <w:pPr>
            <w:pStyle w:val="af3"/>
            <w:numPr>
              <w:numId w:val="8"/>
            </w:numPr>
            <w:spacing w:line="360" w:lineRule="auto"/>
            <w:ind w:left="420" w:firstLineChars="0" w:hanging="420"/>
          </w:pPr>
        </w:pPrChange>
      </w:pPr>
      <w:ins w:id="4985" w:author="xiaohou" w:date="2016-08-24T15:53:00Z">
        <w:del w:id="4986" w:author="Happy" w:date="2018-08-20T18:39:00Z">
          <w:r w:rsidDel="009E1FA8">
            <w:delText>菜品名称</w:delText>
          </w:r>
          <w:r w:rsidDel="009E1FA8">
            <w:rPr>
              <w:rFonts w:hint="eastAsia"/>
            </w:rPr>
            <w:delText>：</w:delText>
          </w:r>
          <w:r w:rsidDel="009E1FA8">
            <w:delText>只读</w:delText>
          </w:r>
        </w:del>
      </w:ins>
    </w:p>
    <w:p w14:paraId="1862950A" w14:textId="77777777" w:rsidR="003B1953" w:rsidDel="009E1FA8" w:rsidRDefault="000901ED">
      <w:pPr>
        <w:rPr>
          <w:ins w:id="4987" w:author="xiaohou" w:date="2016-08-24T15:53:00Z"/>
          <w:del w:id="4988" w:author="Happy" w:date="2018-08-20T18:39:00Z"/>
        </w:rPr>
        <w:pPrChange w:id="4989" w:author="Happy" w:date="2018-08-20T18:39:00Z">
          <w:pPr>
            <w:pStyle w:val="af3"/>
            <w:numPr>
              <w:numId w:val="8"/>
            </w:numPr>
            <w:spacing w:line="360" w:lineRule="auto"/>
            <w:ind w:left="420" w:firstLineChars="0" w:hanging="420"/>
          </w:pPr>
        </w:pPrChange>
      </w:pPr>
      <w:ins w:id="4990" w:author="xiaohou" w:date="2016-08-24T15:53:00Z">
        <w:del w:id="4991" w:author="Happy" w:date="2018-08-20T18:39:00Z">
          <w:r w:rsidDel="009E1FA8">
            <w:rPr>
              <w:rFonts w:hint="eastAsia"/>
            </w:rPr>
            <w:delText>称重：当前菜品有“称重”属性时显示此字段。只读。</w:delText>
          </w:r>
        </w:del>
      </w:ins>
    </w:p>
    <w:p w14:paraId="18FC5097" w14:textId="77777777" w:rsidR="003B1953" w:rsidDel="009E1FA8" w:rsidRDefault="000901ED">
      <w:pPr>
        <w:rPr>
          <w:ins w:id="4992" w:author="xiaohou" w:date="2016-08-24T15:53:00Z"/>
          <w:del w:id="4993" w:author="Happy" w:date="2018-08-20T18:39:00Z"/>
        </w:rPr>
        <w:pPrChange w:id="4994" w:author="Happy" w:date="2018-08-20T18:39:00Z">
          <w:pPr>
            <w:pStyle w:val="af3"/>
            <w:numPr>
              <w:numId w:val="8"/>
            </w:numPr>
            <w:spacing w:line="360" w:lineRule="auto"/>
            <w:ind w:left="420" w:firstLineChars="0" w:hanging="420"/>
          </w:pPr>
        </w:pPrChange>
      </w:pPr>
      <w:ins w:id="4995" w:author="xiaohou" w:date="2016-08-24T15:53:00Z">
        <w:del w:id="4996" w:author="Happy" w:date="2018-08-20T18:39:00Z">
          <w:r w:rsidDel="009E1FA8">
            <w:rPr>
              <w:rFonts w:hint="eastAsia"/>
            </w:rPr>
            <w:delText>口味：当前菜品有“口味”属性时显示点菜时选择的口味，只读。</w:delText>
          </w:r>
        </w:del>
      </w:ins>
    </w:p>
    <w:p w14:paraId="22AC6DED" w14:textId="77777777" w:rsidR="003B1953" w:rsidDel="009E1FA8" w:rsidRDefault="000901ED">
      <w:pPr>
        <w:rPr>
          <w:ins w:id="4997" w:author="xiaohou" w:date="2016-08-24T15:53:00Z"/>
          <w:del w:id="4998" w:author="Happy" w:date="2018-08-20T18:39:00Z"/>
        </w:rPr>
        <w:pPrChange w:id="4999" w:author="Happy" w:date="2018-08-20T18:39:00Z">
          <w:pPr>
            <w:pStyle w:val="af3"/>
            <w:numPr>
              <w:numId w:val="8"/>
            </w:numPr>
            <w:spacing w:line="360" w:lineRule="auto"/>
            <w:ind w:left="420" w:firstLineChars="0" w:hanging="420"/>
          </w:pPr>
        </w:pPrChange>
      </w:pPr>
      <w:ins w:id="5000" w:author="xiaohou" w:date="2016-08-24T15:53:00Z">
        <w:del w:id="5001" w:author="Happy" w:date="2018-08-20T18:39:00Z">
          <w:r w:rsidDel="009E1FA8">
            <w:rPr>
              <w:rFonts w:hint="eastAsia"/>
            </w:rPr>
            <w:delText>做法：当前菜品有“做法”属性时显示点菜时选择的做法，只读。</w:delText>
          </w:r>
        </w:del>
      </w:ins>
    </w:p>
    <w:p w14:paraId="4C01D1FF" w14:textId="77777777" w:rsidR="003B1953" w:rsidDel="009E1FA8" w:rsidRDefault="000901ED">
      <w:pPr>
        <w:rPr>
          <w:ins w:id="5002" w:author="xiaohou" w:date="2016-08-24T15:53:00Z"/>
          <w:del w:id="5003" w:author="Happy" w:date="2018-08-20T18:39:00Z"/>
        </w:rPr>
        <w:pPrChange w:id="5004" w:author="Happy" w:date="2018-08-20T18:39:00Z">
          <w:pPr>
            <w:pStyle w:val="af3"/>
            <w:numPr>
              <w:numId w:val="8"/>
            </w:numPr>
            <w:spacing w:line="360" w:lineRule="auto"/>
            <w:ind w:left="420" w:firstLineChars="0" w:hanging="420"/>
          </w:pPr>
        </w:pPrChange>
      </w:pPr>
      <w:ins w:id="5005" w:author="xiaohou" w:date="2016-08-24T15:53:00Z">
        <w:del w:id="5006" w:author="Happy" w:date="2018-08-20T18:39:00Z">
          <w:r w:rsidDel="009E1FA8">
            <w:rPr>
              <w:rFonts w:hint="eastAsia"/>
            </w:rPr>
            <w:delText>起菜方式：显示点菜时选择的起菜方式。只读。</w:delText>
          </w:r>
        </w:del>
      </w:ins>
    </w:p>
    <w:p w14:paraId="7CE2069D" w14:textId="77777777" w:rsidR="003B1953" w:rsidDel="009E1FA8" w:rsidRDefault="000901ED">
      <w:pPr>
        <w:rPr>
          <w:ins w:id="5007" w:author="xiaohou" w:date="2016-08-24T15:55:00Z"/>
          <w:del w:id="5008" w:author="Happy" w:date="2018-08-20T18:39:00Z"/>
        </w:rPr>
        <w:pPrChange w:id="5009" w:author="Happy" w:date="2018-08-20T18:39:00Z">
          <w:pPr>
            <w:pStyle w:val="af3"/>
            <w:numPr>
              <w:numId w:val="8"/>
            </w:numPr>
            <w:spacing w:line="360" w:lineRule="auto"/>
            <w:ind w:left="420" w:firstLineChars="0" w:hanging="420"/>
          </w:pPr>
        </w:pPrChange>
      </w:pPr>
      <w:ins w:id="5010" w:author="xiaohou" w:date="2016-08-24T15:53:00Z">
        <w:del w:id="5011" w:author="Happy" w:date="2018-08-20T18:39:00Z">
          <w:r w:rsidDel="009E1FA8">
            <w:rPr>
              <w:rFonts w:hint="eastAsia"/>
            </w:rPr>
            <w:delText>备注：显示点菜时填写或者选择的备注。</w:delText>
          </w:r>
        </w:del>
      </w:ins>
    </w:p>
    <w:p w14:paraId="0624B338" w14:textId="77777777" w:rsidR="003B1953" w:rsidDel="009E1FA8" w:rsidRDefault="001945D8">
      <w:pPr>
        <w:rPr>
          <w:ins w:id="5012" w:author="xiaohou" w:date="2016-08-24T15:53:00Z"/>
          <w:del w:id="5013" w:author="Happy" w:date="2018-08-20T18:39:00Z"/>
        </w:rPr>
        <w:pPrChange w:id="5014" w:author="Happy" w:date="2018-08-20T18:39:00Z">
          <w:pPr>
            <w:pStyle w:val="af3"/>
            <w:numPr>
              <w:numId w:val="8"/>
            </w:numPr>
            <w:spacing w:line="360" w:lineRule="auto"/>
            <w:ind w:left="420" w:firstLineChars="0" w:hanging="420"/>
          </w:pPr>
        </w:pPrChange>
      </w:pPr>
      <w:ins w:id="5015" w:author="xiaohou" w:date="2016-08-24T15:55:00Z">
        <w:del w:id="5016" w:author="Happy" w:date="2018-08-20T18:39:00Z">
          <w:r w:rsidDel="009E1FA8">
            <w:delText>操作规则</w:delText>
          </w:r>
        </w:del>
      </w:ins>
    </w:p>
    <w:p w14:paraId="48FC1A53" w14:textId="77777777" w:rsidR="001945D8" w:rsidDel="009E1FA8" w:rsidRDefault="001945D8">
      <w:pPr>
        <w:rPr>
          <w:ins w:id="5017" w:author="xiaohou" w:date="2016-08-24T15:55:00Z"/>
          <w:del w:id="5018" w:author="Happy" w:date="2018-08-20T18:39:00Z"/>
        </w:rPr>
        <w:pPrChange w:id="5019" w:author="Happy" w:date="2018-08-20T18:39:00Z">
          <w:pPr>
            <w:pStyle w:val="af3"/>
            <w:numPr>
              <w:numId w:val="124"/>
            </w:numPr>
            <w:spacing w:line="360" w:lineRule="auto"/>
            <w:ind w:left="840" w:firstLineChars="0" w:hanging="420"/>
          </w:pPr>
        </w:pPrChange>
      </w:pPr>
      <w:ins w:id="5020" w:author="xiaohou" w:date="2016-08-24T15:55:00Z">
        <w:del w:id="5021" w:author="Happy" w:date="2018-08-20T18:39:00Z">
          <w:r w:rsidDel="009E1FA8">
            <w:rPr>
              <w:rFonts w:hint="eastAsia"/>
            </w:rPr>
            <w:delText>【取消】：取消查看菜品详情，关闭弹层。</w:delText>
          </w:r>
        </w:del>
      </w:ins>
    </w:p>
    <w:p w14:paraId="0A8AB7B9" w14:textId="77777777" w:rsidR="001945D8" w:rsidDel="009E1FA8" w:rsidRDefault="001945D8">
      <w:pPr>
        <w:rPr>
          <w:ins w:id="5022" w:author="xiaohou" w:date="2016-08-24T15:55:00Z"/>
          <w:del w:id="5023" w:author="Happy" w:date="2018-08-20T18:39:00Z"/>
        </w:rPr>
        <w:pPrChange w:id="5024" w:author="Happy" w:date="2018-08-20T18:39:00Z">
          <w:pPr>
            <w:pStyle w:val="af3"/>
            <w:numPr>
              <w:numId w:val="124"/>
            </w:numPr>
            <w:spacing w:line="360" w:lineRule="auto"/>
            <w:ind w:left="840" w:firstLineChars="0" w:hanging="420"/>
          </w:pPr>
        </w:pPrChange>
      </w:pPr>
      <w:ins w:id="5025" w:author="xiaohou" w:date="2016-08-24T15:55:00Z">
        <w:del w:id="5026" w:author="Happy" w:date="2018-08-20T18:39:00Z">
          <w:r w:rsidDel="009E1FA8">
            <w:rPr>
              <w:rFonts w:hint="eastAsia"/>
            </w:rPr>
            <w:delText>【立即起菜】：当点击立即起菜后，提交服务器，同时触发打印机打印堂口单。如果此菜品本身起菜方式为即起，则此按钮置灰。</w:delText>
          </w:r>
        </w:del>
      </w:ins>
    </w:p>
    <w:p w14:paraId="06B6F852" w14:textId="77777777" w:rsidR="00727D10" w:rsidDel="009E1FA8" w:rsidRDefault="001945D8">
      <w:pPr>
        <w:rPr>
          <w:ins w:id="5027" w:author="xiaohou" w:date="2016-08-24T15:55:00Z"/>
          <w:del w:id="5028" w:author="Happy" w:date="2018-08-20T18:39:00Z"/>
        </w:rPr>
        <w:pPrChange w:id="5029" w:author="Happy" w:date="2018-08-20T18:39:00Z">
          <w:pPr>
            <w:pStyle w:val="af3"/>
            <w:numPr>
              <w:numId w:val="124"/>
            </w:numPr>
            <w:spacing w:line="360" w:lineRule="auto"/>
            <w:ind w:left="840" w:firstLineChars="0" w:hanging="420"/>
          </w:pPr>
        </w:pPrChange>
      </w:pPr>
      <w:ins w:id="5030" w:author="xiaohou" w:date="2016-08-24T15:55:00Z">
        <w:del w:id="5031" w:author="Happy" w:date="2018-08-20T18:39:00Z">
          <w:r w:rsidDel="009E1FA8">
            <w:rPr>
              <w:rFonts w:hint="eastAsia"/>
            </w:rPr>
            <w:delText>【补打】：补打当前菜品所在堂口分单。如果在后台设置了“一菜一打”，那么在当前堂口只补打当前菜品，系统后台会记录补打次数。</w:delText>
          </w:r>
        </w:del>
      </w:ins>
    </w:p>
    <w:p w14:paraId="34611989" w14:textId="77777777" w:rsidR="003B1953" w:rsidDel="009E1FA8" w:rsidRDefault="00AC5AEF">
      <w:pPr>
        <w:rPr>
          <w:del w:id="5032" w:author="Happy" w:date="2018-08-20T18:39:00Z"/>
        </w:rPr>
        <w:pPrChange w:id="5033" w:author="Happy" w:date="2018-08-20T18:39:00Z">
          <w:pPr>
            <w:pStyle w:val="af3"/>
            <w:numPr>
              <w:numId w:val="15"/>
            </w:numPr>
            <w:spacing w:line="360" w:lineRule="auto"/>
            <w:ind w:left="420" w:firstLineChars="0" w:hanging="420"/>
          </w:pPr>
        </w:pPrChange>
      </w:pPr>
      <w:ins w:id="5034" w:author="xiaohou" w:date="2016-08-24T15:56:00Z">
        <w:del w:id="5035" w:author="Happy" w:date="2018-08-20T18:39:00Z">
          <w:r w:rsidDel="009E1FA8">
            <w:delText>整单起</w:delText>
          </w:r>
        </w:del>
      </w:ins>
    </w:p>
    <w:p w14:paraId="0C1D7C02" w14:textId="77777777" w:rsidR="005D7C04" w:rsidDel="009E1FA8" w:rsidRDefault="005D7C04">
      <w:pPr>
        <w:rPr>
          <w:ins w:id="5036" w:author="xiaohou" w:date="2016-08-24T15:56:00Z"/>
          <w:del w:id="5037" w:author="Happy" w:date="2018-08-20T18:39:00Z"/>
        </w:rPr>
        <w:pPrChange w:id="5038" w:author="Happy" w:date="2018-08-20T18:39:00Z">
          <w:pPr>
            <w:pStyle w:val="af3"/>
            <w:numPr>
              <w:numId w:val="15"/>
            </w:numPr>
            <w:spacing w:line="360" w:lineRule="auto"/>
            <w:ind w:left="420" w:firstLineChars="0" w:hanging="420"/>
          </w:pPr>
        </w:pPrChange>
      </w:pPr>
      <w:del w:id="5039" w:author="Happy" w:date="2018-08-20T18:39:00Z">
        <w:r w:rsidDel="009E1FA8">
          <w:rPr>
            <w:rFonts w:hint="eastAsia"/>
          </w:rPr>
          <w:delText>整单起：点击可以对</w:delText>
        </w:r>
        <w:r w:rsidR="006B46C9" w:rsidDel="009E1FA8">
          <w:rPr>
            <w:rFonts w:hint="eastAsia"/>
          </w:rPr>
          <w:delText>当前订单中所</w:delText>
        </w:r>
        <w:r w:rsidDel="009E1FA8">
          <w:rPr>
            <w:rFonts w:hint="eastAsia"/>
          </w:rPr>
          <w:delText>有</w:delText>
        </w:r>
        <w:r w:rsidR="006B46C9" w:rsidDel="009E1FA8">
          <w:rPr>
            <w:rFonts w:hint="eastAsia"/>
          </w:rPr>
          <w:delText>状态为“等叫”的</w:delText>
        </w:r>
        <w:r w:rsidDel="009E1FA8">
          <w:rPr>
            <w:rFonts w:hint="eastAsia"/>
          </w:rPr>
          <w:delText>菜品进行整单起。如果菜品中所有菜品都是即起，则此按钮置灰不可点</w:delText>
        </w:r>
        <w:r w:rsidR="006B46C9" w:rsidDel="009E1FA8">
          <w:rPr>
            <w:rFonts w:hint="eastAsia"/>
          </w:rPr>
          <w:delText>（见</w:delText>
        </w:r>
        <w:r w:rsidR="006B46C9" w:rsidDel="009E1FA8">
          <w:rPr>
            <w:rFonts w:hint="eastAsia"/>
          </w:rPr>
          <w:delText>4.2</w:delText>
        </w:r>
        <w:r w:rsidR="006B46C9" w:rsidDel="009E1FA8">
          <w:rPr>
            <w:rFonts w:hint="eastAsia"/>
          </w:rPr>
          <w:delText>）</w:delText>
        </w:r>
        <w:r w:rsidDel="009E1FA8">
          <w:rPr>
            <w:rFonts w:hint="eastAsia"/>
          </w:rPr>
          <w:delText>。</w:delText>
        </w:r>
      </w:del>
    </w:p>
    <w:p w14:paraId="622B0708" w14:textId="77777777" w:rsidR="003B1953" w:rsidDel="009E1FA8" w:rsidRDefault="0087072B">
      <w:pPr>
        <w:rPr>
          <w:ins w:id="5040" w:author="xiaohou" w:date="2016-08-24T15:56:00Z"/>
          <w:del w:id="5041" w:author="Happy" w:date="2018-08-20T18:39:00Z"/>
        </w:rPr>
        <w:pPrChange w:id="5042" w:author="Happy" w:date="2018-08-20T18:39:00Z">
          <w:pPr>
            <w:pStyle w:val="af3"/>
            <w:numPr>
              <w:numId w:val="15"/>
            </w:numPr>
            <w:spacing w:line="360" w:lineRule="auto"/>
            <w:ind w:left="420" w:firstLineChars="0" w:hanging="420"/>
          </w:pPr>
        </w:pPrChange>
      </w:pPr>
      <w:ins w:id="5043" w:author="xiaohou" w:date="2016-08-24T15:56:00Z">
        <w:del w:id="5044" w:author="Happy" w:date="2018-08-20T18:39:00Z">
          <w:r w:rsidDel="009E1FA8">
            <w:rPr>
              <w:noProof/>
              <w:rPrChange w:id="5045" w:author="Unknown">
                <w:rPr>
                  <w:i/>
                  <w:iCs/>
                  <w:noProof/>
                  <w:color w:val="808080" w:themeColor="text1" w:themeTint="7F"/>
                </w:rPr>
              </w:rPrChange>
            </w:rPr>
            <w:drawing>
              <wp:inline distT="0" distB="0" distL="0" distR="0" wp14:anchorId="7AE2FCF4" wp14:editId="710F260E">
                <wp:extent cx="5486400" cy="4201160"/>
                <wp:effectExtent l="19050" t="0" r="0" b="0"/>
                <wp:docPr id="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srcRect/>
                        <a:stretch>
                          <a:fillRect/>
                        </a:stretch>
                      </pic:blipFill>
                      <pic:spPr bwMode="auto">
                        <a:xfrm>
                          <a:off x="0" y="0"/>
                          <a:ext cx="5486400" cy="4201160"/>
                        </a:xfrm>
                        <a:prstGeom prst="rect">
                          <a:avLst/>
                        </a:prstGeom>
                        <a:noFill/>
                        <a:ln w="9525">
                          <a:noFill/>
                          <a:miter lim="800000"/>
                          <a:headEnd/>
                          <a:tailEnd/>
                        </a:ln>
                      </pic:spPr>
                    </pic:pic>
                  </a:graphicData>
                </a:graphic>
              </wp:inline>
            </w:drawing>
          </w:r>
        </w:del>
      </w:ins>
    </w:p>
    <w:p w14:paraId="27B9A17D" w14:textId="77777777" w:rsidR="003B1953" w:rsidDel="009E1FA8" w:rsidRDefault="00AC5AEF">
      <w:pPr>
        <w:rPr>
          <w:ins w:id="5046" w:author="xiaohou" w:date="2016-08-24T15:57:00Z"/>
          <w:del w:id="5047" w:author="Happy" w:date="2018-08-20T18:39:00Z"/>
        </w:rPr>
        <w:pPrChange w:id="5048" w:author="Happy" w:date="2018-08-20T18:39:00Z">
          <w:pPr>
            <w:pStyle w:val="af3"/>
            <w:numPr>
              <w:numId w:val="15"/>
            </w:numPr>
            <w:spacing w:line="360" w:lineRule="auto"/>
            <w:ind w:left="420" w:firstLineChars="0" w:hanging="420"/>
          </w:pPr>
        </w:pPrChange>
      </w:pPr>
      <w:ins w:id="5049" w:author="xiaohou" w:date="2016-08-24T15:56:00Z">
        <w:del w:id="5050" w:author="Happy" w:date="2018-08-20T18:39:00Z">
          <w:r w:rsidDel="009E1FA8">
            <w:delText>显示</w:delText>
          </w:r>
        </w:del>
      </w:ins>
      <w:ins w:id="5051" w:author="xiaohou" w:date="2016-08-24T15:57:00Z">
        <w:del w:id="5052" w:author="Happy" w:date="2018-08-20T18:39:00Z">
          <w:r w:rsidDel="009E1FA8">
            <w:delText>内容</w:delText>
          </w:r>
        </w:del>
      </w:ins>
    </w:p>
    <w:p w14:paraId="1774FB40" w14:textId="77777777" w:rsidR="003B1953" w:rsidDel="009E1FA8" w:rsidRDefault="00AC5AEF">
      <w:pPr>
        <w:rPr>
          <w:ins w:id="5053" w:author="xiaohou" w:date="2016-08-24T15:57:00Z"/>
          <w:del w:id="5054" w:author="Happy" w:date="2018-08-20T18:39:00Z"/>
        </w:rPr>
        <w:pPrChange w:id="5055" w:author="Happy" w:date="2018-08-20T18:39:00Z">
          <w:pPr>
            <w:pStyle w:val="af3"/>
            <w:numPr>
              <w:numId w:val="125"/>
            </w:numPr>
            <w:spacing w:line="360" w:lineRule="auto"/>
            <w:ind w:left="420" w:firstLineChars="0" w:hanging="420"/>
          </w:pPr>
        </w:pPrChange>
      </w:pPr>
      <w:ins w:id="5056" w:author="xiaohou" w:date="2016-08-24T15:57:00Z">
        <w:del w:id="5057" w:author="Happy" w:date="2018-08-20T18:39:00Z">
          <w:r w:rsidDel="009E1FA8">
            <w:delText>提示语</w:delText>
          </w:r>
          <w:r w:rsidDel="009E1FA8">
            <w:rPr>
              <w:rFonts w:hint="eastAsia"/>
            </w:rPr>
            <w:delText>：</w:delText>
          </w:r>
          <w:r w:rsidDel="009E1FA8">
            <w:delText>确定要整单起么</w:delText>
          </w:r>
          <w:r w:rsidDel="009E1FA8">
            <w:rPr>
              <w:rFonts w:hint="eastAsia"/>
            </w:rPr>
            <w:delText>？</w:delText>
          </w:r>
        </w:del>
      </w:ins>
    </w:p>
    <w:p w14:paraId="7DD77A9F" w14:textId="77777777" w:rsidR="003B1953" w:rsidDel="009E1FA8" w:rsidRDefault="00E479C3">
      <w:pPr>
        <w:rPr>
          <w:ins w:id="5058" w:author="xiaohou" w:date="2016-08-24T15:57:00Z"/>
          <w:del w:id="5059" w:author="Happy" w:date="2018-08-20T18:39:00Z"/>
        </w:rPr>
        <w:pPrChange w:id="5060" w:author="Happy" w:date="2018-08-20T18:39:00Z">
          <w:pPr>
            <w:pStyle w:val="af3"/>
            <w:numPr>
              <w:numId w:val="15"/>
            </w:numPr>
            <w:spacing w:line="360" w:lineRule="auto"/>
            <w:ind w:left="420" w:firstLineChars="0" w:hanging="420"/>
          </w:pPr>
        </w:pPrChange>
      </w:pPr>
      <w:ins w:id="5061" w:author="xiaohou" w:date="2016-08-24T15:57:00Z">
        <w:del w:id="5062" w:author="Happy" w:date="2018-08-20T18:39:00Z">
          <w:r w:rsidDel="009E1FA8">
            <w:delText>操作规则</w:delText>
          </w:r>
        </w:del>
      </w:ins>
    </w:p>
    <w:p w14:paraId="4E8824B1" w14:textId="77777777" w:rsidR="003B1953" w:rsidDel="009E1FA8" w:rsidRDefault="00E479C3">
      <w:pPr>
        <w:rPr>
          <w:ins w:id="5063" w:author="xiaohou" w:date="2016-08-24T15:57:00Z"/>
          <w:del w:id="5064" w:author="Happy" w:date="2018-08-20T18:39:00Z"/>
        </w:rPr>
        <w:pPrChange w:id="5065" w:author="Happy" w:date="2018-08-20T18:39:00Z">
          <w:pPr>
            <w:pStyle w:val="af3"/>
            <w:numPr>
              <w:numId w:val="125"/>
            </w:numPr>
            <w:spacing w:line="360" w:lineRule="auto"/>
            <w:ind w:left="420" w:firstLineChars="0" w:hanging="420"/>
          </w:pPr>
        </w:pPrChange>
      </w:pPr>
      <w:ins w:id="5066" w:author="xiaohou" w:date="2016-08-24T15:57:00Z">
        <w:del w:id="5067" w:author="Happy" w:date="2018-08-20T18:39:00Z">
          <w:r w:rsidDel="009E1FA8">
            <w:rPr>
              <w:rFonts w:hint="eastAsia"/>
            </w:rPr>
            <w:delText>【取消】：取消当前操作，关闭弹层</w:delText>
          </w:r>
        </w:del>
      </w:ins>
    </w:p>
    <w:p w14:paraId="57F468C0" w14:textId="77777777" w:rsidR="003B1953" w:rsidDel="009E1FA8" w:rsidRDefault="00E479C3">
      <w:pPr>
        <w:rPr>
          <w:ins w:id="5068" w:author="xiaohou" w:date="2016-08-24T15:58:00Z"/>
          <w:del w:id="5069" w:author="Happy" w:date="2018-08-20T18:39:00Z"/>
        </w:rPr>
        <w:pPrChange w:id="5070" w:author="Happy" w:date="2018-08-20T18:39:00Z">
          <w:pPr>
            <w:pStyle w:val="af3"/>
            <w:numPr>
              <w:numId w:val="15"/>
            </w:numPr>
            <w:spacing w:line="360" w:lineRule="auto"/>
            <w:ind w:left="420" w:firstLineChars="0" w:hanging="420"/>
          </w:pPr>
        </w:pPrChange>
      </w:pPr>
      <w:ins w:id="5071" w:author="xiaohou" w:date="2016-08-24T15:57:00Z">
        <w:del w:id="5072" w:author="Happy" w:date="2018-08-20T18:39:00Z">
          <w:r w:rsidDel="009E1FA8">
            <w:rPr>
              <w:rFonts w:hint="eastAsia"/>
            </w:rPr>
            <w:delText>【确定】：点击后，提交服务器，所有菜品都变为即起。同时触发打印机打印堂口单。</w:delText>
          </w:r>
        </w:del>
      </w:ins>
    </w:p>
    <w:p w14:paraId="56636E68" w14:textId="77777777" w:rsidR="003B1953" w:rsidDel="009E1FA8" w:rsidRDefault="00F071A8">
      <w:pPr>
        <w:rPr>
          <w:del w:id="5073" w:author="Happy" w:date="2018-08-20T18:39:00Z"/>
        </w:rPr>
        <w:pPrChange w:id="5074" w:author="Happy" w:date="2018-08-20T18:39:00Z">
          <w:pPr>
            <w:pStyle w:val="af3"/>
            <w:numPr>
              <w:numId w:val="15"/>
            </w:numPr>
            <w:spacing w:line="360" w:lineRule="auto"/>
            <w:ind w:left="420" w:firstLineChars="0" w:hanging="420"/>
          </w:pPr>
        </w:pPrChange>
      </w:pPr>
      <w:ins w:id="5075" w:author="xiaohou" w:date="2016-08-24T15:58:00Z">
        <w:del w:id="5076" w:author="Happy" w:date="2018-08-20T18:39:00Z">
          <w:r w:rsidDel="009E1FA8">
            <w:delText>加菜</w:delText>
          </w:r>
        </w:del>
      </w:ins>
    </w:p>
    <w:p w14:paraId="3F8F71C2" w14:textId="77777777" w:rsidR="00225852" w:rsidDel="009E1FA8" w:rsidRDefault="005D7C04">
      <w:pPr>
        <w:rPr>
          <w:del w:id="5077" w:author="Happy" w:date="2018-08-20T18:39:00Z"/>
        </w:rPr>
        <w:pPrChange w:id="5078" w:author="Happy" w:date="2018-08-20T18:39:00Z">
          <w:pPr>
            <w:pStyle w:val="af3"/>
            <w:numPr>
              <w:numId w:val="15"/>
            </w:numPr>
            <w:spacing w:line="360" w:lineRule="auto"/>
            <w:ind w:left="420" w:firstLineChars="0" w:hanging="420"/>
          </w:pPr>
        </w:pPrChange>
      </w:pPr>
      <w:del w:id="5079" w:author="Happy" w:date="2018-08-20T18:39:00Z">
        <w:r w:rsidDel="009E1FA8">
          <w:delText>加菜</w:delText>
        </w:r>
        <w:r w:rsidDel="009E1FA8">
          <w:rPr>
            <w:rFonts w:hint="eastAsia"/>
          </w:rPr>
          <w:delText>：</w:delText>
        </w:r>
        <w:r w:rsidDel="009E1FA8">
          <w:delText>对于就餐中加菜和已买单加菜是两种方式</w:delText>
        </w:r>
        <w:r w:rsidR="001F7DC1" w:rsidDel="009E1FA8">
          <w:rPr>
            <w:rFonts w:hint="eastAsia"/>
          </w:rPr>
          <w:delText>：</w:delText>
        </w:r>
      </w:del>
    </w:p>
    <w:p w14:paraId="7D0C017B" w14:textId="77777777" w:rsidR="003B1953" w:rsidDel="009E1FA8" w:rsidRDefault="001F7DC1">
      <w:pPr>
        <w:rPr>
          <w:del w:id="5080" w:author="Happy" w:date="2018-08-20T18:39:00Z"/>
        </w:rPr>
        <w:pPrChange w:id="5081" w:author="Happy" w:date="2018-08-20T18:39:00Z">
          <w:pPr>
            <w:pStyle w:val="af3"/>
            <w:numPr>
              <w:ilvl w:val="1"/>
              <w:numId w:val="15"/>
            </w:numPr>
            <w:spacing w:line="360" w:lineRule="auto"/>
            <w:ind w:left="840" w:firstLineChars="0" w:hanging="420"/>
          </w:pPr>
        </w:pPrChange>
      </w:pPr>
      <w:del w:id="5082" w:author="Happy" w:date="2018-08-20T18:39:00Z">
        <w:r w:rsidDel="009E1FA8">
          <w:rPr>
            <w:rFonts w:hint="eastAsia"/>
          </w:rPr>
          <w:delText>“就餐中”</w:delText>
        </w:r>
        <w:r w:rsidR="005D7C04" w:rsidDel="009E1FA8">
          <w:delText>加菜是在原订单上加菜</w:delText>
        </w:r>
      </w:del>
      <w:ins w:id="5083" w:author="xiaohou" w:date="2016-09-09T10:04:00Z">
        <w:del w:id="5084" w:author="Happy" w:date="2018-08-20T18:39:00Z">
          <w:r w:rsidR="009C50A4" w:rsidDel="009E1FA8">
            <w:rPr>
              <w:rFonts w:hint="eastAsia"/>
            </w:rPr>
            <w:delText>（详见</w:delText>
          </w:r>
          <w:r w:rsidR="009C50A4" w:rsidDel="009E1FA8">
            <w:rPr>
              <w:rFonts w:hint="eastAsia"/>
            </w:rPr>
            <w:delText>6.1</w:delText>
          </w:r>
          <w:r w:rsidR="009C50A4" w:rsidDel="009E1FA8">
            <w:rPr>
              <w:rFonts w:hint="eastAsia"/>
            </w:rPr>
            <w:delText>）</w:delText>
          </w:r>
        </w:del>
      </w:ins>
    </w:p>
    <w:p w14:paraId="50A1BC00" w14:textId="77777777" w:rsidR="003B1953" w:rsidDel="009E1FA8" w:rsidRDefault="00F071A8">
      <w:pPr>
        <w:rPr>
          <w:del w:id="5085" w:author="Happy" w:date="2018-08-20T18:39:00Z"/>
        </w:rPr>
        <w:pPrChange w:id="5086" w:author="Happy" w:date="2018-08-20T18:39:00Z">
          <w:pPr>
            <w:pStyle w:val="af3"/>
            <w:numPr>
              <w:ilvl w:val="1"/>
              <w:numId w:val="15"/>
            </w:numPr>
            <w:spacing w:line="360" w:lineRule="auto"/>
            <w:ind w:left="840" w:firstLineChars="0" w:hanging="420"/>
          </w:pPr>
        </w:pPrChange>
      </w:pPr>
      <w:ins w:id="5087" w:author="xiaohou" w:date="2016-08-24T15:58:00Z">
        <w:del w:id="5088" w:author="Happy" w:date="2018-08-20T18:39:00Z">
          <w:r w:rsidDel="009E1FA8">
            <w:rPr>
              <w:rFonts w:hint="eastAsia"/>
            </w:rPr>
            <w:delText>退菜</w:delText>
          </w:r>
        </w:del>
      </w:ins>
    </w:p>
    <w:p w14:paraId="67B630A0" w14:textId="77777777" w:rsidR="001072A5" w:rsidDel="009E1FA8" w:rsidRDefault="005D7C04">
      <w:pPr>
        <w:rPr>
          <w:del w:id="5089" w:author="Happy" w:date="2018-08-20T18:39:00Z"/>
        </w:rPr>
        <w:pPrChange w:id="5090" w:author="Happy" w:date="2018-08-20T18:39:00Z">
          <w:pPr>
            <w:pStyle w:val="af3"/>
            <w:numPr>
              <w:numId w:val="15"/>
            </w:numPr>
            <w:spacing w:line="360" w:lineRule="auto"/>
            <w:ind w:left="420" w:firstLineChars="0" w:hanging="420"/>
          </w:pPr>
        </w:pPrChange>
      </w:pPr>
      <w:del w:id="5091" w:author="Happy" w:date="2018-08-20T18:39:00Z">
        <w:r w:rsidDel="009E1FA8">
          <w:rPr>
            <w:rFonts w:hint="eastAsia"/>
          </w:rPr>
          <w:delText>退菜：对于就餐中和已买单退菜是两种方式</w:delText>
        </w:r>
        <w:r w:rsidR="00235F46" w:rsidDel="009E1FA8">
          <w:rPr>
            <w:rFonts w:hint="eastAsia"/>
          </w:rPr>
          <w:delText>：</w:delText>
        </w:r>
      </w:del>
    </w:p>
    <w:p w14:paraId="53746827" w14:textId="77777777" w:rsidR="00372935" w:rsidDel="009E1FA8" w:rsidRDefault="00235F46">
      <w:pPr>
        <w:rPr>
          <w:del w:id="5092" w:author="Happy" w:date="2018-08-20T18:39:00Z"/>
        </w:rPr>
        <w:pPrChange w:id="5093" w:author="Happy" w:date="2018-08-20T18:39:00Z">
          <w:pPr>
            <w:pStyle w:val="af3"/>
            <w:numPr>
              <w:ilvl w:val="1"/>
              <w:numId w:val="15"/>
            </w:numPr>
            <w:spacing w:line="360" w:lineRule="auto"/>
            <w:ind w:left="840" w:firstLineChars="0" w:hanging="420"/>
          </w:pPr>
        </w:pPrChange>
      </w:pPr>
      <w:del w:id="5094" w:author="Happy" w:date="2018-08-20T18:39:00Z">
        <w:r w:rsidDel="009E1FA8">
          <w:rPr>
            <w:rFonts w:hint="eastAsia"/>
          </w:rPr>
          <w:delText>“就餐中”</w:delText>
        </w:r>
        <w:r w:rsidR="005D7C04" w:rsidDel="009E1FA8">
          <w:rPr>
            <w:rFonts w:hint="eastAsia"/>
          </w:rPr>
          <w:delText>退菜</w:delText>
        </w:r>
      </w:del>
      <w:ins w:id="5095" w:author="xiaohou" w:date="2016-08-24T13:32:00Z">
        <w:del w:id="5096" w:author="Happy" w:date="2018-08-20T18:39:00Z">
          <w:r w:rsidR="003970AD" w:rsidDel="009E1FA8">
            <w:rPr>
              <w:rFonts w:hint="eastAsia"/>
            </w:rPr>
            <w:delText>不</w:delText>
          </w:r>
        </w:del>
      </w:ins>
      <w:del w:id="5097" w:author="Happy" w:date="2018-08-20T18:39:00Z">
        <w:r w:rsidR="005D7C04" w:rsidDel="009E1FA8">
          <w:rPr>
            <w:rFonts w:hint="eastAsia"/>
          </w:rPr>
          <w:delText>生成退菜单，只退菜</w:delText>
        </w:r>
        <w:r w:rsidDel="009E1FA8">
          <w:rPr>
            <w:rFonts w:hint="eastAsia"/>
          </w:rPr>
          <w:delText>（不退款</w:delText>
        </w:r>
        <w:r w:rsidR="00B812DD" w:rsidDel="009E1FA8">
          <w:rPr>
            <w:rFonts w:hint="eastAsia"/>
          </w:rPr>
          <w:delText>，</w:delText>
        </w:r>
        <w:r w:rsidR="009A2163" w:rsidDel="009E1FA8">
          <w:rPr>
            <w:rFonts w:hint="eastAsia"/>
          </w:rPr>
          <w:delText>订单结算时，</w:delText>
        </w:r>
        <w:r w:rsidR="008D569E" w:rsidDel="009E1FA8">
          <w:rPr>
            <w:rFonts w:hint="eastAsia"/>
          </w:rPr>
          <w:delText>不计算标记有“退菜”标识的菜品</w:delText>
        </w:r>
        <w:r w:rsidDel="009E1FA8">
          <w:rPr>
            <w:rFonts w:hint="eastAsia"/>
          </w:rPr>
          <w:delText>）</w:delText>
        </w:r>
      </w:del>
      <w:ins w:id="5098" w:author="xiaohou" w:date="2016-09-09T10:04:00Z">
        <w:del w:id="5099" w:author="Happy" w:date="2018-08-20T18:39:00Z">
          <w:r w:rsidR="009C50A4" w:rsidDel="009E1FA8">
            <w:rPr>
              <w:rFonts w:hint="eastAsia"/>
            </w:rPr>
            <w:delText>（见</w:delText>
          </w:r>
          <w:r w:rsidR="009C50A4" w:rsidDel="009E1FA8">
            <w:rPr>
              <w:rFonts w:hint="eastAsia"/>
            </w:rPr>
            <w:delText>7.1</w:delText>
          </w:r>
          <w:r w:rsidR="009C50A4" w:rsidDel="009E1FA8">
            <w:rPr>
              <w:rFonts w:hint="eastAsia"/>
            </w:rPr>
            <w:delText>）</w:delText>
          </w:r>
        </w:del>
      </w:ins>
    </w:p>
    <w:p w14:paraId="33CC8DF0" w14:textId="77777777" w:rsidR="003B1953" w:rsidDel="009E1FA8" w:rsidRDefault="00F071A8">
      <w:pPr>
        <w:rPr>
          <w:del w:id="5100" w:author="Happy" w:date="2018-08-20T18:39:00Z"/>
        </w:rPr>
        <w:pPrChange w:id="5101" w:author="Happy" w:date="2018-08-20T18:39:00Z">
          <w:pPr>
            <w:pStyle w:val="af3"/>
            <w:numPr>
              <w:ilvl w:val="1"/>
              <w:numId w:val="15"/>
            </w:numPr>
            <w:spacing w:line="360" w:lineRule="auto"/>
            <w:ind w:left="840" w:firstLineChars="0" w:hanging="420"/>
          </w:pPr>
        </w:pPrChange>
      </w:pPr>
      <w:ins w:id="5102" w:author="xiaohou" w:date="2016-08-24T15:59:00Z">
        <w:del w:id="5103" w:author="Happy" w:date="2018-08-20T18:39:00Z">
          <w:r w:rsidDel="009E1FA8">
            <w:rPr>
              <w:rFonts w:hint="eastAsia"/>
            </w:rPr>
            <w:delText>移菜</w:delText>
          </w:r>
        </w:del>
      </w:ins>
    </w:p>
    <w:p w14:paraId="496E0DFF" w14:textId="77777777" w:rsidR="005D7C04" w:rsidDel="009E1FA8" w:rsidRDefault="005D7C04">
      <w:pPr>
        <w:rPr>
          <w:ins w:id="5104" w:author="xiaohou" w:date="2016-08-24T16:00:00Z"/>
          <w:del w:id="5105" w:author="Happy" w:date="2018-08-20T18:39:00Z"/>
        </w:rPr>
        <w:pPrChange w:id="5106" w:author="Happy" w:date="2018-08-20T18:39:00Z">
          <w:pPr>
            <w:pStyle w:val="af3"/>
            <w:numPr>
              <w:numId w:val="15"/>
            </w:numPr>
            <w:spacing w:line="360" w:lineRule="auto"/>
            <w:ind w:left="420" w:firstLineChars="0" w:hanging="420"/>
          </w:pPr>
        </w:pPrChange>
      </w:pPr>
      <w:del w:id="5107" w:author="Happy" w:date="2018-08-20T18:39:00Z">
        <w:r w:rsidDel="009E1FA8">
          <w:rPr>
            <w:rFonts w:hint="eastAsia"/>
          </w:rPr>
          <w:delText>移菜：将</w:delText>
        </w:r>
        <w:r w:rsidR="00931079" w:rsidDel="009E1FA8">
          <w:rPr>
            <w:rFonts w:hint="eastAsia"/>
          </w:rPr>
          <w:delText>订单</w:delText>
        </w:r>
        <w:r w:rsidDel="009E1FA8">
          <w:rPr>
            <w:rFonts w:hint="eastAsia"/>
          </w:rPr>
          <w:delText>中的某些菜品移到另外一个桌上</w:delText>
        </w:r>
      </w:del>
      <w:ins w:id="5108" w:author="xiaohou" w:date="2016-09-09T10:06:00Z">
        <w:del w:id="5109" w:author="Happy" w:date="2018-08-20T18:39:00Z">
          <w:r w:rsidR="009C50A4" w:rsidDel="009E1FA8">
            <w:rPr>
              <w:rFonts w:hint="eastAsia"/>
            </w:rPr>
            <w:delText>（详见</w:delText>
          </w:r>
          <w:r w:rsidR="009C50A4" w:rsidDel="009E1FA8">
            <w:rPr>
              <w:rFonts w:hint="eastAsia"/>
            </w:rPr>
            <w:delText>5</w:delText>
          </w:r>
          <w:r w:rsidR="009C50A4" w:rsidDel="009E1FA8">
            <w:rPr>
              <w:rFonts w:hint="eastAsia"/>
            </w:rPr>
            <w:delText>）</w:delText>
          </w:r>
        </w:del>
      </w:ins>
      <w:del w:id="5110" w:author="Happy" w:date="2018-08-20T18:39:00Z">
        <w:r w:rsidDel="009E1FA8">
          <w:rPr>
            <w:rFonts w:hint="eastAsia"/>
          </w:rPr>
          <w:delText>。</w:delText>
        </w:r>
      </w:del>
    </w:p>
    <w:p w14:paraId="1E1BD95D" w14:textId="77777777" w:rsidR="003B1953" w:rsidDel="009E1FA8" w:rsidRDefault="00F55320">
      <w:pPr>
        <w:rPr>
          <w:del w:id="5111" w:author="Happy" w:date="2018-08-20T18:39:00Z"/>
        </w:rPr>
        <w:pPrChange w:id="5112" w:author="Happy" w:date="2018-08-20T18:39:00Z">
          <w:pPr>
            <w:pStyle w:val="af3"/>
            <w:numPr>
              <w:numId w:val="15"/>
            </w:numPr>
            <w:spacing w:line="360" w:lineRule="auto"/>
            <w:ind w:left="420" w:firstLineChars="0" w:hanging="420"/>
          </w:pPr>
        </w:pPrChange>
      </w:pPr>
      <w:ins w:id="5113" w:author="xiaohou" w:date="2016-08-24T16:00:00Z">
        <w:del w:id="5114" w:author="Happy" w:date="2018-08-20T18:39:00Z">
          <w:r w:rsidDel="009E1FA8">
            <w:delText>预结</w:delText>
          </w:r>
        </w:del>
      </w:ins>
      <w:ins w:id="5115" w:author="xiaohou" w:date="2016-08-24T16:03:00Z">
        <w:del w:id="5116" w:author="Happy" w:date="2018-08-20T18:39:00Z">
          <w:r w:rsidR="00373FF2" w:rsidDel="009E1FA8">
            <w:rPr>
              <w:rFonts w:hint="eastAsia"/>
            </w:rPr>
            <w:delText>（预结单）</w:delText>
          </w:r>
        </w:del>
      </w:ins>
    </w:p>
    <w:p w14:paraId="2D6E8394" w14:textId="77777777" w:rsidR="005D7C04" w:rsidDel="009E1FA8" w:rsidRDefault="005D7C04">
      <w:pPr>
        <w:rPr>
          <w:ins w:id="5117" w:author="xiaohou" w:date="2016-08-24T16:01:00Z"/>
          <w:del w:id="5118" w:author="Happy" w:date="2018-08-20T18:39:00Z"/>
        </w:rPr>
        <w:pPrChange w:id="5119" w:author="Happy" w:date="2018-08-20T18:39:00Z">
          <w:pPr>
            <w:pStyle w:val="af3"/>
            <w:numPr>
              <w:numId w:val="15"/>
            </w:numPr>
            <w:spacing w:line="360" w:lineRule="auto"/>
            <w:ind w:left="420" w:firstLineChars="0" w:hanging="420"/>
          </w:pPr>
        </w:pPrChange>
      </w:pPr>
      <w:del w:id="5120" w:author="Happy" w:date="2018-08-20T18:39:00Z">
        <w:r w:rsidDel="009E1FA8">
          <w:rPr>
            <w:rFonts w:hint="eastAsia"/>
          </w:rPr>
          <w:delText>预结：点击预结，则打印预结单。订单状态变为已预结。</w:delText>
        </w:r>
      </w:del>
      <w:ins w:id="5121" w:author="xiaohou" w:date="2016-09-09T10:07:00Z">
        <w:del w:id="5122" w:author="Happy" w:date="2018-08-20T18:39:00Z">
          <w:r w:rsidR="00837488" w:rsidDel="009E1FA8">
            <w:rPr>
              <w:rFonts w:hint="eastAsia"/>
            </w:rPr>
            <w:delText>“预结”按钮变为“结账”。</w:delText>
          </w:r>
        </w:del>
      </w:ins>
      <w:ins w:id="5123" w:author="xiaohou" w:date="2016-08-31T14:01:00Z">
        <w:del w:id="5124" w:author="Happy" w:date="2018-08-20T18:39:00Z">
          <w:r w:rsidR="00493AD2" w:rsidDel="009E1FA8">
            <w:rPr>
              <w:rFonts w:hint="eastAsia"/>
            </w:rPr>
            <w:delText>toast</w:delText>
          </w:r>
          <w:r w:rsidR="00493AD2" w:rsidDel="009E1FA8">
            <w:rPr>
              <w:rFonts w:hint="eastAsia"/>
            </w:rPr>
            <w:delText>提示：已打印预结单，</w:delText>
          </w:r>
        </w:del>
      </w:ins>
      <w:ins w:id="5125" w:author="xiaohou" w:date="2016-08-31T14:02:00Z">
        <w:del w:id="5126" w:author="Happy" w:date="2018-08-20T18:39:00Z">
          <w:r w:rsidR="00493AD2" w:rsidDel="009E1FA8">
            <w:rPr>
              <w:rFonts w:hint="eastAsia"/>
            </w:rPr>
            <w:delText>请及时取走</w:delText>
          </w:r>
        </w:del>
      </w:ins>
      <w:ins w:id="5127" w:author="xiaohou" w:date="2016-09-09T10:07:00Z">
        <w:del w:id="5128" w:author="Happy" w:date="2018-08-20T18:39:00Z">
          <w:r w:rsidR="00A57BDF" w:rsidDel="009E1FA8">
            <w:rPr>
              <w:rFonts w:hint="eastAsia"/>
            </w:rPr>
            <w:delText>。</w:delText>
          </w:r>
        </w:del>
      </w:ins>
    </w:p>
    <w:p w14:paraId="03BA807D" w14:textId="77777777" w:rsidR="00F55320" w:rsidDel="009E1FA8" w:rsidRDefault="0087072B">
      <w:pPr>
        <w:rPr>
          <w:ins w:id="5129" w:author="xiaohou" w:date="2016-08-24T16:01:00Z"/>
          <w:del w:id="5130" w:author="Happy" w:date="2018-08-20T18:39:00Z"/>
        </w:rPr>
        <w:pPrChange w:id="5131" w:author="Happy" w:date="2018-08-20T18:39:00Z">
          <w:pPr>
            <w:pStyle w:val="af3"/>
            <w:spacing w:line="360" w:lineRule="auto"/>
            <w:ind w:left="420" w:firstLineChars="0" w:firstLine="0"/>
          </w:pPr>
        </w:pPrChange>
      </w:pPr>
      <w:ins w:id="5132" w:author="xiaohou" w:date="2016-08-24T16:01:00Z">
        <w:del w:id="5133" w:author="Happy" w:date="2018-08-20T18:39:00Z">
          <w:r w:rsidDel="009E1FA8">
            <w:rPr>
              <w:noProof/>
              <w:rPrChange w:id="5134" w:author="Unknown">
                <w:rPr>
                  <w:i/>
                  <w:iCs/>
                  <w:noProof/>
                  <w:color w:val="808080" w:themeColor="text1" w:themeTint="7F"/>
                </w:rPr>
              </w:rPrChange>
            </w:rPr>
            <w:drawing>
              <wp:inline distT="0" distB="0" distL="0" distR="0" wp14:anchorId="6D33EC62" wp14:editId="7C004AD5">
                <wp:extent cx="2514600" cy="6181725"/>
                <wp:effectExtent l="19050" t="0" r="0" b="0"/>
                <wp:docPr id="96"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9"/>
                        <a:srcRect/>
                        <a:stretch>
                          <a:fillRect/>
                        </a:stretch>
                      </pic:blipFill>
                      <pic:spPr bwMode="auto">
                        <a:xfrm>
                          <a:off x="0" y="0"/>
                          <a:ext cx="2514600" cy="6181725"/>
                        </a:xfrm>
                        <a:prstGeom prst="rect">
                          <a:avLst/>
                        </a:prstGeom>
                        <a:noFill/>
                        <a:ln w="9525">
                          <a:noFill/>
                          <a:miter lim="800000"/>
                          <a:headEnd/>
                          <a:tailEnd/>
                        </a:ln>
                      </pic:spPr>
                    </pic:pic>
                  </a:graphicData>
                </a:graphic>
              </wp:inline>
            </w:drawing>
          </w:r>
        </w:del>
      </w:ins>
    </w:p>
    <w:p w14:paraId="24DFE5F9" w14:textId="77777777" w:rsidR="003B1953" w:rsidDel="009E1FA8" w:rsidRDefault="00F55320">
      <w:pPr>
        <w:rPr>
          <w:ins w:id="5135" w:author="xiaohou" w:date="2016-08-24T16:02:00Z"/>
          <w:del w:id="5136" w:author="Happy" w:date="2018-08-20T18:39:00Z"/>
        </w:rPr>
        <w:pPrChange w:id="5137" w:author="Happy" w:date="2018-08-20T18:39:00Z">
          <w:pPr>
            <w:pStyle w:val="af3"/>
            <w:numPr>
              <w:numId w:val="125"/>
            </w:numPr>
            <w:ind w:left="420" w:firstLineChars="0" w:hanging="420"/>
          </w:pPr>
        </w:pPrChange>
      </w:pPr>
      <w:ins w:id="5138" w:author="xiaohou" w:date="2016-08-24T16:02:00Z">
        <w:del w:id="5139" w:author="Happy" w:date="2018-08-20T18:39:00Z">
          <w:r w:rsidDel="009E1FA8">
            <w:delText>欢迎语</w:delText>
          </w:r>
          <w:r w:rsidDel="009E1FA8">
            <w:rPr>
              <w:rFonts w:hint="eastAsia"/>
            </w:rPr>
            <w:delText>、</w:delText>
          </w:r>
          <w:r w:rsidDel="009E1FA8">
            <w:delText>小票类型</w:delText>
          </w:r>
          <w:r w:rsidDel="009E1FA8">
            <w:rPr>
              <w:rFonts w:hint="eastAsia"/>
            </w:rPr>
            <w:delText>、提示语、</w:delText>
          </w:r>
          <w:r w:rsidDel="009E1FA8">
            <w:delText>技术支持</w:delText>
          </w:r>
          <w:r w:rsidDel="009E1FA8">
            <w:rPr>
              <w:rFonts w:hint="eastAsia"/>
            </w:rPr>
            <w:delText>、</w:delText>
          </w:r>
          <w:r w:rsidDel="009E1FA8">
            <w:delText>服务电话写在程序中</w:delText>
          </w:r>
        </w:del>
      </w:ins>
    </w:p>
    <w:p w14:paraId="3C863B87" w14:textId="77777777" w:rsidR="003B1953" w:rsidDel="009E1FA8" w:rsidRDefault="00F55320">
      <w:pPr>
        <w:rPr>
          <w:ins w:id="5140" w:author="xiaohou" w:date="2016-08-24T16:02:00Z"/>
          <w:del w:id="5141" w:author="Happy" w:date="2018-08-20T18:39:00Z"/>
        </w:rPr>
        <w:pPrChange w:id="5142" w:author="Happy" w:date="2018-08-20T18:39:00Z">
          <w:pPr>
            <w:pStyle w:val="af3"/>
            <w:numPr>
              <w:numId w:val="125"/>
            </w:numPr>
            <w:ind w:left="420" w:firstLineChars="0" w:hanging="420"/>
          </w:pPr>
        </w:pPrChange>
      </w:pPr>
      <w:ins w:id="5143" w:author="xiaohou" w:date="2016-08-24T16:02:00Z">
        <w:del w:id="5144" w:author="Happy" w:date="2018-08-20T18:39:00Z">
          <w:r w:rsidDel="009E1FA8">
            <w:rPr>
              <w:rFonts w:hint="eastAsia"/>
            </w:rPr>
            <w:delText>桌号、账单号、人数、服务员、单位、打印时间从服务器端获取</w:delText>
          </w:r>
        </w:del>
      </w:ins>
    </w:p>
    <w:p w14:paraId="04A67B1F" w14:textId="77777777" w:rsidR="003B1953" w:rsidDel="009E1FA8" w:rsidRDefault="00F55320">
      <w:pPr>
        <w:rPr>
          <w:ins w:id="5145" w:author="xiaohou" w:date="2016-08-24T16:02:00Z"/>
          <w:del w:id="5146" w:author="Happy" w:date="2018-08-20T18:39:00Z"/>
        </w:rPr>
        <w:pPrChange w:id="5147" w:author="Happy" w:date="2018-08-20T18:39:00Z">
          <w:pPr>
            <w:pStyle w:val="af3"/>
            <w:numPr>
              <w:numId w:val="125"/>
            </w:numPr>
            <w:ind w:left="420" w:firstLineChars="0" w:hanging="420"/>
          </w:pPr>
        </w:pPrChange>
      </w:pPr>
      <w:ins w:id="5148" w:author="xiaohou" w:date="2016-08-24T16:02:00Z">
        <w:del w:id="5149" w:author="Happy" w:date="2018-08-20T18:39:00Z">
          <w:r w:rsidDel="009E1FA8">
            <w:rPr>
              <w:rFonts w:hint="eastAsia"/>
            </w:rPr>
            <w:delText>菜品名称、数量、单价、总价、合计从服务器端获取</w:delText>
          </w:r>
        </w:del>
      </w:ins>
    </w:p>
    <w:p w14:paraId="01CDF5E9" w14:textId="77777777" w:rsidR="003B1953" w:rsidDel="009E1FA8" w:rsidRDefault="00F55320">
      <w:pPr>
        <w:rPr>
          <w:ins w:id="5150" w:author="xiaohou" w:date="2016-08-24T16:00:00Z"/>
          <w:del w:id="5151" w:author="Happy" w:date="2018-08-20T18:39:00Z"/>
        </w:rPr>
        <w:pPrChange w:id="5152" w:author="Happy" w:date="2018-08-20T18:39:00Z">
          <w:pPr>
            <w:pStyle w:val="af3"/>
            <w:numPr>
              <w:numId w:val="125"/>
            </w:numPr>
            <w:ind w:left="420" w:firstLineChars="0" w:hanging="420"/>
          </w:pPr>
        </w:pPrChange>
      </w:pPr>
      <w:ins w:id="5153" w:author="xiaohou" w:date="2016-08-24T16:02:00Z">
        <w:del w:id="5154" w:author="Happy" w:date="2018-08-20T18:39:00Z">
          <w:r w:rsidDel="009E1FA8">
            <w:rPr>
              <w:rFonts w:hint="eastAsia"/>
            </w:rPr>
            <w:delText>二维码包含订单信息，用食乐淘</w:delText>
          </w:r>
          <w:r w:rsidDel="009E1FA8">
            <w:rPr>
              <w:rFonts w:hint="eastAsia"/>
            </w:rPr>
            <w:delText>APP</w:delText>
          </w:r>
          <w:r w:rsidDel="009E1FA8">
            <w:rPr>
              <w:rFonts w:hint="eastAsia"/>
            </w:rPr>
            <w:delText>扫码后可以识别订单信息。</w:delText>
          </w:r>
        </w:del>
      </w:ins>
    </w:p>
    <w:p w14:paraId="555F8E1C" w14:textId="77777777" w:rsidR="003B1953" w:rsidDel="009E1FA8" w:rsidRDefault="00F55320">
      <w:pPr>
        <w:rPr>
          <w:del w:id="5155" w:author="Happy" w:date="2018-08-20T18:39:00Z"/>
        </w:rPr>
        <w:pPrChange w:id="5156" w:author="Happy" w:date="2018-08-20T18:39:00Z">
          <w:pPr>
            <w:pStyle w:val="af3"/>
            <w:numPr>
              <w:numId w:val="15"/>
            </w:numPr>
            <w:spacing w:line="360" w:lineRule="auto"/>
            <w:ind w:left="420" w:firstLineChars="0" w:hanging="420"/>
          </w:pPr>
        </w:pPrChange>
      </w:pPr>
      <w:ins w:id="5157" w:author="xiaohou" w:date="2016-08-24T16:00:00Z">
        <w:del w:id="5158" w:author="Happy" w:date="2018-08-20T18:39:00Z">
          <w:r w:rsidDel="009E1FA8">
            <w:delText>补打</w:delText>
          </w:r>
        </w:del>
      </w:ins>
    </w:p>
    <w:p w14:paraId="4DDBB74B" w14:textId="77777777" w:rsidR="005D7C04" w:rsidDel="009E1FA8" w:rsidRDefault="005D7C04">
      <w:pPr>
        <w:rPr>
          <w:ins w:id="5159" w:author="xiaohou" w:date="2016-08-24T16:01:00Z"/>
          <w:del w:id="5160" w:author="Happy" w:date="2018-08-20T18:39:00Z"/>
        </w:rPr>
        <w:pPrChange w:id="5161" w:author="Happy" w:date="2018-08-20T18:39:00Z">
          <w:pPr>
            <w:pStyle w:val="af3"/>
            <w:numPr>
              <w:numId w:val="15"/>
            </w:numPr>
            <w:spacing w:line="360" w:lineRule="auto"/>
            <w:ind w:left="420" w:firstLineChars="0" w:hanging="420"/>
          </w:pPr>
        </w:pPrChange>
      </w:pPr>
      <w:del w:id="5162" w:author="Happy" w:date="2018-08-20T18:39:00Z">
        <w:r w:rsidDel="009E1FA8">
          <w:rPr>
            <w:rFonts w:hint="eastAsia"/>
          </w:rPr>
          <w:delText>补打：包含客看单、预结单、结账单。当没有结账时，不能补打结账单</w:delText>
        </w:r>
        <w:r w:rsidR="006C67E8" w:rsidDel="009E1FA8">
          <w:rPr>
            <w:rFonts w:hint="eastAsia"/>
          </w:rPr>
          <w:delText>（</w:delText>
        </w:r>
        <w:r w:rsidR="006C67E8" w:rsidDel="009E1FA8">
          <w:rPr>
            <w:rFonts w:hint="eastAsia"/>
          </w:rPr>
          <w:delText>4.1.7</w:delText>
        </w:r>
        <w:r w:rsidR="006C67E8" w:rsidDel="009E1FA8">
          <w:rPr>
            <w:rFonts w:hint="eastAsia"/>
          </w:rPr>
          <w:delText>）</w:delText>
        </w:r>
        <w:r w:rsidDel="009E1FA8">
          <w:rPr>
            <w:rFonts w:hint="eastAsia"/>
          </w:rPr>
          <w:delText>。</w:delText>
        </w:r>
      </w:del>
    </w:p>
    <w:p w14:paraId="0113910A" w14:textId="77777777" w:rsidR="00F55320" w:rsidDel="009E1FA8" w:rsidRDefault="0087072B">
      <w:pPr>
        <w:rPr>
          <w:del w:id="5163" w:author="Happy" w:date="2018-08-20T18:39:00Z"/>
        </w:rPr>
        <w:pPrChange w:id="5164" w:author="Happy" w:date="2018-08-20T18:39:00Z">
          <w:pPr>
            <w:pStyle w:val="af3"/>
            <w:spacing w:line="360" w:lineRule="auto"/>
            <w:ind w:left="420" w:firstLineChars="0" w:firstLine="0"/>
          </w:pPr>
        </w:pPrChange>
      </w:pPr>
      <w:ins w:id="5165" w:author="xiaohou" w:date="2016-09-13T15:41:00Z">
        <w:del w:id="5166" w:author="Happy" w:date="2018-08-20T18:39:00Z">
          <w:r w:rsidDel="009E1FA8">
            <w:rPr>
              <w:noProof/>
              <w:rPrChange w:id="5167" w:author="Unknown">
                <w:rPr>
                  <w:i/>
                  <w:iCs/>
                  <w:noProof/>
                  <w:color w:val="808080" w:themeColor="text1" w:themeTint="7F"/>
                </w:rPr>
              </w:rPrChange>
            </w:rPr>
            <w:drawing>
              <wp:inline distT="0" distB="0" distL="0" distR="0" wp14:anchorId="3243C87D" wp14:editId="6D6F27AB">
                <wp:extent cx="4945380" cy="3745230"/>
                <wp:effectExtent l="19050" t="0" r="762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srcRect/>
                        <a:stretch>
                          <a:fillRect/>
                        </a:stretch>
                      </pic:blipFill>
                      <pic:spPr bwMode="auto">
                        <a:xfrm>
                          <a:off x="0" y="0"/>
                          <a:ext cx="4945380" cy="3745230"/>
                        </a:xfrm>
                        <a:prstGeom prst="rect">
                          <a:avLst/>
                        </a:prstGeom>
                        <a:noFill/>
                        <a:ln w="9525">
                          <a:noFill/>
                          <a:miter lim="800000"/>
                          <a:headEnd/>
                          <a:tailEnd/>
                        </a:ln>
                      </pic:spPr>
                    </pic:pic>
                  </a:graphicData>
                </a:graphic>
              </wp:inline>
            </w:drawing>
          </w:r>
        </w:del>
      </w:ins>
    </w:p>
    <w:p w14:paraId="66AFE979" w14:textId="77777777" w:rsidR="00727D10" w:rsidDel="009E1FA8" w:rsidRDefault="00CF4FBF">
      <w:pPr>
        <w:rPr>
          <w:del w:id="5168" w:author="Happy" w:date="2018-08-20T18:39:00Z"/>
          <w:rStyle w:val="af8"/>
          <w:i w:val="0"/>
          <w:color w:val="auto"/>
        </w:rPr>
        <w:pPrChange w:id="5169" w:author="Happy" w:date="2018-08-20T18:39:00Z">
          <w:pPr>
            <w:pStyle w:val="4"/>
            <w:spacing w:line="360" w:lineRule="auto"/>
          </w:pPr>
        </w:pPrChange>
      </w:pPr>
      <w:del w:id="5170" w:author="Happy" w:date="2018-08-20T18:39:00Z">
        <w:r w:rsidDel="009E1FA8">
          <w:rPr>
            <w:rStyle w:val="af8"/>
            <w:rFonts w:hint="eastAsia"/>
            <w:b/>
            <w:i w:val="0"/>
            <w:color w:val="auto"/>
          </w:rPr>
          <w:delText>提示信息</w:delText>
        </w:r>
      </w:del>
    </w:p>
    <w:p w14:paraId="059CB3AF" w14:textId="77777777" w:rsidR="00727D10" w:rsidDel="009E1FA8" w:rsidRDefault="00CF4FBF">
      <w:pPr>
        <w:rPr>
          <w:del w:id="5171" w:author="Happy" w:date="2018-08-20T18:39:00Z"/>
        </w:rPr>
        <w:pPrChange w:id="5172" w:author="Happy" w:date="2018-08-20T18:39:00Z">
          <w:pPr>
            <w:spacing w:line="360" w:lineRule="auto"/>
          </w:pPr>
        </w:pPrChange>
      </w:pPr>
      <w:del w:id="5173" w:author="Happy" w:date="2018-08-20T18:39:00Z">
        <w:r w:rsidDel="009E1FA8">
          <w:rPr>
            <w:rFonts w:hint="eastAsia"/>
          </w:rPr>
          <w:delText>无</w:delText>
        </w:r>
      </w:del>
    </w:p>
    <w:p w14:paraId="67A5EEA7" w14:textId="77777777" w:rsidR="003B1953" w:rsidDel="009E1FA8" w:rsidRDefault="00FD16DD">
      <w:pPr>
        <w:rPr>
          <w:del w:id="5174" w:author="Happy" w:date="2018-08-20T18:39:00Z"/>
        </w:rPr>
        <w:pPrChange w:id="5175" w:author="Happy" w:date="2018-08-20T18:39:00Z">
          <w:pPr>
            <w:pStyle w:val="3"/>
          </w:pPr>
        </w:pPrChange>
      </w:pPr>
      <w:del w:id="5176" w:author="Happy" w:date="2018-08-20T18:39:00Z">
        <w:r w:rsidDel="009E1FA8">
          <w:rPr>
            <w:rFonts w:hint="eastAsia"/>
          </w:rPr>
          <w:delText>订单详情（已预结）</w:delText>
        </w:r>
      </w:del>
    </w:p>
    <w:p w14:paraId="63C171B4" w14:textId="77777777" w:rsidR="00FD16DD" w:rsidDel="009E1FA8" w:rsidRDefault="0087072B">
      <w:pPr>
        <w:rPr>
          <w:del w:id="5177" w:author="Happy" w:date="2018-08-20T18:39:00Z"/>
        </w:rPr>
        <w:pPrChange w:id="5178" w:author="Happy" w:date="2018-08-20T18:39:00Z">
          <w:pPr>
            <w:spacing w:line="360" w:lineRule="auto"/>
          </w:pPr>
        </w:pPrChange>
      </w:pPr>
      <w:ins w:id="5179" w:author="xiaohou" w:date="2016-09-09T10:08:00Z">
        <w:del w:id="5180" w:author="Happy" w:date="2018-08-20T18:39:00Z">
          <w:r w:rsidDel="009E1FA8">
            <w:rPr>
              <w:noProof/>
              <w:rPrChange w:id="5181" w:author="Unknown">
                <w:rPr>
                  <w:i/>
                  <w:iCs/>
                  <w:noProof/>
                  <w:color w:val="808080" w:themeColor="text1" w:themeTint="7F"/>
                </w:rPr>
              </w:rPrChange>
            </w:rPr>
            <w:drawing>
              <wp:inline distT="0" distB="0" distL="0" distR="0" wp14:anchorId="5C51B72B" wp14:editId="45ECC3C3">
                <wp:extent cx="4930140" cy="3759835"/>
                <wp:effectExtent l="19050" t="0" r="3810" b="0"/>
                <wp:docPr id="7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srcRect/>
                        <a:stretch>
                          <a:fillRect/>
                        </a:stretch>
                      </pic:blipFill>
                      <pic:spPr bwMode="auto">
                        <a:xfrm>
                          <a:off x="0" y="0"/>
                          <a:ext cx="4930140" cy="3759835"/>
                        </a:xfrm>
                        <a:prstGeom prst="rect">
                          <a:avLst/>
                        </a:prstGeom>
                        <a:noFill/>
                        <a:ln w="9525">
                          <a:noFill/>
                          <a:miter lim="800000"/>
                          <a:headEnd/>
                          <a:tailEnd/>
                        </a:ln>
                      </pic:spPr>
                    </pic:pic>
                  </a:graphicData>
                </a:graphic>
              </wp:inline>
            </w:drawing>
          </w:r>
        </w:del>
      </w:ins>
    </w:p>
    <w:p w14:paraId="0F33FBF5" w14:textId="77777777" w:rsidR="00FD16DD" w:rsidDel="009E1FA8" w:rsidRDefault="00FD16DD">
      <w:pPr>
        <w:rPr>
          <w:ins w:id="5182" w:author="xiaohou" w:date="2016-08-24T16:20:00Z"/>
          <w:del w:id="5183" w:author="Happy" w:date="2018-08-20T18:39:00Z"/>
          <w:rStyle w:val="af8"/>
          <w:bCs/>
          <w:i w:val="0"/>
          <w:color w:val="auto"/>
        </w:rPr>
        <w:pPrChange w:id="5184" w:author="Happy" w:date="2018-08-20T18:39:00Z">
          <w:pPr>
            <w:pStyle w:val="4"/>
            <w:spacing w:line="360" w:lineRule="auto"/>
          </w:pPr>
        </w:pPrChange>
      </w:pPr>
      <w:del w:id="5185" w:author="Happy" w:date="2018-08-20T18:39:00Z">
        <w:r w:rsidRPr="009F2834" w:rsidDel="009E1FA8">
          <w:rPr>
            <w:rStyle w:val="af8"/>
            <w:rFonts w:hint="eastAsia"/>
            <w:b/>
            <w:i w:val="0"/>
            <w:color w:val="auto"/>
          </w:rPr>
          <w:delText>显示内容</w:delText>
        </w:r>
      </w:del>
    </w:p>
    <w:p w14:paraId="58559941" w14:textId="77777777" w:rsidR="003B1953" w:rsidDel="009E1FA8" w:rsidRDefault="007D518C">
      <w:pPr>
        <w:rPr>
          <w:ins w:id="5186" w:author="xiaohou" w:date="2016-08-24T16:20:00Z"/>
          <w:del w:id="5187" w:author="Happy" w:date="2018-08-20T18:39:00Z"/>
        </w:rPr>
        <w:pPrChange w:id="5188" w:author="Happy" w:date="2018-08-20T18:39:00Z">
          <w:pPr>
            <w:pStyle w:val="af3"/>
            <w:numPr>
              <w:numId w:val="15"/>
            </w:numPr>
            <w:ind w:left="420" w:firstLineChars="0" w:hanging="420"/>
          </w:pPr>
        </w:pPrChange>
      </w:pPr>
      <w:ins w:id="5189" w:author="xiaohou" w:date="2016-08-24T16:20:00Z">
        <w:del w:id="5190" w:author="Happy" w:date="2018-08-20T18:39:00Z">
          <w:r w:rsidDel="009E1FA8">
            <w:delText>订单状态为</w:delText>
          </w:r>
          <w:r w:rsidDel="009E1FA8">
            <w:rPr>
              <w:rFonts w:hint="eastAsia"/>
            </w:rPr>
            <w:delText>：</w:delText>
          </w:r>
          <w:r w:rsidDel="009E1FA8">
            <w:delText>已预结</w:delText>
          </w:r>
          <w:r w:rsidDel="009E1FA8">
            <w:rPr>
              <w:rFonts w:hint="eastAsia"/>
            </w:rPr>
            <w:delText>。</w:delText>
          </w:r>
        </w:del>
      </w:ins>
    </w:p>
    <w:p w14:paraId="66E535BE" w14:textId="77777777" w:rsidR="003B1953" w:rsidDel="009E1FA8" w:rsidRDefault="001D53DE">
      <w:pPr>
        <w:rPr>
          <w:ins w:id="5191" w:author="xiaohou" w:date="2016-08-24T16:20:00Z"/>
          <w:del w:id="5192" w:author="Happy" w:date="2018-08-20T18:39:00Z"/>
        </w:rPr>
        <w:pPrChange w:id="5193" w:author="Happy" w:date="2018-08-20T18:39:00Z">
          <w:pPr>
            <w:pStyle w:val="af3"/>
            <w:numPr>
              <w:numId w:val="15"/>
            </w:numPr>
            <w:ind w:left="420" w:firstLineChars="0" w:hanging="420"/>
          </w:pPr>
        </w:pPrChange>
      </w:pPr>
      <w:ins w:id="5194" w:author="xiaohou" w:date="2016-08-24T16:20:00Z">
        <w:del w:id="5195" w:author="Happy" w:date="2018-08-20T18:39:00Z">
          <w:r w:rsidDel="009E1FA8">
            <w:rPr>
              <w:rFonts w:hint="eastAsia"/>
            </w:rPr>
            <w:delText>“预结”按钮置灰不可点。</w:delText>
          </w:r>
        </w:del>
      </w:ins>
    </w:p>
    <w:p w14:paraId="024B9FC8" w14:textId="77777777" w:rsidR="003B1953" w:rsidDel="009E1FA8" w:rsidRDefault="001D53DE">
      <w:pPr>
        <w:rPr>
          <w:del w:id="5196" w:author="Happy" w:date="2018-08-20T18:39:00Z"/>
        </w:rPr>
        <w:pPrChange w:id="5197" w:author="Happy" w:date="2018-08-20T18:39:00Z">
          <w:pPr>
            <w:pStyle w:val="af3"/>
            <w:numPr>
              <w:numId w:val="15"/>
            </w:numPr>
            <w:ind w:left="420" w:firstLineChars="0" w:hanging="420"/>
          </w:pPr>
        </w:pPrChange>
      </w:pPr>
      <w:ins w:id="5198" w:author="xiaohou" w:date="2016-08-24T16:20:00Z">
        <w:del w:id="5199" w:author="Happy" w:date="2018-08-20T18:39:00Z">
          <w:r w:rsidDel="009E1FA8">
            <w:rPr>
              <w:rFonts w:hint="eastAsia"/>
            </w:rPr>
            <w:delText>其他与订单详情（就餐中）显示信息相同</w:delText>
          </w:r>
        </w:del>
      </w:ins>
      <w:ins w:id="5200" w:author="xiaohou" w:date="2016-08-24T16:21:00Z">
        <w:del w:id="5201" w:author="Happy" w:date="2018-08-20T18:39:00Z">
          <w:r w:rsidDel="009E1FA8">
            <w:rPr>
              <w:rFonts w:hint="eastAsia"/>
            </w:rPr>
            <w:delText>（见</w:delText>
          </w:r>
          <w:r w:rsidDel="009E1FA8">
            <w:rPr>
              <w:rFonts w:hint="eastAsia"/>
            </w:rPr>
            <w:delText>4.1</w:delText>
          </w:r>
          <w:r w:rsidDel="009E1FA8">
            <w:rPr>
              <w:rFonts w:hint="eastAsia"/>
            </w:rPr>
            <w:delText>）</w:delText>
          </w:r>
        </w:del>
      </w:ins>
    </w:p>
    <w:p w14:paraId="2A3D6265" w14:textId="77777777" w:rsidR="00FD16DD" w:rsidDel="009E1FA8" w:rsidRDefault="00FD16DD">
      <w:pPr>
        <w:rPr>
          <w:del w:id="5202" w:author="Happy" w:date="2018-08-20T18:39:00Z"/>
          <w:rStyle w:val="af8"/>
          <w:i w:val="0"/>
          <w:color w:val="auto"/>
        </w:rPr>
        <w:pPrChange w:id="5203" w:author="Happy" w:date="2018-08-20T18:39:00Z">
          <w:pPr>
            <w:pStyle w:val="4"/>
            <w:spacing w:line="360" w:lineRule="auto"/>
          </w:pPr>
        </w:pPrChange>
      </w:pPr>
      <w:del w:id="5204" w:author="Happy" w:date="2018-08-20T18:39:00Z">
        <w:r w:rsidDel="009E1FA8">
          <w:rPr>
            <w:rStyle w:val="af8"/>
            <w:rFonts w:hint="eastAsia"/>
            <w:b/>
            <w:i w:val="0"/>
            <w:color w:val="auto"/>
          </w:rPr>
          <w:delText>出入口</w:delText>
        </w:r>
      </w:del>
    </w:p>
    <w:p w14:paraId="0FF49304" w14:textId="77777777" w:rsidR="00FD16DD" w:rsidDel="009E1FA8" w:rsidRDefault="00FD16DD">
      <w:pPr>
        <w:rPr>
          <w:del w:id="5205" w:author="Happy" w:date="2018-08-20T18:39:00Z"/>
        </w:rPr>
        <w:pPrChange w:id="5206" w:author="Happy" w:date="2018-08-20T18:39:00Z">
          <w:pPr>
            <w:pStyle w:val="af3"/>
            <w:numPr>
              <w:numId w:val="9"/>
            </w:numPr>
            <w:spacing w:line="360" w:lineRule="auto"/>
            <w:ind w:left="420" w:firstLineChars="0" w:hanging="420"/>
          </w:pPr>
        </w:pPrChange>
      </w:pPr>
      <w:del w:id="5207" w:author="Happy" w:date="2018-08-20T18:39:00Z">
        <w:r w:rsidDel="009E1FA8">
          <w:delText>出口</w:delText>
        </w:r>
        <w:r w:rsidDel="009E1FA8">
          <w:rPr>
            <w:rFonts w:hint="eastAsia"/>
          </w:rPr>
          <w:delText>：订单详情（已买单）</w:delText>
        </w:r>
      </w:del>
    </w:p>
    <w:p w14:paraId="34B8AE29" w14:textId="77777777" w:rsidR="00727D10" w:rsidDel="009E1FA8" w:rsidRDefault="00FD16DD">
      <w:pPr>
        <w:rPr>
          <w:del w:id="5208" w:author="Happy" w:date="2018-08-20T18:39:00Z"/>
        </w:rPr>
        <w:pPrChange w:id="5209" w:author="Happy" w:date="2018-08-20T18:39:00Z">
          <w:pPr>
            <w:pStyle w:val="af3"/>
            <w:numPr>
              <w:numId w:val="9"/>
            </w:numPr>
            <w:spacing w:line="360" w:lineRule="auto"/>
            <w:ind w:left="420" w:firstLineChars="0" w:hanging="420"/>
          </w:pPr>
        </w:pPrChange>
      </w:pPr>
      <w:del w:id="5210" w:author="Happy" w:date="2018-08-20T18:39:00Z">
        <w:r w:rsidDel="009E1FA8">
          <w:rPr>
            <w:rFonts w:hint="eastAsia"/>
          </w:rPr>
          <w:delText>入口：订单详情（就餐中），点击了【预结】按钮</w:delText>
        </w:r>
      </w:del>
    </w:p>
    <w:p w14:paraId="2BFE2D18" w14:textId="77777777" w:rsidR="00727D10" w:rsidDel="009E1FA8" w:rsidRDefault="00FD16DD">
      <w:pPr>
        <w:rPr>
          <w:del w:id="5211" w:author="Happy" w:date="2018-08-20T18:39:00Z"/>
          <w:rStyle w:val="af8"/>
          <w:i w:val="0"/>
          <w:color w:val="auto"/>
        </w:rPr>
        <w:pPrChange w:id="5212" w:author="Happy" w:date="2018-08-20T18:39:00Z">
          <w:pPr>
            <w:pStyle w:val="4"/>
            <w:spacing w:line="360" w:lineRule="auto"/>
          </w:pPr>
        </w:pPrChange>
      </w:pPr>
      <w:del w:id="5213" w:author="Happy" w:date="2018-08-20T18:39:00Z">
        <w:r w:rsidDel="009E1FA8">
          <w:rPr>
            <w:rStyle w:val="af8"/>
            <w:b/>
            <w:i w:val="0"/>
            <w:color w:val="auto"/>
          </w:rPr>
          <w:delText>数据来源</w:delText>
        </w:r>
      </w:del>
    </w:p>
    <w:p w14:paraId="5114AF29" w14:textId="77777777" w:rsidR="00727D10" w:rsidDel="009E1FA8" w:rsidRDefault="007E69B7">
      <w:pPr>
        <w:rPr>
          <w:ins w:id="5214" w:author="xiaohou" w:date="2016-08-24T16:22:00Z"/>
          <w:del w:id="5215" w:author="Happy" w:date="2018-08-20T18:39:00Z"/>
        </w:rPr>
        <w:pPrChange w:id="5216" w:author="Happy" w:date="2018-08-20T18:39:00Z">
          <w:pPr>
            <w:pStyle w:val="af3"/>
            <w:numPr>
              <w:numId w:val="66"/>
            </w:numPr>
            <w:spacing w:line="360" w:lineRule="auto"/>
            <w:ind w:left="420" w:firstLineChars="0" w:hanging="420"/>
          </w:pPr>
        </w:pPrChange>
      </w:pPr>
      <w:ins w:id="5217" w:author="xiaohou" w:date="2016-08-24T16:22:00Z">
        <w:del w:id="5218" w:author="Happy" w:date="2018-08-20T18:39:00Z">
          <w:r w:rsidDel="009E1FA8">
            <w:rPr>
              <w:rFonts w:hint="eastAsia"/>
            </w:rPr>
            <w:delText>订单数据从服务器端获取</w:delText>
          </w:r>
        </w:del>
      </w:ins>
    </w:p>
    <w:p w14:paraId="21908FA3" w14:textId="77777777" w:rsidR="00727D10" w:rsidDel="009E1FA8" w:rsidRDefault="00FD16DD">
      <w:pPr>
        <w:rPr>
          <w:del w:id="5219" w:author="Happy" w:date="2018-08-20T18:39:00Z"/>
          <w:rStyle w:val="af8"/>
          <w:i w:val="0"/>
          <w:color w:val="auto"/>
        </w:rPr>
        <w:pPrChange w:id="5220" w:author="Happy" w:date="2018-08-20T18:39:00Z">
          <w:pPr>
            <w:pStyle w:val="4"/>
            <w:spacing w:line="360" w:lineRule="auto"/>
          </w:pPr>
        </w:pPrChange>
      </w:pPr>
      <w:del w:id="5221" w:author="Happy" w:date="2018-08-20T18:39:00Z">
        <w:r w:rsidDel="009E1FA8">
          <w:rPr>
            <w:rStyle w:val="af8"/>
            <w:rFonts w:hint="eastAsia"/>
            <w:b/>
            <w:i w:val="0"/>
            <w:color w:val="auto"/>
          </w:rPr>
          <w:delText>输入项</w:delText>
        </w:r>
      </w:del>
    </w:p>
    <w:p w14:paraId="41E32E97" w14:textId="77777777" w:rsidR="00727D10" w:rsidDel="009E1FA8" w:rsidRDefault="007E69B7">
      <w:pPr>
        <w:rPr>
          <w:del w:id="5222" w:author="Happy" w:date="2018-08-20T18:39:00Z"/>
        </w:rPr>
        <w:pPrChange w:id="5223" w:author="Happy" w:date="2018-08-20T18:39:00Z">
          <w:pPr>
            <w:spacing w:line="360" w:lineRule="auto"/>
          </w:pPr>
        </w:pPrChange>
      </w:pPr>
      <w:ins w:id="5224" w:author="xiaohou" w:date="2016-08-24T16:23:00Z">
        <w:del w:id="5225" w:author="Happy" w:date="2018-08-20T18:39:00Z">
          <w:r w:rsidDel="009E1FA8">
            <w:rPr>
              <w:rFonts w:hint="eastAsia"/>
            </w:rPr>
            <w:delText>无</w:delText>
          </w:r>
        </w:del>
      </w:ins>
    </w:p>
    <w:p w14:paraId="437F308B" w14:textId="77777777" w:rsidR="00727D10" w:rsidDel="009E1FA8" w:rsidRDefault="00FD16DD">
      <w:pPr>
        <w:rPr>
          <w:del w:id="5226" w:author="Happy" w:date="2018-08-20T18:39:00Z"/>
          <w:rStyle w:val="af8"/>
          <w:i w:val="0"/>
          <w:color w:val="auto"/>
        </w:rPr>
        <w:pPrChange w:id="5227" w:author="Happy" w:date="2018-08-20T18:39:00Z">
          <w:pPr>
            <w:pStyle w:val="4"/>
            <w:spacing w:line="360" w:lineRule="auto"/>
          </w:pPr>
        </w:pPrChange>
      </w:pPr>
      <w:del w:id="5228" w:author="Happy" w:date="2018-08-20T18:39:00Z">
        <w:r w:rsidDel="009E1FA8">
          <w:rPr>
            <w:rStyle w:val="af8"/>
            <w:rFonts w:hint="eastAsia"/>
            <w:b/>
            <w:i w:val="0"/>
            <w:color w:val="auto"/>
          </w:rPr>
          <w:delText>操作规则</w:delText>
        </w:r>
      </w:del>
    </w:p>
    <w:p w14:paraId="01762E99" w14:textId="77777777" w:rsidR="00727D10" w:rsidDel="009E1FA8" w:rsidRDefault="007E69B7">
      <w:pPr>
        <w:rPr>
          <w:ins w:id="5229" w:author="xiaohou" w:date="2016-08-24T16:24:00Z"/>
          <w:del w:id="5230" w:author="Happy" w:date="2018-08-20T18:39:00Z"/>
        </w:rPr>
        <w:pPrChange w:id="5231" w:author="Happy" w:date="2018-08-20T18:39:00Z">
          <w:pPr>
            <w:pStyle w:val="af3"/>
            <w:numPr>
              <w:numId w:val="15"/>
            </w:numPr>
            <w:spacing w:line="360" w:lineRule="auto"/>
            <w:ind w:left="420" w:firstLineChars="0" w:hanging="420"/>
          </w:pPr>
        </w:pPrChange>
      </w:pPr>
      <w:ins w:id="5232" w:author="xiaohou" w:date="2016-08-24T16:24:00Z">
        <w:del w:id="5233" w:author="Happy" w:date="2018-08-20T18:39:00Z">
          <w:r w:rsidDel="009E1FA8">
            <w:rPr>
              <w:rFonts w:hint="eastAsia"/>
            </w:rPr>
            <w:delText>点击菜品行，会出现弹框，可以进行单菜补打、即起、菜品详情查看（见</w:delText>
          </w:r>
          <w:r w:rsidDel="009E1FA8">
            <w:rPr>
              <w:rFonts w:hint="eastAsia"/>
            </w:rPr>
            <w:delText>4.1.5.1</w:delText>
          </w:r>
          <w:r w:rsidDel="009E1FA8">
            <w:rPr>
              <w:rFonts w:hint="eastAsia"/>
            </w:rPr>
            <w:delText>）。</w:delText>
          </w:r>
        </w:del>
      </w:ins>
    </w:p>
    <w:p w14:paraId="2DE65EDA" w14:textId="77777777" w:rsidR="00727D10" w:rsidDel="009E1FA8" w:rsidRDefault="007E69B7">
      <w:pPr>
        <w:rPr>
          <w:ins w:id="5234" w:author="xiaohou" w:date="2016-08-24T16:24:00Z"/>
          <w:del w:id="5235" w:author="Happy" w:date="2018-08-20T18:39:00Z"/>
        </w:rPr>
        <w:pPrChange w:id="5236" w:author="Happy" w:date="2018-08-20T18:39:00Z">
          <w:pPr>
            <w:pStyle w:val="af3"/>
            <w:numPr>
              <w:numId w:val="15"/>
            </w:numPr>
            <w:spacing w:line="360" w:lineRule="auto"/>
            <w:ind w:left="420" w:firstLineChars="0" w:hanging="420"/>
          </w:pPr>
        </w:pPrChange>
      </w:pPr>
      <w:ins w:id="5237" w:author="xiaohou" w:date="2016-08-24T16:24:00Z">
        <w:del w:id="5238" w:author="Happy" w:date="2018-08-20T18:39:00Z">
          <w:r w:rsidDel="009E1FA8">
            <w:rPr>
              <w:rFonts w:hint="eastAsia"/>
            </w:rPr>
            <w:delText>整单起：点击可以对当前订单中所有状态为“等叫”的菜品进行整单起。如果菜品中所有菜品都是即起，则此按钮置灰不可点（见</w:delText>
          </w:r>
          <w:r w:rsidDel="009E1FA8">
            <w:rPr>
              <w:rFonts w:hint="eastAsia"/>
            </w:rPr>
            <w:delText>4.1.5.2</w:delText>
          </w:r>
          <w:r w:rsidDel="009E1FA8">
            <w:rPr>
              <w:rFonts w:hint="eastAsia"/>
            </w:rPr>
            <w:delText>）。</w:delText>
          </w:r>
        </w:del>
      </w:ins>
    </w:p>
    <w:p w14:paraId="79D19EAB" w14:textId="77777777" w:rsidR="00727D10" w:rsidDel="009E1FA8" w:rsidRDefault="007E69B7">
      <w:pPr>
        <w:rPr>
          <w:ins w:id="5239" w:author="xiaohou" w:date="2016-08-24T16:26:00Z"/>
          <w:del w:id="5240" w:author="Happy" w:date="2018-08-20T18:39:00Z"/>
        </w:rPr>
        <w:pPrChange w:id="5241" w:author="Happy" w:date="2018-08-20T18:39:00Z">
          <w:pPr>
            <w:pStyle w:val="af3"/>
            <w:numPr>
              <w:numId w:val="15"/>
            </w:numPr>
            <w:spacing w:line="360" w:lineRule="auto"/>
            <w:ind w:left="420" w:firstLineChars="0" w:hanging="420"/>
          </w:pPr>
        </w:pPrChange>
      </w:pPr>
      <w:ins w:id="5242" w:author="xiaohou" w:date="2016-08-24T16:25:00Z">
        <w:del w:id="5243" w:author="Happy" w:date="2018-08-20T18:39:00Z">
          <w:r w:rsidDel="009E1FA8">
            <w:rPr>
              <w:rFonts w:hint="eastAsia"/>
            </w:rPr>
            <w:delText>加菜：已预结加菜，在原订单上加菜，加菜成功后</w:delText>
          </w:r>
        </w:del>
      </w:ins>
      <w:ins w:id="5244" w:author="xiaohou" w:date="2016-08-24T16:26:00Z">
        <w:del w:id="5245" w:author="Happy" w:date="2018-08-20T18:39:00Z">
          <w:r w:rsidDel="009E1FA8">
            <w:rPr>
              <w:rFonts w:hint="eastAsia"/>
            </w:rPr>
            <w:delText>，订单状态变为：就餐中。</w:delText>
          </w:r>
        </w:del>
      </w:ins>
    </w:p>
    <w:p w14:paraId="79C10AC7" w14:textId="77777777" w:rsidR="00727D10" w:rsidDel="009E1FA8" w:rsidRDefault="007E69B7">
      <w:pPr>
        <w:rPr>
          <w:ins w:id="5246" w:author="xiaohou" w:date="2016-08-24T18:12:00Z"/>
          <w:del w:id="5247" w:author="Happy" w:date="2018-08-20T18:39:00Z"/>
        </w:rPr>
        <w:pPrChange w:id="5248" w:author="Happy" w:date="2018-08-20T18:39:00Z">
          <w:pPr>
            <w:pStyle w:val="af3"/>
            <w:numPr>
              <w:numId w:val="15"/>
            </w:numPr>
            <w:spacing w:line="360" w:lineRule="auto"/>
            <w:ind w:left="420" w:firstLineChars="0" w:hanging="420"/>
          </w:pPr>
        </w:pPrChange>
      </w:pPr>
      <w:ins w:id="5249" w:author="xiaohou" w:date="2016-08-24T16:26:00Z">
        <w:del w:id="5250" w:author="Happy" w:date="2018-08-20T18:39:00Z">
          <w:r w:rsidDel="009E1FA8">
            <w:rPr>
              <w:rFonts w:hint="eastAsia"/>
            </w:rPr>
            <w:delText>退菜：已预结退菜，在原订单上退菜，退菜</w:delText>
          </w:r>
        </w:del>
      </w:ins>
      <w:ins w:id="5251" w:author="xiaohou" w:date="2016-08-24T16:27:00Z">
        <w:del w:id="5252" w:author="Happy" w:date="2018-08-20T18:39:00Z">
          <w:r w:rsidDel="009E1FA8">
            <w:rPr>
              <w:rFonts w:hint="eastAsia"/>
            </w:rPr>
            <w:delText>成功后，订单状态</w:delText>
          </w:r>
        </w:del>
      </w:ins>
      <w:ins w:id="5253" w:author="xiaohou" w:date="2016-08-24T16:28:00Z">
        <w:del w:id="5254" w:author="Happy" w:date="2018-08-20T18:39:00Z">
          <w:r w:rsidDel="009E1FA8">
            <w:rPr>
              <w:rFonts w:hint="eastAsia"/>
            </w:rPr>
            <w:delText>变为：就餐中。订单结算时，不计算标记有“退菜”</w:delText>
          </w:r>
        </w:del>
      </w:ins>
      <w:ins w:id="5255" w:author="xiaohou" w:date="2016-08-24T16:29:00Z">
        <w:del w:id="5256" w:author="Happy" w:date="2018-08-20T18:39:00Z">
          <w:r w:rsidDel="009E1FA8">
            <w:rPr>
              <w:rFonts w:hint="eastAsia"/>
            </w:rPr>
            <w:delText>标记的菜品。</w:delText>
          </w:r>
        </w:del>
      </w:ins>
    </w:p>
    <w:p w14:paraId="7DC7783D" w14:textId="77777777" w:rsidR="00727D10" w:rsidDel="009E1FA8" w:rsidRDefault="00A2430F">
      <w:pPr>
        <w:rPr>
          <w:ins w:id="5257" w:author="xiaohou" w:date="2016-08-24T18:17:00Z"/>
          <w:del w:id="5258" w:author="Happy" w:date="2018-08-20T18:39:00Z"/>
        </w:rPr>
        <w:pPrChange w:id="5259" w:author="Happy" w:date="2018-08-20T18:39:00Z">
          <w:pPr>
            <w:pStyle w:val="af3"/>
            <w:numPr>
              <w:numId w:val="15"/>
            </w:numPr>
            <w:spacing w:line="360" w:lineRule="auto"/>
            <w:ind w:left="420" w:firstLineChars="0" w:hanging="420"/>
          </w:pPr>
        </w:pPrChange>
      </w:pPr>
      <w:ins w:id="5260" w:author="xiaohou" w:date="2016-08-24T18:17:00Z">
        <w:del w:id="5261" w:author="Happy" w:date="2018-08-20T18:39:00Z">
          <w:r w:rsidDel="009E1FA8">
            <w:rPr>
              <w:rFonts w:hint="eastAsia"/>
            </w:rPr>
            <w:delText>移菜：将订单中的某些菜品移到另外一个桌上。</w:delText>
          </w:r>
        </w:del>
      </w:ins>
    </w:p>
    <w:p w14:paraId="685CB76A" w14:textId="77777777" w:rsidR="005C3A57" w:rsidDel="009E1FA8" w:rsidRDefault="00AB0404">
      <w:pPr>
        <w:rPr>
          <w:ins w:id="5262" w:author="xiaohou" w:date="2016-08-24T16:24:00Z"/>
          <w:del w:id="5263" w:author="Happy" w:date="2018-08-20T18:39:00Z"/>
        </w:rPr>
        <w:pPrChange w:id="5264" w:author="Happy" w:date="2018-08-20T18:39:00Z">
          <w:pPr>
            <w:pStyle w:val="af3"/>
            <w:numPr>
              <w:numId w:val="15"/>
            </w:numPr>
            <w:spacing w:line="360" w:lineRule="auto"/>
            <w:ind w:left="420" w:firstLineChars="0" w:hanging="420"/>
          </w:pPr>
        </w:pPrChange>
      </w:pPr>
      <w:ins w:id="5265" w:author="xiaohou" w:date="2016-08-24T16:30:00Z">
        <w:del w:id="5266" w:author="Happy" w:date="2018-08-20T18:39:00Z">
          <w:r w:rsidDel="009E1FA8">
            <w:rPr>
              <w:rFonts w:hint="eastAsia"/>
            </w:rPr>
            <w:delText>结账：</w:delText>
          </w:r>
          <w:r w:rsidDel="009E1FA8">
            <w:delText>点击结账</w:delText>
          </w:r>
          <w:r w:rsidDel="009E1FA8">
            <w:rPr>
              <w:rFonts w:hint="eastAsia"/>
            </w:rPr>
            <w:delText>，</w:delText>
          </w:r>
          <w:r w:rsidDel="009E1FA8">
            <w:delText>进入到支付页面进行支付</w:delText>
          </w:r>
        </w:del>
      </w:ins>
      <w:ins w:id="5267" w:author="xiaohou" w:date="2016-08-24T16:31:00Z">
        <w:del w:id="5268" w:author="Happy" w:date="2018-08-20T18:39:00Z">
          <w:r w:rsidDel="009E1FA8">
            <w:rPr>
              <w:rFonts w:hint="eastAsia"/>
            </w:rPr>
            <w:delText>。</w:delText>
          </w:r>
        </w:del>
      </w:ins>
    </w:p>
    <w:p w14:paraId="47F55611" w14:textId="77777777" w:rsidR="005C3A57" w:rsidDel="009E1FA8" w:rsidRDefault="00FD16DD">
      <w:pPr>
        <w:rPr>
          <w:del w:id="5269" w:author="Happy" w:date="2018-08-20T18:39:00Z"/>
          <w:rStyle w:val="af8"/>
          <w:i w:val="0"/>
          <w:color w:val="auto"/>
        </w:rPr>
        <w:pPrChange w:id="5270" w:author="Happy" w:date="2018-08-20T18:39:00Z">
          <w:pPr>
            <w:pStyle w:val="4"/>
            <w:spacing w:line="360" w:lineRule="auto"/>
          </w:pPr>
        </w:pPrChange>
      </w:pPr>
      <w:del w:id="5271" w:author="Happy" w:date="2018-08-20T18:39:00Z">
        <w:r w:rsidDel="009E1FA8">
          <w:rPr>
            <w:rStyle w:val="af8"/>
            <w:rFonts w:hint="eastAsia"/>
            <w:b/>
            <w:i w:val="0"/>
            <w:color w:val="auto"/>
          </w:rPr>
          <w:delText>提示信息</w:delText>
        </w:r>
        <w:r w:rsidDel="009E1FA8">
          <w:rPr>
            <w:rStyle w:val="af8"/>
            <w:rFonts w:hint="eastAsia"/>
            <w:b/>
            <w:i w:val="0"/>
            <w:color w:val="auto"/>
          </w:rPr>
          <w:delText xml:space="preserve"> </w:delText>
        </w:r>
      </w:del>
    </w:p>
    <w:p w14:paraId="29F3ADFB" w14:textId="77777777" w:rsidR="005C3A57" w:rsidDel="009E1FA8" w:rsidRDefault="00FD16DD">
      <w:pPr>
        <w:rPr>
          <w:del w:id="5272" w:author="Happy" w:date="2018-08-20T18:39:00Z"/>
        </w:rPr>
        <w:pPrChange w:id="5273" w:author="Happy" w:date="2018-08-20T18:39:00Z">
          <w:pPr>
            <w:spacing w:line="360" w:lineRule="auto"/>
          </w:pPr>
        </w:pPrChange>
      </w:pPr>
      <w:del w:id="5274" w:author="Happy" w:date="2018-08-20T18:39:00Z">
        <w:r w:rsidDel="009E1FA8">
          <w:rPr>
            <w:rFonts w:hint="eastAsia"/>
          </w:rPr>
          <w:delText>无</w:delText>
        </w:r>
      </w:del>
    </w:p>
    <w:p w14:paraId="04664DEE" w14:textId="77777777" w:rsidR="005C3A57" w:rsidDel="009E1FA8" w:rsidRDefault="00FD16DD">
      <w:pPr>
        <w:rPr>
          <w:del w:id="5275" w:author="Happy" w:date="2018-08-20T18:39:00Z"/>
        </w:rPr>
        <w:pPrChange w:id="5276" w:author="Happy" w:date="2018-08-20T18:39:00Z">
          <w:pPr>
            <w:pStyle w:val="3"/>
            <w:spacing w:line="360" w:lineRule="auto"/>
          </w:pPr>
        </w:pPrChange>
      </w:pPr>
      <w:del w:id="5277" w:author="Happy" w:date="2018-08-20T18:39:00Z">
        <w:r w:rsidDel="009E1FA8">
          <w:rPr>
            <w:rFonts w:hint="eastAsia"/>
          </w:rPr>
          <w:delText>订单详情（已买单）</w:delText>
        </w:r>
      </w:del>
    </w:p>
    <w:p w14:paraId="63C84B79" w14:textId="77777777" w:rsidR="005C3A57" w:rsidDel="009E1FA8" w:rsidRDefault="00FD16DD">
      <w:pPr>
        <w:rPr>
          <w:del w:id="5278" w:author="Happy" w:date="2018-08-20T18:39:00Z"/>
        </w:rPr>
        <w:pPrChange w:id="5279" w:author="Happy" w:date="2018-08-20T18:39:00Z">
          <w:pPr>
            <w:spacing w:line="360" w:lineRule="auto"/>
          </w:pPr>
        </w:pPrChange>
      </w:pPr>
      <w:del w:id="5280" w:author="Happy" w:date="2018-08-20T18:39:00Z">
        <w:r w:rsidDel="009E1FA8">
          <w:rPr>
            <w:rFonts w:hint="eastAsia"/>
          </w:rPr>
          <w:delText>处在已预结中的订单，点击结账，支付完成，则变为“已买单”</w:delText>
        </w:r>
      </w:del>
    </w:p>
    <w:p w14:paraId="16043AA6" w14:textId="77777777" w:rsidR="005C3A57" w:rsidDel="009E1FA8" w:rsidRDefault="0087072B">
      <w:pPr>
        <w:rPr>
          <w:del w:id="5281" w:author="Happy" w:date="2018-08-20T18:39:00Z"/>
        </w:rPr>
        <w:pPrChange w:id="5282" w:author="Happy" w:date="2018-08-20T18:39:00Z">
          <w:pPr>
            <w:spacing w:line="360" w:lineRule="auto"/>
          </w:pPr>
        </w:pPrChange>
      </w:pPr>
      <w:ins w:id="5283" w:author="xiaohou" w:date="2016-08-24T17:33:00Z">
        <w:del w:id="5284" w:author="Happy" w:date="2018-08-20T18:39:00Z">
          <w:r w:rsidDel="009E1FA8">
            <w:rPr>
              <w:noProof/>
              <w:rPrChange w:id="5285" w:author="Unknown">
                <w:rPr>
                  <w:i/>
                  <w:iCs/>
                  <w:noProof/>
                  <w:color w:val="808080" w:themeColor="text1" w:themeTint="7F"/>
                </w:rPr>
              </w:rPrChange>
            </w:rPr>
            <w:drawing>
              <wp:inline distT="0" distB="0" distL="0" distR="0" wp14:anchorId="271EF332" wp14:editId="69649975">
                <wp:extent cx="5208270" cy="3950335"/>
                <wp:effectExtent l="19050" t="0" r="0" b="0"/>
                <wp:docPr id="10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srcRect/>
                        <a:stretch>
                          <a:fillRect/>
                        </a:stretch>
                      </pic:blipFill>
                      <pic:spPr bwMode="auto">
                        <a:xfrm>
                          <a:off x="0" y="0"/>
                          <a:ext cx="5208270" cy="3950335"/>
                        </a:xfrm>
                        <a:prstGeom prst="rect">
                          <a:avLst/>
                        </a:prstGeom>
                        <a:noFill/>
                        <a:ln w="9525">
                          <a:noFill/>
                          <a:miter lim="800000"/>
                          <a:headEnd/>
                          <a:tailEnd/>
                        </a:ln>
                      </pic:spPr>
                    </pic:pic>
                  </a:graphicData>
                </a:graphic>
              </wp:inline>
            </w:drawing>
          </w:r>
          <w:r w:rsidR="003D227A" w:rsidDel="009E1FA8">
            <w:rPr>
              <w:noProof/>
            </w:rPr>
            <w:delText xml:space="preserve"> </w:delText>
          </w:r>
        </w:del>
      </w:ins>
    </w:p>
    <w:p w14:paraId="3B4AB60A" w14:textId="77777777" w:rsidR="005C3A57" w:rsidDel="009E1FA8" w:rsidRDefault="00FD16DD">
      <w:pPr>
        <w:rPr>
          <w:del w:id="5286" w:author="Happy" w:date="2018-08-20T18:39:00Z"/>
          <w:rStyle w:val="af8"/>
          <w:i w:val="0"/>
          <w:color w:val="auto"/>
        </w:rPr>
        <w:pPrChange w:id="5287" w:author="Happy" w:date="2018-08-20T18:39:00Z">
          <w:pPr>
            <w:pStyle w:val="4"/>
            <w:spacing w:line="360" w:lineRule="auto"/>
          </w:pPr>
        </w:pPrChange>
      </w:pPr>
      <w:del w:id="5288" w:author="Happy" w:date="2018-08-20T18:39:00Z">
        <w:r w:rsidRPr="009F2834" w:rsidDel="009E1FA8">
          <w:rPr>
            <w:rStyle w:val="af8"/>
            <w:rFonts w:hint="eastAsia"/>
            <w:b/>
            <w:i w:val="0"/>
            <w:color w:val="auto"/>
          </w:rPr>
          <w:delText>显示内容</w:delText>
        </w:r>
      </w:del>
    </w:p>
    <w:p w14:paraId="3C367F44" w14:textId="77777777" w:rsidR="005C3A57" w:rsidDel="009E1FA8" w:rsidRDefault="0054701F">
      <w:pPr>
        <w:rPr>
          <w:ins w:id="5289" w:author="xiaohou" w:date="2016-08-24T16:39:00Z"/>
          <w:del w:id="5290" w:author="Happy" w:date="2018-08-20T18:39:00Z"/>
        </w:rPr>
        <w:pPrChange w:id="5291" w:author="Happy" w:date="2018-08-20T18:39:00Z">
          <w:pPr>
            <w:pStyle w:val="af3"/>
            <w:numPr>
              <w:numId w:val="8"/>
            </w:numPr>
            <w:spacing w:line="360" w:lineRule="auto"/>
            <w:ind w:left="420" w:firstLineChars="0" w:hanging="420"/>
          </w:pPr>
        </w:pPrChange>
      </w:pPr>
      <w:ins w:id="5292" w:author="xiaohou" w:date="2016-08-24T16:39:00Z">
        <w:del w:id="5293" w:author="Happy" w:date="2018-08-20T18:39:00Z">
          <w:r w:rsidDel="009E1FA8">
            <w:rPr>
              <w:rFonts w:hint="eastAsia"/>
            </w:rPr>
            <w:delText>订单状态为：已买单</w:delText>
          </w:r>
        </w:del>
      </w:ins>
    </w:p>
    <w:p w14:paraId="11BD212F" w14:textId="77777777" w:rsidR="005C3A57" w:rsidDel="009E1FA8" w:rsidRDefault="00A008A6">
      <w:pPr>
        <w:rPr>
          <w:ins w:id="5294" w:author="xiaohou" w:date="2016-08-24T16:50:00Z"/>
          <w:del w:id="5295" w:author="Happy" w:date="2018-08-20T18:39:00Z"/>
        </w:rPr>
        <w:pPrChange w:id="5296" w:author="Happy" w:date="2018-08-20T18:39:00Z">
          <w:pPr>
            <w:pStyle w:val="af3"/>
            <w:numPr>
              <w:numId w:val="8"/>
            </w:numPr>
            <w:spacing w:line="360" w:lineRule="auto"/>
            <w:ind w:left="420" w:firstLineChars="0" w:hanging="420"/>
          </w:pPr>
        </w:pPrChange>
      </w:pPr>
      <w:ins w:id="5297" w:author="xiaohou" w:date="2016-08-24T16:49:00Z">
        <w:del w:id="5298" w:author="Happy" w:date="2018-08-20T18:39:00Z">
          <w:r w:rsidDel="009E1FA8">
            <w:rPr>
              <w:rFonts w:hint="eastAsia"/>
            </w:rPr>
            <w:delText>基本信息中显示买单信息，包含买单时间和操作人。时间格式：年</w:delText>
          </w:r>
          <w:r w:rsidDel="009E1FA8">
            <w:rPr>
              <w:rFonts w:hint="eastAsia"/>
            </w:rPr>
            <w:delText>-</w:delText>
          </w:r>
          <w:r w:rsidDel="009E1FA8">
            <w:rPr>
              <w:rFonts w:hint="eastAsia"/>
            </w:rPr>
            <w:delText>月</w:delText>
          </w:r>
          <w:r w:rsidDel="009E1FA8">
            <w:rPr>
              <w:rFonts w:hint="eastAsia"/>
            </w:rPr>
            <w:delText>-</w:delText>
          </w:r>
          <w:r w:rsidDel="009E1FA8">
            <w:rPr>
              <w:rFonts w:hint="eastAsia"/>
            </w:rPr>
            <w:delText>日</w:delText>
          </w:r>
          <w:r w:rsidDel="009E1FA8">
            <w:rPr>
              <w:rFonts w:hint="eastAsia"/>
            </w:rPr>
            <w:delText xml:space="preserve"> </w:delText>
          </w:r>
          <w:r w:rsidDel="009E1FA8">
            <w:rPr>
              <w:rFonts w:hint="eastAsia"/>
            </w:rPr>
            <w:delText>时：分</w:delText>
          </w:r>
        </w:del>
      </w:ins>
      <w:ins w:id="5299" w:author="xiaohou" w:date="2016-08-24T16:50:00Z">
        <w:del w:id="5300" w:author="Happy" w:date="2018-08-20T18:39:00Z">
          <w:r w:rsidDel="009E1FA8">
            <w:rPr>
              <w:rFonts w:hint="eastAsia"/>
            </w:rPr>
            <w:delText>：秒。</w:delText>
          </w:r>
        </w:del>
      </w:ins>
    </w:p>
    <w:p w14:paraId="1FAEB482" w14:textId="77777777" w:rsidR="005C3A57" w:rsidDel="009E1FA8" w:rsidRDefault="003E2821">
      <w:pPr>
        <w:rPr>
          <w:ins w:id="5301" w:author="xiaohou" w:date="2016-08-24T16:39:00Z"/>
          <w:del w:id="5302" w:author="Happy" w:date="2018-08-20T18:39:00Z"/>
        </w:rPr>
        <w:pPrChange w:id="5303" w:author="Happy" w:date="2018-08-20T18:39:00Z">
          <w:pPr>
            <w:pStyle w:val="af3"/>
            <w:numPr>
              <w:numId w:val="8"/>
            </w:numPr>
            <w:spacing w:line="360" w:lineRule="auto"/>
            <w:ind w:left="420" w:firstLineChars="0" w:hanging="420"/>
          </w:pPr>
        </w:pPrChange>
      </w:pPr>
      <w:ins w:id="5304" w:author="xiaohou" w:date="2016-08-24T16:50:00Z">
        <w:del w:id="5305" w:author="Happy" w:date="2018-08-20T18:39:00Z">
          <w:r w:rsidDel="009E1FA8">
            <w:rPr>
              <w:rFonts w:hint="eastAsia"/>
            </w:rPr>
            <w:delText>可以查看支付信息。</w:delText>
          </w:r>
        </w:del>
      </w:ins>
    </w:p>
    <w:p w14:paraId="0C4FAE0E" w14:textId="77777777" w:rsidR="005C3A57" w:rsidDel="009E1FA8" w:rsidRDefault="003E2821">
      <w:pPr>
        <w:rPr>
          <w:ins w:id="5306" w:author="xiaohou" w:date="2016-08-24T16:51:00Z"/>
          <w:del w:id="5307" w:author="Happy" w:date="2018-08-20T18:39:00Z"/>
        </w:rPr>
        <w:pPrChange w:id="5308" w:author="Happy" w:date="2018-08-20T18:39:00Z">
          <w:pPr>
            <w:pStyle w:val="af3"/>
            <w:numPr>
              <w:numId w:val="8"/>
            </w:numPr>
            <w:spacing w:line="360" w:lineRule="auto"/>
            <w:ind w:left="420" w:firstLineChars="0" w:hanging="420"/>
          </w:pPr>
        </w:pPrChange>
      </w:pPr>
      <w:ins w:id="5309" w:author="xiaohou" w:date="2016-08-24T16:50:00Z">
        <w:del w:id="5310" w:author="Happy" w:date="2018-08-20T18:39:00Z">
          <w:r w:rsidDel="009E1FA8">
            <w:rPr>
              <w:rFonts w:hint="eastAsia"/>
            </w:rPr>
            <w:delText>操作只有</w:delText>
          </w:r>
        </w:del>
      </w:ins>
      <w:ins w:id="5311" w:author="xiaohou" w:date="2016-08-24T17:34:00Z">
        <w:del w:id="5312" w:author="Happy" w:date="2018-08-20T18:39:00Z">
          <w:r w:rsidR="003D227A" w:rsidDel="009E1FA8">
            <w:rPr>
              <w:rFonts w:hint="eastAsia"/>
            </w:rPr>
            <w:delText>整单起、</w:delText>
          </w:r>
        </w:del>
      </w:ins>
      <w:ins w:id="5313" w:author="xiaohou" w:date="2016-08-24T16:50:00Z">
        <w:del w:id="5314" w:author="Happy" w:date="2018-08-20T18:39:00Z">
          <w:r w:rsidDel="009E1FA8">
            <w:rPr>
              <w:rFonts w:hint="eastAsia"/>
            </w:rPr>
            <w:delText>加菜、退菜</w:delText>
          </w:r>
        </w:del>
      </w:ins>
      <w:ins w:id="5315" w:author="xiaohou" w:date="2016-08-24T16:51:00Z">
        <w:del w:id="5316" w:author="Happy" w:date="2018-08-20T18:39:00Z">
          <w:r w:rsidDel="009E1FA8">
            <w:rPr>
              <w:rFonts w:hint="eastAsia"/>
            </w:rPr>
            <w:delText>。</w:delText>
          </w:r>
        </w:del>
      </w:ins>
    </w:p>
    <w:p w14:paraId="67D505DB" w14:textId="77777777" w:rsidR="005C3A57" w:rsidDel="009E1FA8" w:rsidRDefault="003E2821">
      <w:pPr>
        <w:rPr>
          <w:del w:id="5317" w:author="Happy" w:date="2018-08-20T18:39:00Z"/>
        </w:rPr>
        <w:pPrChange w:id="5318" w:author="Happy" w:date="2018-08-20T18:39:00Z">
          <w:pPr>
            <w:pStyle w:val="af3"/>
            <w:numPr>
              <w:numId w:val="8"/>
            </w:numPr>
            <w:spacing w:line="360" w:lineRule="auto"/>
            <w:ind w:left="420" w:firstLineChars="0" w:hanging="420"/>
          </w:pPr>
        </w:pPrChange>
      </w:pPr>
      <w:ins w:id="5319" w:author="xiaohou" w:date="2016-08-24T16:51:00Z">
        <w:del w:id="5320" w:author="Happy" w:date="2018-08-20T18:39:00Z">
          <w:r w:rsidDel="009E1FA8">
            <w:rPr>
              <w:rFonts w:hint="eastAsia"/>
            </w:rPr>
            <w:delText>其他与订单详情（就餐中）显示一样</w:delText>
          </w:r>
          <w:r w:rsidR="008C60F0" w:rsidDel="009E1FA8">
            <w:rPr>
              <w:rFonts w:hint="eastAsia"/>
            </w:rPr>
            <w:delText>（见</w:delText>
          </w:r>
          <w:r w:rsidR="008C60F0" w:rsidDel="009E1FA8">
            <w:rPr>
              <w:rFonts w:hint="eastAsia"/>
            </w:rPr>
            <w:delText>4.1</w:delText>
          </w:r>
          <w:r w:rsidR="008C60F0" w:rsidDel="009E1FA8">
            <w:rPr>
              <w:rFonts w:hint="eastAsia"/>
            </w:rPr>
            <w:delText>）</w:delText>
          </w:r>
          <w:r w:rsidDel="009E1FA8">
            <w:rPr>
              <w:rFonts w:hint="eastAsia"/>
            </w:rPr>
            <w:delText>。</w:delText>
          </w:r>
        </w:del>
      </w:ins>
    </w:p>
    <w:p w14:paraId="724E9A4B" w14:textId="77777777" w:rsidR="005C3A57" w:rsidDel="009E1FA8" w:rsidRDefault="00FD16DD">
      <w:pPr>
        <w:rPr>
          <w:del w:id="5321" w:author="Happy" w:date="2018-08-20T18:39:00Z"/>
          <w:rStyle w:val="af8"/>
          <w:i w:val="0"/>
          <w:color w:val="auto"/>
        </w:rPr>
        <w:pPrChange w:id="5322" w:author="Happy" w:date="2018-08-20T18:39:00Z">
          <w:pPr>
            <w:pStyle w:val="4"/>
            <w:spacing w:line="360" w:lineRule="auto"/>
          </w:pPr>
        </w:pPrChange>
      </w:pPr>
      <w:del w:id="5323" w:author="Happy" w:date="2018-08-20T18:39:00Z">
        <w:r w:rsidDel="009E1FA8">
          <w:rPr>
            <w:rStyle w:val="af8"/>
            <w:rFonts w:hint="eastAsia"/>
            <w:b/>
            <w:i w:val="0"/>
            <w:color w:val="auto"/>
          </w:rPr>
          <w:delText>出入口</w:delText>
        </w:r>
      </w:del>
    </w:p>
    <w:p w14:paraId="4C821320" w14:textId="77777777" w:rsidR="005C3A57" w:rsidDel="009E1FA8" w:rsidRDefault="00FD16DD">
      <w:pPr>
        <w:rPr>
          <w:del w:id="5324" w:author="Happy" w:date="2018-08-20T18:39:00Z"/>
        </w:rPr>
        <w:pPrChange w:id="5325" w:author="Happy" w:date="2018-08-20T18:39:00Z">
          <w:pPr>
            <w:pStyle w:val="af3"/>
            <w:numPr>
              <w:numId w:val="9"/>
            </w:numPr>
            <w:spacing w:line="360" w:lineRule="auto"/>
            <w:ind w:left="420" w:firstLineChars="0" w:hanging="420"/>
          </w:pPr>
        </w:pPrChange>
      </w:pPr>
      <w:del w:id="5326" w:author="Happy" w:date="2018-08-20T18:39:00Z">
        <w:r w:rsidDel="009E1FA8">
          <w:delText>出口</w:delText>
        </w:r>
        <w:r w:rsidDel="009E1FA8">
          <w:rPr>
            <w:rFonts w:hint="eastAsia"/>
          </w:rPr>
          <w:delText>：订单详情（已买单）</w:delText>
        </w:r>
      </w:del>
    </w:p>
    <w:p w14:paraId="35249169" w14:textId="77777777" w:rsidR="005C3A57" w:rsidDel="009E1FA8" w:rsidRDefault="00FD16DD">
      <w:pPr>
        <w:rPr>
          <w:del w:id="5327" w:author="Happy" w:date="2018-08-20T18:39:00Z"/>
        </w:rPr>
        <w:pPrChange w:id="5328" w:author="Happy" w:date="2018-08-20T18:39:00Z">
          <w:pPr>
            <w:pStyle w:val="af3"/>
            <w:numPr>
              <w:numId w:val="9"/>
            </w:numPr>
            <w:spacing w:line="360" w:lineRule="auto"/>
            <w:ind w:left="420" w:firstLineChars="0" w:hanging="420"/>
          </w:pPr>
        </w:pPrChange>
      </w:pPr>
      <w:del w:id="5329" w:author="Happy" w:date="2018-08-20T18:39:00Z">
        <w:r w:rsidDel="009E1FA8">
          <w:rPr>
            <w:rFonts w:hint="eastAsia"/>
          </w:rPr>
          <w:delText>入口：支付完成</w:delText>
        </w:r>
      </w:del>
    </w:p>
    <w:p w14:paraId="56EB3A5E" w14:textId="77777777" w:rsidR="005C3A57" w:rsidDel="009E1FA8" w:rsidRDefault="00FD16DD">
      <w:pPr>
        <w:rPr>
          <w:del w:id="5330" w:author="Happy" w:date="2018-08-20T18:39:00Z"/>
          <w:rStyle w:val="af8"/>
          <w:i w:val="0"/>
          <w:color w:val="auto"/>
        </w:rPr>
        <w:pPrChange w:id="5331" w:author="Happy" w:date="2018-08-20T18:39:00Z">
          <w:pPr>
            <w:pStyle w:val="4"/>
            <w:spacing w:line="360" w:lineRule="auto"/>
          </w:pPr>
        </w:pPrChange>
      </w:pPr>
      <w:del w:id="5332" w:author="Happy" w:date="2018-08-20T18:39:00Z">
        <w:r w:rsidDel="009E1FA8">
          <w:rPr>
            <w:rStyle w:val="af8"/>
            <w:b/>
            <w:i w:val="0"/>
            <w:color w:val="auto"/>
          </w:rPr>
          <w:delText>数据来源</w:delText>
        </w:r>
      </w:del>
    </w:p>
    <w:p w14:paraId="192AFE18" w14:textId="77777777" w:rsidR="005C3A57" w:rsidDel="009E1FA8" w:rsidRDefault="00FD16DD">
      <w:pPr>
        <w:rPr>
          <w:del w:id="5333" w:author="Happy" w:date="2018-08-20T18:39:00Z"/>
        </w:rPr>
        <w:pPrChange w:id="5334" w:author="Happy" w:date="2018-08-20T18:39:00Z">
          <w:pPr>
            <w:spacing w:line="360" w:lineRule="auto"/>
          </w:pPr>
        </w:pPrChange>
      </w:pPr>
      <w:del w:id="5335" w:author="Happy" w:date="2018-08-20T18:39:00Z">
        <w:r w:rsidDel="009E1FA8">
          <w:rPr>
            <w:rFonts w:hint="eastAsia"/>
          </w:rPr>
          <w:delText>参考订单详情（就餐中）</w:delText>
        </w:r>
        <w:r w:rsidDel="009E1FA8">
          <w:rPr>
            <w:rFonts w:hint="eastAsia"/>
          </w:rPr>
          <w:delText>4</w:delText>
        </w:r>
      </w:del>
      <w:ins w:id="5336" w:author="s00145150" w:date="2016-09-07T14:17:00Z">
        <w:del w:id="5337" w:author="Happy" w:date="2018-08-20T18:39:00Z">
          <w:r w:rsidR="00DE279E" w:rsidDel="009E1FA8">
            <w:delText>.1.3</w:delText>
          </w:r>
        </w:del>
      </w:ins>
    </w:p>
    <w:p w14:paraId="21629F4F" w14:textId="77777777" w:rsidR="005C3A57" w:rsidDel="009E1FA8" w:rsidRDefault="00FD16DD">
      <w:pPr>
        <w:rPr>
          <w:del w:id="5338" w:author="Happy" w:date="2018-08-20T18:39:00Z"/>
          <w:rStyle w:val="af8"/>
          <w:i w:val="0"/>
          <w:color w:val="auto"/>
        </w:rPr>
        <w:pPrChange w:id="5339" w:author="Happy" w:date="2018-08-20T18:39:00Z">
          <w:pPr>
            <w:pStyle w:val="4"/>
            <w:spacing w:line="360" w:lineRule="auto"/>
          </w:pPr>
        </w:pPrChange>
      </w:pPr>
      <w:del w:id="5340" w:author="Happy" w:date="2018-08-20T18:39:00Z">
        <w:r w:rsidDel="009E1FA8">
          <w:rPr>
            <w:rStyle w:val="af8"/>
            <w:rFonts w:hint="eastAsia"/>
            <w:b/>
            <w:i w:val="0"/>
            <w:color w:val="auto"/>
          </w:rPr>
          <w:delText>输入项</w:delText>
        </w:r>
      </w:del>
    </w:p>
    <w:p w14:paraId="5F866334" w14:textId="77777777" w:rsidR="005C3A57" w:rsidDel="009E1FA8" w:rsidRDefault="0050546D">
      <w:pPr>
        <w:rPr>
          <w:del w:id="5341" w:author="Happy" w:date="2018-08-20T18:39:00Z"/>
        </w:rPr>
        <w:pPrChange w:id="5342" w:author="Happy" w:date="2018-08-20T18:39:00Z">
          <w:pPr>
            <w:spacing w:line="360" w:lineRule="auto"/>
          </w:pPr>
        </w:pPrChange>
      </w:pPr>
      <w:ins w:id="5343" w:author="xiaohou" w:date="2016-08-24T17:03:00Z">
        <w:del w:id="5344" w:author="Happy" w:date="2018-08-20T18:39:00Z">
          <w:r w:rsidDel="009E1FA8">
            <w:rPr>
              <w:rFonts w:hint="eastAsia"/>
            </w:rPr>
            <w:delText>无</w:delText>
          </w:r>
        </w:del>
      </w:ins>
    </w:p>
    <w:p w14:paraId="4198A2FF" w14:textId="77777777" w:rsidR="005C3A57" w:rsidDel="009E1FA8" w:rsidRDefault="00FD16DD">
      <w:pPr>
        <w:rPr>
          <w:ins w:id="5345" w:author="xiaohou" w:date="2016-08-24T17:34:00Z"/>
          <w:del w:id="5346" w:author="Happy" w:date="2018-08-20T18:39:00Z"/>
          <w:rStyle w:val="af8"/>
          <w:i w:val="0"/>
          <w:color w:val="auto"/>
        </w:rPr>
        <w:pPrChange w:id="5347" w:author="Happy" w:date="2018-08-20T18:39:00Z">
          <w:pPr>
            <w:pStyle w:val="4"/>
            <w:spacing w:line="360" w:lineRule="auto"/>
          </w:pPr>
        </w:pPrChange>
      </w:pPr>
      <w:del w:id="5348" w:author="Happy" w:date="2018-08-20T18:39:00Z">
        <w:r w:rsidDel="009E1FA8">
          <w:rPr>
            <w:rStyle w:val="af8"/>
            <w:rFonts w:hint="eastAsia"/>
            <w:b/>
            <w:i w:val="0"/>
            <w:color w:val="auto"/>
          </w:rPr>
          <w:delText>操作规则</w:delText>
        </w:r>
      </w:del>
    </w:p>
    <w:p w14:paraId="17B1FA10" w14:textId="77777777" w:rsidR="005C3A57" w:rsidDel="009E1FA8" w:rsidRDefault="000F4B2E">
      <w:pPr>
        <w:rPr>
          <w:del w:id="5349" w:author="Happy" w:date="2018-08-20T18:39:00Z"/>
        </w:rPr>
        <w:pPrChange w:id="5350" w:author="Happy" w:date="2018-08-20T18:39:00Z">
          <w:pPr>
            <w:pStyle w:val="af3"/>
            <w:numPr>
              <w:numId w:val="15"/>
            </w:numPr>
            <w:spacing w:line="360" w:lineRule="auto"/>
            <w:ind w:left="420" w:firstLineChars="0" w:hanging="420"/>
          </w:pPr>
        </w:pPrChange>
      </w:pPr>
      <w:ins w:id="5351" w:author="xiaohou" w:date="2016-08-24T17:34:00Z">
        <w:del w:id="5352" w:author="Happy" w:date="2018-08-20T18:39:00Z">
          <w:r w:rsidDel="009E1FA8">
            <w:rPr>
              <w:rFonts w:hint="eastAsia"/>
            </w:rPr>
            <w:delText>【整单起】：点击可以对当前订单中所有状态为“等叫”的菜品进行整单起。如果菜品中所有菜品都是即起，则此按钮置灰不可点</w:delText>
          </w:r>
        </w:del>
      </w:ins>
      <w:ins w:id="5353" w:author="xiaohou" w:date="2016-08-24T17:38:00Z">
        <w:del w:id="5354" w:author="Happy" w:date="2018-08-20T18:39:00Z">
          <w:r w:rsidR="002437C8" w:rsidDel="009E1FA8">
            <w:rPr>
              <w:rFonts w:hint="eastAsia"/>
            </w:rPr>
            <w:delText>（见</w:delText>
          </w:r>
          <w:r w:rsidR="002437C8" w:rsidDel="009E1FA8">
            <w:rPr>
              <w:rFonts w:hint="eastAsia"/>
            </w:rPr>
            <w:delText>4.1.5.2</w:delText>
          </w:r>
          <w:r w:rsidR="002437C8" w:rsidDel="009E1FA8">
            <w:rPr>
              <w:rFonts w:hint="eastAsia"/>
            </w:rPr>
            <w:delText>）</w:delText>
          </w:r>
        </w:del>
      </w:ins>
      <w:ins w:id="5355" w:author="xiaohou" w:date="2016-08-24T17:34:00Z">
        <w:del w:id="5356" w:author="Happy" w:date="2018-08-20T18:39:00Z">
          <w:r w:rsidDel="009E1FA8">
            <w:rPr>
              <w:rFonts w:hint="eastAsia"/>
            </w:rPr>
            <w:delText>。</w:delText>
          </w:r>
        </w:del>
      </w:ins>
    </w:p>
    <w:p w14:paraId="21D30118" w14:textId="77777777" w:rsidR="005C3A57" w:rsidDel="009E1FA8" w:rsidRDefault="00FD16DD">
      <w:pPr>
        <w:rPr>
          <w:del w:id="5357" w:author="Happy" w:date="2018-08-20T18:39:00Z"/>
        </w:rPr>
        <w:pPrChange w:id="5358" w:author="Happy" w:date="2018-08-20T18:39:00Z">
          <w:pPr>
            <w:pStyle w:val="af3"/>
            <w:numPr>
              <w:numId w:val="15"/>
            </w:numPr>
            <w:spacing w:line="360" w:lineRule="auto"/>
            <w:ind w:left="420" w:firstLineChars="0" w:hanging="420"/>
          </w:pPr>
        </w:pPrChange>
      </w:pPr>
      <w:del w:id="5359" w:author="Happy" w:date="2018-08-20T18:39:00Z">
        <w:r w:rsidDel="009E1FA8">
          <w:rPr>
            <w:rFonts w:hint="eastAsia"/>
          </w:rPr>
          <w:delText>【加菜】：</w:delText>
        </w:r>
      </w:del>
      <w:ins w:id="5360" w:author="xiaohou" w:date="2016-08-24T17:37:00Z">
        <w:del w:id="5361" w:author="Happy" w:date="2018-08-20T18:39:00Z">
          <w:r w:rsidR="000F4B2E" w:rsidDel="009E1FA8">
            <w:rPr>
              <w:rFonts w:hint="eastAsia"/>
            </w:rPr>
            <w:delText>已买单加菜，生成新订单，关联原订单的订单号</w:delText>
          </w:r>
        </w:del>
      </w:ins>
      <w:ins w:id="5362" w:author="xiaohou" w:date="2016-09-09T10:28:00Z">
        <w:del w:id="5363" w:author="Happy" w:date="2018-08-20T18:39:00Z">
          <w:r w:rsidR="007C09A7" w:rsidDel="009E1FA8">
            <w:rPr>
              <w:rFonts w:hint="eastAsia"/>
            </w:rPr>
            <w:delText>（详见</w:delText>
          </w:r>
          <w:r w:rsidR="007C09A7" w:rsidDel="009E1FA8">
            <w:rPr>
              <w:rFonts w:hint="eastAsia"/>
            </w:rPr>
            <w:delText>6.4</w:delText>
          </w:r>
          <w:r w:rsidR="007C09A7" w:rsidDel="009E1FA8">
            <w:rPr>
              <w:rFonts w:hint="eastAsia"/>
            </w:rPr>
            <w:delText>）</w:delText>
          </w:r>
        </w:del>
      </w:ins>
      <w:ins w:id="5364" w:author="xiaohou" w:date="2016-08-24T17:37:00Z">
        <w:del w:id="5365" w:author="Happy" w:date="2018-08-20T18:39:00Z">
          <w:r w:rsidR="000F4B2E" w:rsidDel="009E1FA8">
            <w:rPr>
              <w:rFonts w:hint="eastAsia"/>
            </w:rPr>
            <w:delText>。</w:delText>
          </w:r>
        </w:del>
      </w:ins>
    </w:p>
    <w:p w14:paraId="36DDC1EC" w14:textId="77777777" w:rsidR="005C3A57" w:rsidDel="009E1FA8" w:rsidRDefault="00FD16DD">
      <w:pPr>
        <w:rPr>
          <w:ins w:id="5366" w:author="xiaohou" w:date="2016-09-09T10:29:00Z"/>
          <w:del w:id="5367" w:author="Happy" w:date="2018-08-20T18:39:00Z"/>
        </w:rPr>
        <w:pPrChange w:id="5368" w:author="Happy" w:date="2018-08-20T18:39:00Z">
          <w:pPr>
            <w:pStyle w:val="af3"/>
            <w:numPr>
              <w:numId w:val="15"/>
            </w:numPr>
            <w:spacing w:line="360" w:lineRule="auto"/>
            <w:ind w:left="420" w:firstLineChars="0" w:hanging="420"/>
          </w:pPr>
        </w:pPrChange>
      </w:pPr>
      <w:del w:id="5369" w:author="Happy" w:date="2018-08-20T18:39:00Z">
        <w:r w:rsidDel="009E1FA8">
          <w:rPr>
            <w:rFonts w:hint="eastAsia"/>
          </w:rPr>
          <w:delText>【退菜】：</w:delText>
        </w:r>
      </w:del>
      <w:ins w:id="5370" w:author="xiaohou" w:date="2016-08-24T17:37:00Z">
        <w:del w:id="5371" w:author="Happy" w:date="2018-08-20T18:39:00Z">
          <w:r w:rsidR="000F4B2E" w:rsidDel="009E1FA8">
            <w:rPr>
              <w:rFonts w:hint="eastAsia"/>
            </w:rPr>
            <w:delText>已买单退菜，</w:delText>
          </w:r>
        </w:del>
      </w:ins>
      <w:ins w:id="5372" w:author="xiaohou" w:date="2016-08-24T17:38:00Z">
        <w:del w:id="5373" w:author="Happy" w:date="2018-08-20T18:39:00Z">
          <w:r w:rsidR="000F4B2E" w:rsidDel="009E1FA8">
            <w:rPr>
              <w:rFonts w:hint="eastAsia"/>
            </w:rPr>
            <w:delText>生成退货单，原订单不做变化，在退货单中能看到退货详情及退款金额</w:delText>
          </w:r>
        </w:del>
      </w:ins>
      <w:ins w:id="5374" w:author="xiaohou" w:date="2016-09-09T10:29:00Z">
        <w:del w:id="5375" w:author="Happy" w:date="2018-08-20T18:39:00Z">
          <w:r w:rsidR="007C09A7" w:rsidDel="009E1FA8">
            <w:rPr>
              <w:rFonts w:hint="eastAsia"/>
            </w:rPr>
            <w:delText>（详见</w:delText>
          </w:r>
          <w:r w:rsidR="007C09A7" w:rsidDel="009E1FA8">
            <w:rPr>
              <w:rFonts w:hint="eastAsia"/>
            </w:rPr>
            <w:delText>7.4</w:delText>
          </w:r>
          <w:r w:rsidR="007C09A7" w:rsidDel="009E1FA8">
            <w:rPr>
              <w:rFonts w:hint="eastAsia"/>
            </w:rPr>
            <w:delText>）</w:delText>
          </w:r>
        </w:del>
      </w:ins>
      <w:ins w:id="5376" w:author="xiaohou" w:date="2016-08-24T17:38:00Z">
        <w:del w:id="5377" w:author="Happy" w:date="2018-08-20T18:39:00Z">
          <w:r w:rsidR="000F4B2E" w:rsidDel="009E1FA8">
            <w:rPr>
              <w:rFonts w:hint="eastAsia"/>
            </w:rPr>
            <w:delText>。</w:delText>
          </w:r>
        </w:del>
      </w:ins>
    </w:p>
    <w:p w14:paraId="74654A28" w14:textId="77777777" w:rsidR="00797A8E" w:rsidDel="009E1FA8" w:rsidRDefault="00797A8E">
      <w:pPr>
        <w:rPr>
          <w:ins w:id="5378" w:author="xiaohou" w:date="2016-09-09T10:30:00Z"/>
          <w:del w:id="5379" w:author="Happy" w:date="2018-08-20T18:39:00Z"/>
        </w:rPr>
        <w:pPrChange w:id="5380" w:author="Happy" w:date="2018-08-20T18:39:00Z">
          <w:pPr>
            <w:pStyle w:val="af3"/>
            <w:numPr>
              <w:numId w:val="15"/>
            </w:numPr>
            <w:spacing w:line="360" w:lineRule="auto"/>
            <w:ind w:left="420" w:firstLineChars="0" w:hanging="420"/>
          </w:pPr>
        </w:pPrChange>
      </w:pPr>
      <w:ins w:id="5381" w:author="xiaohou" w:date="2016-09-09T10:29:00Z">
        <w:del w:id="5382" w:author="Happy" w:date="2018-08-20T18:39:00Z">
          <w:r w:rsidDel="009E1FA8">
            <w:rPr>
              <w:rFonts w:hint="eastAsia"/>
            </w:rPr>
            <w:delText>支付信息查看：具体</w:delText>
          </w:r>
        </w:del>
      </w:ins>
      <w:ins w:id="5383" w:author="xiaohou" w:date="2016-09-09T10:30:00Z">
        <w:del w:id="5384" w:author="Happy" w:date="2018-08-20T18:39:00Z">
          <w:r w:rsidDel="009E1FA8">
            <w:rPr>
              <w:rFonts w:hint="eastAsia"/>
            </w:rPr>
            <w:delText>信息详见</w:delText>
          </w:r>
          <w:r w:rsidDel="009E1FA8">
            <w:rPr>
              <w:rFonts w:hint="eastAsia"/>
            </w:rPr>
            <w:delText>4.4.7</w:delText>
          </w:r>
        </w:del>
      </w:ins>
    </w:p>
    <w:p w14:paraId="6CDACF0C" w14:textId="77777777" w:rsidR="00797A8E" w:rsidDel="009E1FA8" w:rsidRDefault="00797A8E">
      <w:pPr>
        <w:rPr>
          <w:del w:id="5385" w:author="Happy" w:date="2018-08-20T18:39:00Z"/>
        </w:rPr>
        <w:pPrChange w:id="5386" w:author="Happy" w:date="2018-08-20T18:39:00Z">
          <w:pPr>
            <w:pStyle w:val="af3"/>
            <w:numPr>
              <w:numId w:val="15"/>
            </w:numPr>
            <w:spacing w:line="360" w:lineRule="auto"/>
            <w:ind w:left="420" w:firstLineChars="0" w:hanging="420"/>
          </w:pPr>
        </w:pPrChange>
      </w:pPr>
      <w:ins w:id="5387" w:author="xiaohou" w:date="2016-09-09T10:30:00Z">
        <w:del w:id="5388" w:author="Happy" w:date="2018-08-20T18:39:00Z">
          <w:r w:rsidDel="009E1FA8">
            <w:rPr>
              <w:rFonts w:hint="eastAsia"/>
            </w:rPr>
            <w:delText>如果有退款信息，则退款信息查看详见</w:delText>
          </w:r>
          <w:r w:rsidDel="009E1FA8">
            <w:rPr>
              <w:rFonts w:hint="eastAsia"/>
            </w:rPr>
            <w:delText>4.4.8</w:delText>
          </w:r>
        </w:del>
      </w:ins>
    </w:p>
    <w:p w14:paraId="2145FC91" w14:textId="77777777" w:rsidR="005C3A57" w:rsidDel="009E1FA8" w:rsidRDefault="00FD16DD">
      <w:pPr>
        <w:rPr>
          <w:del w:id="5389" w:author="Happy" w:date="2018-08-20T18:39:00Z"/>
          <w:rStyle w:val="af8"/>
          <w:i w:val="0"/>
          <w:color w:val="auto"/>
        </w:rPr>
        <w:pPrChange w:id="5390" w:author="Happy" w:date="2018-08-20T18:39:00Z">
          <w:pPr>
            <w:pStyle w:val="4"/>
            <w:spacing w:line="360" w:lineRule="auto"/>
          </w:pPr>
        </w:pPrChange>
      </w:pPr>
      <w:del w:id="5391" w:author="Happy" w:date="2018-08-20T18:39:00Z">
        <w:r w:rsidDel="009E1FA8">
          <w:rPr>
            <w:rStyle w:val="af8"/>
            <w:rFonts w:hint="eastAsia"/>
            <w:b/>
            <w:i w:val="0"/>
            <w:color w:val="auto"/>
          </w:rPr>
          <w:delText>提示信息</w:delText>
        </w:r>
      </w:del>
    </w:p>
    <w:p w14:paraId="14F70E3C" w14:textId="77777777" w:rsidR="005C3A57" w:rsidDel="009E1FA8" w:rsidRDefault="00FD16DD">
      <w:pPr>
        <w:rPr>
          <w:del w:id="5392" w:author="Happy" w:date="2018-08-20T18:39:00Z"/>
        </w:rPr>
        <w:pPrChange w:id="5393" w:author="Happy" w:date="2018-08-20T18:39:00Z">
          <w:pPr>
            <w:spacing w:line="360" w:lineRule="auto"/>
          </w:pPr>
        </w:pPrChange>
      </w:pPr>
      <w:del w:id="5394" w:author="Happy" w:date="2018-08-20T18:39:00Z">
        <w:r w:rsidDel="009E1FA8">
          <w:rPr>
            <w:rFonts w:hint="eastAsia"/>
          </w:rPr>
          <w:delText>无</w:delText>
        </w:r>
      </w:del>
    </w:p>
    <w:p w14:paraId="64E9D92E" w14:textId="77777777" w:rsidR="005C3A57" w:rsidDel="009E1FA8" w:rsidRDefault="00FD16DD">
      <w:pPr>
        <w:rPr>
          <w:ins w:id="5395" w:author="xiaohou" w:date="2016-08-24T17:48:00Z"/>
          <w:del w:id="5396" w:author="Happy" w:date="2018-08-20T18:39:00Z"/>
        </w:rPr>
        <w:pPrChange w:id="5397" w:author="Happy" w:date="2018-08-20T18:39:00Z">
          <w:pPr>
            <w:pStyle w:val="3"/>
            <w:spacing w:line="360" w:lineRule="auto"/>
          </w:pPr>
        </w:pPrChange>
      </w:pPr>
      <w:del w:id="5398" w:author="Happy" w:date="2018-08-20T18:39:00Z">
        <w:r w:rsidDel="009E1FA8">
          <w:rPr>
            <w:rFonts w:hint="eastAsia"/>
          </w:rPr>
          <w:delText>订单详情（订单完成）</w:delText>
        </w:r>
      </w:del>
    </w:p>
    <w:p w14:paraId="7A3D9B30" w14:textId="77777777" w:rsidR="003B1953" w:rsidDel="009E1FA8" w:rsidRDefault="003C51AB">
      <w:pPr>
        <w:rPr>
          <w:del w:id="5399" w:author="Happy" w:date="2018-08-20T18:39:00Z"/>
        </w:rPr>
        <w:pPrChange w:id="5400" w:author="Happy" w:date="2018-08-20T18:39:00Z">
          <w:pPr>
            <w:pStyle w:val="af3"/>
            <w:numPr>
              <w:numId w:val="129"/>
            </w:numPr>
            <w:ind w:left="420" w:firstLineChars="0" w:hanging="420"/>
          </w:pPr>
        </w:pPrChange>
      </w:pPr>
      <w:ins w:id="5401" w:author="xiaohou" w:date="2016-08-24T17:48:00Z">
        <w:del w:id="5402" w:author="Happy" w:date="2018-08-20T18:39:00Z">
          <w:r w:rsidDel="009E1FA8">
            <w:rPr>
              <w:rFonts w:hint="eastAsia"/>
            </w:rPr>
            <w:delText>“订单完成”状态的订单，是指订单状态为“已买单”同时就餐的桌台已经被清台，状态</w:delText>
          </w:r>
        </w:del>
      </w:ins>
      <w:ins w:id="5403" w:author="xiaohou" w:date="2016-08-24T17:49:00Z">
        <w:del w:id="5404" w:author="Happy" w:date="2018-08-20T18:39:00Z">
          <w:r w:rsidDel="009E1FA8">
            <w:rPr>
              <w:rFonts w:hint="eastAsia"/>
            </w:rPr>
            <w:delText>为“空闲”时，系统自动生成的状态。</w:delText>
          </w:r>
        </w:del>
      </w:ins>
    </w:p>
    <w:p w14:paraId="28778CB4" w14:textId="77777777" w:rsidR="009445AB" w:rsidDel="009E1FA8" w:rsidRDefault="00FD16DD">
      <w:pPr>
        <w:rPr>
          <w:ins w:id="5405" w:author="xiaohou" w:date="2016-08-24T17:44:00Z"/>
          <w:del w:id="5406" w:author="Happy" w:date="2018-08-20T18:39:00Z"/>
          <w:noProof/>
        </w:rPr>
        <w:pPrChange w:id="5407" w:author="Happy" w:date="2018-08-20T18:39:00Z">
          <w:pPr>
            <w:pStyle w:val="af3"/>
            <w:numPr>
              <w:numId w:val="83"/>
            </w:numPr>
            <w:spacing w:line="360" w:lineRule="auto"/>
            <w:ind w:left="420" w:firstLineChars="0" w:hanging="420"/>
          </w:pPr>
        </w:pPrChange>
      </w:pPr>
      <w:del w:id="5408" w:author="Happy" w:date="2018-08-20T18:39:00Z">
        <w:r w:rsidDel="009E1FA8">
          <w:rPr>
            <w:rFonts w:hint="eastAsia"/>
          </w:rPr>
          <w:delText>订单完成的</w:delText>
        </w:r>
        <w:r w:rsidDel="009E1FA8">
          <w:delText>订单</w:delText>
        </w:r>
        <w:r w:rsidDel="009E1FA8">
          <w:rPr>
            <w:rFonts w:hint="eastAsia"/>
          </w:rPr>
          <w:delText>，</w:delText>
        </w:r>
        <w:r w:rsidDel="009E1FA8">
          <w:delText>当没有超过</w:delText>
        </w:r>
        <w:r w:rsidDel="009E1FA8">
          <w:rPr>
            <w:rFonts w:hint="eastAsia"/>
          </w:rPr>
          <w:delText>24</w:delText>
        </w:r>
        <w:r w:rsidDel="009E1FA8">
          <w:rPr>
            <w:rFonts w:hint="eastAsia"/>
          </w:rPr>
          <w:delText>小时，</w:delText>
        </w:r>
        <w:r w:rsidDel="009E1FA8">
          <w:delText>则有</w:delText>
        </w:r>
        <w:r w:rsidDel="009E1FA8">
          <w:rPr>
            <w:rFonts w:hint="eastAsia"/>
          </w:rPr>
          <w:delText>“退菜”</w:delText>
        </w:r>
        <w:r w:rsidDel="009E1FA8">
          <w:delText>按钮</w:delText>
        </w:r>
        <w:r w:rsidDel="009E1FA8">
          <w:rPr>
            <w:rFonts w:hint="eastAsia"/>
          </w:rPr>
          <w:delText>，</w:delText>
        </w:r>
        <w:r w:rsidDel="009E1FA8">
          <w:delText>允许退菜</w:delText>
        </w:r>
        <w:r w:rsidDel="009E1FA8">
          <w:rPr>
            <w:rFonts w:hint="eastAsia"/>
          </w:rPr>
          <w:delText>；</w:delText>
        </w:r>
        <w:r w:rsidDel="009E1FA8">
          <w:delText>如果超过了</w:delText>
        </w:r>
        <w:r w:rsidDel="009E1FA8">
          <w:rPr>
            <w:rFonts w:hint="eastAsia"/>
          </w:rPr>
          <w:delText>24</w:delText>
        </w:r>
        <w:r w:rsidDel="009E1FA8">
          <w:rPr>
            <w:rFonts w:hint="eastAsia"/>
          </w:rPr>
          <w:delText>小时，</w:delText>
        </w:r>
        <w:r w:rsidDel="009E1FA8">
          <w:delText>则</w:delText>
        </w:r>
      </w:del>
      <w:ins w:id="5409" w:author="xiaohou" w:date="2016-08-24T17:40:00Z">
        <w:del w:id="5410" w:author="Happy" w:date="2018-08-20T18:39:00Z">
          <w:r w:rsidR="002437C8" w:rsidDel="009E1FA8">
            <w:delText xml:space="preserve"> </w:delText>
          </w:r>
        </w:del>
      </w:ins>
      <w:del w:id="5411" w:author="Happy" w:date="2018-08-20T18:39:00Z">
        <w:r w:rsidDel="009E1FA8">
          <w:rPr>
            <w:rFonts w:hint="eastAsia"/>
          </w:rPr>
          <w:delText>“退菜”</w:delText>
        </w:r>
        <w:r w:rsidDel="009E1FA8">
          <w:delText>按钮</w:delText>
        </w:r>
      </w:del>
      <w:ins w:id="5412" w:author="xiaohou" w:date="2016-08-24T17:40:00Z">
        <w:del w:id="5413" w:author="Happy" w:date="2018-08-20T18:39:00Z">
          <w:r w:rsidR="002437C8" w:rsidDel="009E1FA8">
            <w:delText>置灰</w:delText>
          </w:r>
        </w:del>
      </w:ins>
      <w:del w:id="5414" w:author="Happy" w:date="2018-08-20T18:39:00Z">
        <w:r w:rsidDel="009E1FA8">
          <w:rPr>
            <w:rFonts w:hint="eastAsia"/>
          </w:rPr>
          <w:delText>。</w:delText>
        </w:r>
      </w:del>
    </w:p>
    <w:p w14:paraId="0D5DB06F" w14:textId="77777777" w:rsidR="00FD16DD" w:rsidDel="009E1FA8" w:rsidRDefault="0087072B">
      <w:pPr>
        <w:rPr>
          <w:ins w:id="5415" w:author="xiaohou" w:date="2016-08-24T17:44:00Z"/>
          <w:del w:id="5416" w:author="Happy" w:date="2018-08-20T18:39:00Z"/>
        </w:rPr>
        <w:pPrChange w:id="5417" w:author="Happy" w:date="2018-08-20T18:39:00Z">
          <w:pPr>
            <w:spacing w:line="360" w:lineRule="auto"/>
          </w:pPr>
        </w:pPrChange>
      </w:pPr>
      <w:ins w:id="5418" w:author="xiaohou" w:date="2016-08-24T17:44:00Z">
        <w:del w:id="5419" w:author="Happy" w:date="2018-08-20T18:39:00Z">
          <w:r w:rsidDel="009E1FA8">
            <w:rPr>
              <w:noProof/>
              <w:rPrChange w:id="5420" w:author="Unknown">
                <w:rPr>
                  <w:i/>
                  <w:iCs/>
                  <w:noProof/>
                  <w:color w:val="808080" w:themeColor="text1" w:themeTint="7F"/>
                </w:rPr>
              </w:rPrChange>
            </w:rPr>
            <w:drawing>
              <wp:inline distT="0" distB="0" distL="0" distR="0" wp14:anchorId="5360049B" wp14:editId="259D85C0">
                <wp:extent cx="5230495" cy="4279265"/>
                <wp:effectExtent l="19050" t="0" r="8255" b="0"/>
                <wp:docPr id="10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srcRect/>
                        <a:stretch>
                          <a:fillRect/>
                        </a:stretch>
                      </pic:blipFill>
                      <pic:spPr bwMode="auto">
                        <a:xfrm>
                          <a:off x="0" y="0"/>
                          <a:ext cx="5230495" cy="4279265"/>
                        </a:xfrm>
                        <a:prstGeom prst="rect">
                          <a:avLst/>
                        </a:prstGeom>
                        <a:noFill/>
                        <a:ln w="9525">
                          <a:noFill/>
                          <a:miter lim="800000"/>
                          <a:headEnd/>
                          <a:tailEnd/>
                        </a:ln>
                      </pic:spPr>
                    </pic:pic>
                  </a:graphicData>
                </a:graphic>
              </wp:inline>
            </w:drawing>
          </w:r>
        </w:del>
      </w:ins>
    </w:p>
    <w:p w14:paraId="5E463A09" w14:textId="77777777" w:rsidR="009445AB" w:rsidDel="009E1FA8" w:rsidRDefault="0087072B">
      <w:pPr>
        <w:rPr>
          <w:del w:id="5421" w:author="Happy" w:date="2018-08-20T18:39:00Z"/>
        </w:rPr>
        <w:pPrChange w:id="5422" w:author="Happy" w:date="2018-08-20T18:39:00Z">
          <w:pPr>
            <w:spacing w:line="360" w:lineRule="auto"/>
          </w:pPr>
        </w:pPrChange>
      </w:pPr>
      <w:ins w:id="5423" w:author="xiaohou" w:date="2016-08-24T17:44:00Z">
        <w:del w:id="5424" w:author="Happy" w:date="2018-08-20T18:39:00Z">
          <w:r w:rsidDel="009E1FA8">
            <w:rPr>
              <w:noProof/>
              <w:rPrChange w:id="5425" w:author="Unknown">
                <w:rPr>
                  <w:i/>
                  <w:iCs/>
                  <w:noProof/>
                  <w:color w:val="808080" w:themeColor="text1" w:themeTint="7F"/>
                </w:rPr>
              </w:rPrChange>
            </w:rPr>
            <w:drawing>
              <wp:inline distT="0" distB="0" distL="0" distR="0" wp14:anchorId="2720EF9E" wp14:editId="35954436">
                <wp:extent cx="5230495" cy="3964940"/>
                <wp:effectExtent l="19050" t="0" r="8255" b="0"/>
                <wp:docPr id="11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srcRect/>
                        <a:stretch>
                          <a:fillRect/>
                        </a:stretch>
                      </pic:blipFill>
                      <pic:spPr bwMode="auto">
                        <a:xfrm>
                          <a:off x="0" y="0"/>
                          <a:ext cx="5230495" cy="3964940"/>
                        </a:xfrm>
                        <a:prstGeom prst="rect">
                          <a:avLst/>
                        </a:prstGeom>
                        <a:noFill/>
                        <a:ln w="9525">
                          <a:noFill/>
                          <a:miter lim="800000"/>
                          <a:headEnd/>
                          <a:tailEnd/>
                        </a:ln>
                      </pic:spPr>
                    </pic:pic>
                  </a:graphicData>
                </a:graphic>
              </wp:inline>
            </w:drawing>
          </w:r>
        </w:del>
      </w:ins>
    </w:p>
    <w:p w14:paraId="472D4F73" w14:textId="77777777" w:rsidR="00FD16DD" w:rsidRPr="00B438DA" w:rsidDel="009E1FA8" w:rsidRDefault="00FD16DD">
      <w:pPr>
        <w:rPr>
          <w:del w:id="5426" w:author="Happy" w:date="2018-08-20T18:39:00Z"/>
          <w:rStyle w:val="af8"/>
          <w:i w:val="0"/>
          <w:color w:val="auto"/>
        </w:rPr>
        <w:pPrChange w:id="5427" w:author="Happy" w:date="2018-08-20T18:39:00Z">
          <w:pPr>
            <w:pStyle w:val="4"/>
            <w:spacing w:line="360" w:lineRule="auto"/>
          </w:pPr>
        </w:pPrChange>
      </w:pPr>
      <w:del w:id="5428" w:author="Happy" w:date="2018-08-20T18:39:00Z">
        <w:r w:rsidDel="009E1FA8">
          <w:rPr>
            <w:rStyle w:val="af8"/>
            <w:rFonts w:hint="eastAsia"/>
            <w:b/>
            <w:bCs/>
            <w:i w:val="0"/>
            <w:color w:val="auto"/>
          </w:rPr>
          <w:delText>显示内容</w:delText>
        </w:r>
      </w:del>
    </w:p>
    <w:p w14:paraId="304DC2FF" w14:textId="77777777" w:rsidR="00727D10" w:rsidDel="009E1FA8" w:rsidRDefault="00FD16DD">
      <w:pPr>
        <w:rPr>
          <w:del w:id="5429" w:author="Happy" w:date="2018-08-20T18:39:00Z"/>
        </w:rPr>
        <w:pPrChange w:id="5430" w:author="Happy" w:date="2018-08-20T18:39:00Z">
          <w:pPr>
            <w:pStyle w:val="af3"/>
            <w:numPr>
              <w:numId w:val="8"/>
            </w:numPr>
            <w:spacing w:line="360" w:lineRule="auto"/>
            <w:ind w:left="420" w:firstLineChars="0" w:hanging="420"/>
          </w:pPr>
        </w:pPrChange>
      </w:pPr>
      <w:del w:id="5431" w:author="Happy" w:date="2018-08-20T18:39:00Z">
        <w:r w:rsidDel="009E1FA8">
          <w:delText>订单基本信息</w:delText>
        </w:r>
        <w:r w:rsidDel="009E1FA8">
          <w:rPr>
            <w:rFonts w:hint="eastAsia"/>
          </w:rPr>
          <w:delText>：</w:delText>
        </w:r>
      </w:del>
    </w:p>
    <w:p w14:paraId="323E90C5" w14:textId="77777777" w:rsidR="00727D10" w:rsidDel="009E1FA8" w:rsidRDefault="00FD16DD">
      <w:pPr>
        <w:rPr>
          <w:del w:id="5432" w:author="Happy" w:date="2018-08-20T18:39:00Z"/>
        </w:rPr>
        <w:pPrChange w:id="5433" w:author="Happy" w:date="2018-08-20T18:39:00Z">
          <w:pPr>
            <w:pStyle w:val="af3"/>
            <w:numPr>
              <w:numId w:val="16"/>
            </w:numPr>
            <w:spacing w:line="360" w:lineRule="auto"/>
            <w:ind w:left="840" w:firstLineChars="0" w:hanging="420"/>
          </w:pPr>
        </w:pPrChange>
      </w:pPr>
      <w:del w:id="5434" w:author="Happy" w:date="2018-08-20T18:39:00Z">
        <w:r w:rsidDel="009E1FA8">
          <w:delText>桌台号</w:delText>
        </w:r>
        <w:r w:rsidDel="009E1FA8">
          <w:rPr>
            <w:rFonts w:hint="eastAsia"/>
          </w:rPr>
          <w:delText>：</w:delText>
        </w:r>
        <w:r w:rsidDel="009E1FA8">
          <w:delText>只读</w:delText>
        </w:r>
      </w:del>
    </w:p>
    <w:p w14:paraId="2544B121" w14:textId="77777777" w:rsidR="00727D10" w:rsidDel="009E1FA8" w:rsidRDefault="00FD16DD">
      <w:pPr>
        <w:rPr>
          <w:del w:id="5435" w:author="Happy" w:date="2018-08-20T18:39:00Z"/>
        </w:rPr>
        <w:pPrChange w:id="5436" w:author="Happy" w:date="2018-08-20T18:39:00Z">
          <w:pPr>
            <w:pStyle w:val="af3"/>
            <w:numPr>
              <w:numId w:val="16"/>
            </w:numPr>
            <w:spacing w:line="360" w:lineRule="auto"/>
            <w:ind w:left="840" w:firstLineChars="0" w:hanging="420"/>
          </w:pPr>
        </w:pPrChange>
      </w:pPr>
      <w:del w:id="5437" w:author="Happy" w:date="2018-08-20T18:39:00Z">
        <w:r w:rsidDel="009E1FA8">
          <w:rPr>
            <w:rFonts w:hint="eastAsia"/>
          </w:rPr>
          <w:delText>订单编号：只读</w:delText>
        </w:r>
      </w:del>
    </w:p>
    <w:p w14:paraId="574C177A" w14:textId="77777777" w:rsidR="00727D10" w:rsidDel="009E1FA8" w:rsidRDefault="00FD16DD">
      <w:pPr>
        <w:rPr>
          <w:del w:id="5438" w:author="Happy" w:date="2018-08-20T18:39:00Z"/>
        </w:rPr>
        <w:pPrChange w:id="5439" w:author="Happy" w:date="2018-08-20T18:39:00Z">
          <w:pPr>
            <w:pStyle w:val="af3"/>
            <w:numPr>
              <w:numId w:val="16"/>
            </w:numPr>
            <w:spacing w:line="360" w:lineRule="auto"/>
            <w:ind w:left="840" w:firstLineChars="0" w:hanging="420"/>
          </w:pPr>
        </w:pPrChange>
      </w:pPr>
      <w:del w:id="5440" w:author="Happy" w:date="2018-08-20T18:39:00Z">
        <w:r w:rsidDel="009E1FA8">
          <w:delText>开桌信息</w:delText>
        </w:r>
        <w:r w:rsidDel="009E1FA8">
          <w:rPr>
            <w:rFonts w:hint="eastAsia"/>
          </w:rPr>
          <w:delText>：</w:delText>
        </w:r>
        <w:r w:rsidDel="009E1FA8">
          <w:delText>开桌时间和操作人</w:delText>
        </w:r>
      </w:del>
    </w:p>
    <w:p w14:paraId="1D2D9105" w14:textId="77777777" w:rsidR="00727D10" w:rsidDel="009E1FA8" w:rsidRDefault="00FD16DD">
      <w:pPr>
        <w:rPr>
          <w:del w:id="5441" w:author="Happy" w:date="2018-08-20T18:39:00Z"/>
        </w:rPr>
        <w:pPrChange w:id="5442" w:author="Happy" w:date="2018-08-20T18:39:00Z">
          <w:pPr>
            <w:pStyle w:val="af3"/>
            <w:numPr>
              <w:numId w:val="16"/>
            </w:numPr>
            <w:spacing w:line="360" w:lineRule="auto"/>
            <w:ind w:left="840" w:firstLineChars="0" w:hanging="420"/>
          </w:pPr>
        </w:pPrChange>
      </w:pPr>
      <w:del w:id="5443" w:author="Happy" w:date="2018-08-20T18:39:00Z">
        <w:r w:rsidDel="009E1FA8">
          <w:rPr>
            <w:rFonts w:hint="eastAsia"/>
          </w:rPr>
          <w:delText>下单信息：下单时间和操作人</w:delText>
        </w:r>
      </w:del>
    </w:p>
    <w:p w14:paraId="78211D4B" w14:textId="77777777" w:rsidR="00727D10" w:rsidDel="009E1FA8" w:rsidRDefault="00FD16DD">
      <w:pPr>
        <w:rPr>
          <w:del w:id="5444" w:author="Happy" w:date="2018-08-20T18:39:00Z"/>
        </w:rPr>
        <w:pPrChange w:id="5445" w:author="Happy" w:date="2018-08-20T18:39:00Z">
          <w:pPr>
            <w:pStyle w:val="af3"/>
            <w:numPr>
              <w:numId w:val="16"/>
            </w:numPr>
            <w:spacing w:line="360" w:lineRule="auto"/>
            <w:ind w:left="840" w:firstLineChars="0" w:hanging="420"/>
          </w:pPr>
        </w:pPrChange>
      </w:pPr>
      <w:del w:id="5446" w:author="Happy" w:date="2018-08-20T18:39:00Z">
        <w:r w:rsidDel="009E1FA8">
          <w:rPr>
            <w:rFonts w:hint="eastAsia"/>
          </w:rPr>
          <w:delText>就餐人：就餐人姓名和电话、性别。只读</w:delText>
        </w:r>
      </w:del>
    </w:p>
    <w:p w14:paraId="296DB418" w14:textId="77777777" w:rsidR="00727D10" w:rsidDel="009E1FA8" w:rsidRDefault="00FD16DD">
      <w:pPr>
        <w:rPr>
          <w:del w:id="5447" w:author="Happy" w:date="2018-08-20T18:39:00Z"/>
        </w:rPr>
        <w:pPrChange w:id="5448" w:author="Happy" w:date="2018-08-20T18:39:00Z">
          <w:pPr>
            <w:pStyle w:val="af3"/>
            <w:numPr>
              <w:numId w:val="16"/>
            </w:numPr>
            <w:spacing w:line="360" w:lineRule="auto"/>
            <w:ind w:left="840" w:firstLineChars="0" w:hanging="420"/>
          </w:pPr>
        </w:pPrChange>
      </w:pPr>
      <w:del w:id="5449" w:author="Happy" w:date="2018-08-20T18:39:00Z">
        <w:r w:rsidDel="009E1FA8">
          <w:rPr>
            <w:rFonts w:hint="eastAsia"/>
          </w:rPr>
          <w:delText>人数：就餐人数，只读。</w:delText>
        </w:r>
      </w:del>
    </w:p>
    <w:p w14:paraId="70A2BB48" w14:textId="77777777" w:rsidR="00727D10" w:rsidDel="009E1FA8" w:rsidRDefault="00FD16DD">
      <w:pPr>
        <w:rPr>
          <w:del w:id="5450" w:author="Happy" w:date="2018-08-20T18:39:00Z"/>
        </w:rPr>
        <w:pPrChange w:id="5451" w:author="Happy" w:date="2018-08-20T18:39:00Z">
          <w:pPr>
            <w:pStyle w:val="af3"/>
            <w:numPr>
              <w:numId w:val="16"/>
            </w:numPr>
            <w:spacing w:line="360" w:lineRule="auto"/>
            <w:ind w:left="840" w:firstLineChars="0" w:hanging="420"/>
          </w:pPr>
        </w:pPrChange>
      </w:pPr>
      <w:del w:id="5452" w:author="Happy" w:date="2018-08-20T18:39:00Z">
        <w:r w:rsidDel="009E1FA8">
          <w:rPr>
            <w:rFonts w:hint="eastAsia"/>
          </w:rPr>
          <w:delText>支付信息：可以查看支付详情</w:delText>
        </w:r>
      </w:del>
    </w:p>
    <w:p w14:paraId="2DF7ACB2" w14:textId="77777777" w:rsidR="00727D10" w:rsidDel="009E1FA8" w:rsidRDefault="00FD16DD">
      <w:pPr>
        <w:rPr>
          <w:del w:id="5453" w:author="Happy" w:date="2018-08-20T18:39:00Z"/>
        </w:rPr>
        <w:pPrChange w:id="5454" w:author="Happy" w:date="2018-08-20T18:39:00Z">
          <w:pPr>
            <w:pStyle w:val="af3"/>
            <w:numPr>
              <w:numId w:val="16"/>
            </w:numPr>
            <w:spacing w:line="360" w:lineRule="auto"/>
            <w:ind w:left="840" w:firstLineChars="0" w:hanging="420"/>
          </w:pPr>
        </w:pPrChange>
      </w:pPr>
      <w:del w:id="5455" w:author="Happy" w:date="2018-08-20T18:39:00Z">
        <w:r w:rsidDel="009E1FA8">
          <w:rPr>
            <w:rFonts w:hint="eastAsia"/>
          </w:rPr>
          <w:delText>退菜退款订单：点击可以查看退款详情。</w:delText>
        </w:r>
      </w:del>
    </w:p>
    <w:p w14:paraId="11A9061A" w14:textId="77777777" w:rsidR="00727D10" w:rsidDel="009E1FA8" w:rsidRDefault="00FD16DD">
      <w:pPr>
        <w:rPr>
          <w:del w:id="5456" w:author="Happy" w:date="2018-08-20T18:39:00Z"/>
        </w:rPr>
        <w:pPrChange w:id="5457" w:author="Happy" w:date="2018-08-20T18:39:00Z">
          <w:pPr>
            <w:pStyle w:val="af3"/>
            <w:numPr>
              <w:numId w:val="8"/>
            </w:numPr>
            <w:spacing w:line="360" w:lineRule="auto"/>
            <w:ind w:left="420" w:firstLineChars="0" w:hanging="420"/>
          </w:pPr>
        </w:pPrChange>
      </w:pPr>
      <w:del w:id="5458" w:author="Happy" w:date="2018-08-20T18:39:00Z">
        <w:r w:rsidDel="009E1FA8">
          <w:rPr>
            <w:rFonts w:hint="eastAsia"/>
          </w:rPr>
          <w:delText>菜品信息</w:delText>
        </w:r>
      </w:del>
    </w:p>
    <w:p w14:paraId="1C5BDA54" w14:textId="77777777" w:rsidR="00727D10" w:rsidDel="009E1FA8" w:rsidRDefault="00FD16DD">
      <w:pPr>
        <w:rPr>
          <w:del w:id="5459" w:author="Happy" w:date="2018-08-20T18:39:00Z"/>
        </w:rPr>
        <w:pPrChange w:id="5460" w:author="Happy" w:date="2018-08-20T18:39:00Z">
          <w:pPr>
            <w:pStyle w:val="af3"/>
            <w:numPr>
              <w:numId w:val="17"/>
            </w:numPr>
            <w:spacing w:line="360" w:lineRule="auto"/>
            <w:ind w:left="840" w:firstLineChars="0" w:hanging="420"/>
          </w:pPr>
        </w:pPrChange>
      </w:pPr>
      <w:del w:id="5461" w:author="Happy" w:date="2018-08-20T18:39:00Z">
        <w:r w:rsidDel="009E1FA8">
          <w:delText>菜品编号</w:delText>
        </w:r>
      </w:del>
    </w:p>
    <w:p w14:paraId="0AD39BEA" w14:textId="77777777" w:rsidR="005C3A57" w:rsidDel="009E1FA8" w:rsidRDefault="00FD16DD">
      <w:pPr>
        <w:rPr>
          <w:del w:id="5462" w:author="Happy" w:date="2018-08-20T18:39:00Z"/>
        </w:rPr>
        <w:pPrChange w:id="5463" w:author="Happy" w:date="2018-08-20T18:39:00Z">
          <w:pPr>
            <w:pStyle w:val="af3"/>
            <w:numPr>
              <w:numId w:val="17"/>
            </w:numPr>
            <w:spacing w:line="360" w:lineRule="auto"/>
            <w:ind w:left="840" w:firstLineChars="0" w:hanging="420"/>
          </w:pPr>
        </w:pPrChange>
      </w:pPr>
      <w:del w:id="5464" w:author="Happy" w:date="2018-08-20T18:39:00Z">
        <w:r w:rsidDel="009E1FA8">
          <w:rPr>
            <w:rFonts w:hint="eastAsia"/>
          </w:rPr>
          <w:delText>菜品名称</w:delText>
        </w:r>
      </w:del>
    </w:p>
    <w:p w14:paraId="731119DA" w14:textId="77777777" w:rsidR="005C3A57" w:rsidDel="009E1FA8" w:rsidRDefault="00FD16DD">
      <w:pPr>
        <w:rPr>
          <w:del w:id="5465" w:author="Happy" w:date="2018-08-20T18:39:00Z"/>
        </w:rPr>
        <w:pPrChange w:id="5466" w:author="Happy" w:date="2018-08-20T18:39:00Z">
          <w:pPr>
            <w:pStyle w:val="af3"/>
            <w:numPr>
              <w:numId w:val="17"/>
            </w:numPr>
            <w:spacing w:line="360" w:lineRule="auto"/>
            <w:ind w:left="840" w:firstLineChars="0" w:hanging="420"/>
          </w:pPr>
        </w:pPrChange>
      </w:pPr>
      <w:del w:id="5467" w:author="Happy" w:date="2018-08-20T18:39:00Z">
        <w:r w:rsidDel="009E1FA8">
          <w:rPr>
            <w:rFonts w:hint="eastAsia"/>
          </w:rPr>
          <w:delText>菜品状态：已出锅</w:delText>
        </w:r>
      </w:del>
    </w:p>
    <w:p w14:paraId="7219A2B9" w14:textId="77777777" w:rsidR="005C3A57" w:rsidDel="009E1FA8" w:rsidRDefault="00FD16DD">
      <w:pPr>
        <w:rPr>
          <w:del w:id="5468" w:author="Happy" w:date="2018-08-20T18:39:00Z"/>
        </w:rPr>
        <w:pPrChange w:id="5469" w:author="Happy" w:date="2018-08-20T18:39:00Z">
          <w:pPr>
            <w:pStyle w:val="af3"/>
            <w:numPr>
              <w:numId w:val="17"/>
            </w:numPr>
            <w:spacing w:line="360" w:lineRule="auto"/>
            <w:ind w:left="840" w:firstLineChars="0" w:hanging="420"/>
          </w:pPr>
        </w:pPrChange>
      </w:pPr>
      <w:del w:id="5470" w:author="Happy" w:date="2018-08-20T18:39:00Z">
        <w:r w:rsidDel="009E1FA8">
          <w:rPr>
            <w:rFonts w:hint="eastAsia"/>
          </w:rPr>
          <w:delText>菜品单价</w:delText>
        </w:r>
      </w:del>
    </w:p>
    <w:p w14:paraId="5C848E03" w14:textId="77777777" w:rsidR="005C3A57" w:rsidDel="009E1FA8" w:rsidRDefault="00FD16DD">
      <w:pPr>
        <w:rPr>
          <w:del w:id="5471" w:author="Happy" w:date="2018-08-20T18:39:00Z"/>
        </w:rPr>
        <w:pPrChange w:id="5472" w:author="Happy" w:date="2018-08-20T18:39:00Z">
          <w:pPr>
            <w:pStyle w:val="af3"/>
            <w:numPr>
              <w:numId w:val="17"/>
            </w:numPr>
            <w:spacing w:line="360" w:lineRule="auto"/>
            <w:ind w:left="840" w:firstLineChars="0" w:hanging="420"/>
          </w:pPr>
        </w:pPrChange>
      </w:pPr>
      <w:del w:id="5473" w:author="Happy" w:date="2018-08-20T18:39:00Z">
        <w:r w:rsidDel="009E1FA8">
          <w:rPr>
            <w:rFonts w:hint="eastAsia"/>
          </w:rPr>
          <w:delText>菜品数量</w:delText>
        </w:r>
      </w:del>
    </w:p>
    <w:p w14:paraId="6448FE33" w14:textId="77777777" w:rsidR="005C3A57" w:rsidDel="009E1FA8" w:rsidRDefault="00FD16DD">
      <w:pPr>
        <w:rPr>
          <w:del w:id="5474" w:author="Happy" w:date="2018-08-20T18:39:00Z"/>
        </w:rPr>
        <w:pPrChange w:id="5475" w:author="Happy" w:date="2018-08-20T18:39:00Z">
          <w:pPr>
            <w:pStyle w:val="af3"/>
            <w:numPr>
              <w:numId w:val="17"/>
            </w:numPr>
            <w:spacing w:line="360" w:lineRule="auto"/>
            <w:ind w:left="840" w:firstLineChars="0" w:hanging="420"/>
          </w:pPr>
        </w:pPrChange>
      </w:pPr>
      <w:del w:id="5476" w:author="Happy" w:date="2018-08-20T18:39:00Z">
        <w:r w:rsidDel="009E1FA8">
          <w:rPr>
            <w:rFonts w:hint="eastAsia"/>
          </w:rPr>
          <w:delText>可退数量</w:delText>
        </w:r>
      </w:del>
    </w:p>
    <w:p w14:paraId="5F4CE70E" w14:textId="77777777" w:rsidR="005C3A57" w:rsidDel="009E1FA8" w:rsidRDefault="00FD16DD">
      <w:pPr>
        <w:rPr>
          <w:del w:id="5477" w:author="Happy" w:date="2018-08-20T18:39:00Z"/>
        </w:rPr>
        <w:pPrChange w:id="5478" w:author="Happy" w:date="2018-08-20T18:39:00Z">
          <w:pPr>
            <w:pStyle w:val="af3"/>
            <w:numPr>
              <w:numId w:val="17"/>
            </w:numPr>
            <w:spacing w:line="360" w:lineRule="auto"/>
            <w:ind w:left="840" w:firstLineChars="0" w:hanging="420"/>
          </w:pPr>
        </w:pPrChange>
      </w:pPr>
      <w:del w:id="5479" w:author="Happy" w:date="2018-08-20T18:39:00Z">
        <w:r w:rsidDel="009E1FA8">
          <w:rPr>
            <w:rFonts w:hint="eastAsia"/>
          </w:rPr>
          <w:delText>合计金额</w:delText>
        </w:r>
      </w:del>
    </w:p>
    <w:p w14:paraId="2448FFF2" w14:textId="77777777" w:rsidR="005C3A57" w:rsidDel="009E1FA8" w:rsidRDefault="00FD16DD">
      <w:pPr>
        <w:rPr>
          <w:del w:id="5480" w:author="Happy" w:date="2018-08-20T18:39:00Z"/>
        </w:rPr>
        <w:pPrChange w:id="5481" w:author="Happy" w:date="2018-08-20T18:39:00Z">
          <w:pPr>
            <w:pStyle w:val="af3"/>
            <w:numPr>
              <w:numId w:val="17"/>
            </w:numPr>
            <w:spacing w:line="360" w:lineRule="auto"/>
            <w:ind w:left="840" w:firstLineChars="0" w:hanging="420"/>
          </w:pPr>
        </w:pPrChange>
      </w:pPr>
      <w:del w:id="5482" w:author="Happy" w:date="2018-08-20T18:39:00Z">
        <w:r w:rsidDel="009E1FA8">
          <w:rPr>
            <w:rFonts w:hint="eastAsia"/>
          </w:rPr>
          <w:delText>合计数量</w:delText>
        </w:r>
      </w:del>
    </w:p>
    <w:p w14:paraId="1F8FA40F" w14:textId="77777777" w:rsidR="005C3A57" w:rsidDel="009E1FA8" w:rsidRDefault="00FD16DD">
      <w:pPr>
        <w:rPr>
          <w:del w:id="5483" w:author="Happy" w:date="2018-08-20T18:39:00Z"/>
        </w:rPr>
        <w:pPrChange w:id="5484" w:author="Happy" w:date="2018-08-20T18:39:00Z">
          <w:pPr>
            <w:pStyle w:val="af3"/>
            <w:numPr>
              <w:numId w:val="17"/>
            </w:numPr>
            <w:spacing w:line="360" w:lineRule="auto"/>
            <w:ind w:left="840" w:firstLineChars="0" w:hanging="420"/>
          </w:pPr>
        </w:pPrChange>
      </w:pPr>
      <w:del w:id="5485" w:author="Happy" w:date="2018-08-20T18:39:00Z">
        <w:r w:rsidDel="009E1FA8">
          <w:rPr>
            <w:rFonts w:hint="eastAsia"/>
          </w:rPr>
          <w:delText>加菜、退菜的则会有加菜、退菜标记。</w:delText>
        </w:r>
      </w:del>
    </w:p>
    <w:p w14:paraId="64958F51" w14:textId="77777777" w:rsidR="005C3A57" w:rsidDel="009E1FA8" w:rsidRDefault="00FD16DD">
      <w:pPr>
        <w:rPr>
          <w:del w:id="5486" w:author="Happy" w:date="2018-08-20T18:39:00Z"/>
        </w:rPr>
        <w:pPrChange w:id="5487" w:author="Happy" w:date="2018-08-20T18:39:00Z">
          <w:pPr>
            <w:pStyle w:val="af3"/>
            <w:numPr>
              <w:numId w:val="17"/>
            </w:numPr>
            <w:spacing w:line="360" w:lineRule="auto"/>
            <w:ind w:left="840" w:firstLineChars="0" w:hanging="420"/>
          </w:pPr>
        </w:pPrChange>
      </w:pPr>
      <w:del w:id="5488" w:author="Happy" w:date="2018-08-20T18:39:00Z">
        <w:r w:rsidDel="009E1FA8">
          <w:rPr>
            <w:rFonts w:hint="eastAsia"/>
          </w:rPr>
          <w:delText>退菜按钮：当没有过</w:delText>
        </w:r>
        <w:r w:rsidDel="009E1FA8">
          <w:rPr>
            <w:rFonts w:hint="eastAsia"/>
          </w:rPr>
          <w:delText>24</w:delText>
        </w:r>
        <w:r w:rsidDel="009E1FA8">
          <w:rPr>
            <w:rFonts w:hint="eastAsia"/>
          </w:rPr>
          <w:delText>小时，则有“退菜”按钮，如果过了</w:delText>
        </w:r>
        <w:r w:rsidDel="009E1FA8">
          <w:rPr>
            <w:rFonts w:hint="eastAsia"/>
          </w:rPr>
          <w:delText>24</w:delText>
        </w:r>
        <w:r w:rsidDel="009E1FA8">
          <w:rPr>
            <w:rFonts w:hint="eastAsia"/>
          </w:rPr>
          <w:delText>小时，则“退菜”按钮</w:delText>
        </w:r>
      </w:del>
      <w:ins w:id="5489" w:author="xiaohou" w:date="2016-08-24T17:45:00Z">
        <w:del w:id="5490" w:author="Happy" w:date="2018-08-20T18:39:00Z">
          <w:r w:rsidR="009445AB" w:rsidDel="009E1FA8">
            <w:rPr>
              <w:rFonts w:hint="eastAsia"/>
            </w:rPr>
            <w:delText>置灰</w:delText>
          </w:r>
        </w:del>
      </w:ins>
      <w:del w:id="5491" w:author="Happy" w:date="2018-08-20T18:39:00Z">
        <w:r w:rsidDel="009E1FA8">
          <w:rPr>
            <w:rFonts w:hint="eastAsia"/>
          </w:rPr>
          <w:delText>。</w:delText>
        </w:r>
      </w:del>
    </w:p>
    <w:p w14:paraId="58A7F549" w14:textId="77777777" w:rsidR="005C3A57" w:rsidDel="009E1FA8" w:rsidRDefault="00FD16DD">
      <w:pPr>
        <w:rPr>
          <w:del w:id="5492" w:author="Happy" w:date="2018-08-20T18:39:00Z"/>
          <w:rStyle w:val="af8"/>
          <w:i w:val="0"/>
          <w:color w:val="auto"/>
        </w:rPr>
        <w:pPrChange w:id="5493" w:author="Happy" w:date="2018-08-20T18:39:00Z">
          <w:pPr>
            <w:pStyle w:val="4"/>
            <w:spacing w:line="360" w:lineRule="auto"/>
          </w:pPr>
        </w:pPrChange>
      </w:pPr>
      <w:del w:id="5494" w:author="Happy" w:date="2018-08-20T18:39:00Z">
        <w:r w:rsidDel="009E1FA8">
          <w:rPr>
            <w:rStyle w:val="af8"/>
            <w:rFonts w:hint="eastAsia"/>
            <w:b/>
            <w:i w:val="0"/>
            <w:color w:val="auto"/>
          </w:rPr>
          <w:delText>出入口</w:delText>
        </w:r>
      </w:del>
    </w:p>
    <w:p w14:paraId="3E79C9B6" w14:textId="77777777" w:rsidR="005C3A57" w:rsidDel="009E1FA8" w:rsidRDefault="00FD16DD">
      <w:pPr>
        <w:rPr>
          <w:del w:id="5495" w:author="Happy" w:date="2018-08-20T18:39:00Z"/>
        </w:rPr>
        <w:pPrChange w:id="5496" w:author="Happy" w:date="2018-08-20T18:39:00Z">
          <w:pPr>
            <w:pStyle w:val="af3"/>
            <w:numPr>
              <w:numId w:val="9"/>
            </w:numPr>
            <w:spacing w:line="360" w:lineRule="auto"/>
            <w:ind w:left="420" w:firstLineChars="0" w:hanging="420"/>
          </w:pPr>
        </w:pPrChange>
      </w:pPr>
      <w:del w:id="5497" w:author="Happy" w:date="2018-08-20T18:39:00Z">
        <w:r w:rsidDel="009E1FA8">
          <w:delText>出口</w:delText>
        </w:r>
        <w:r w:rsidDel="009E1FA8">
          <w:rPr>
            <w:rFonts w:hint="eastAsia"/>
          </w:rPr>
          <w:delText>：</w:delText>
        </w:r>
      </w:del>
      <w:ins w:id="5498" w:author="xiaohou" w:date="2016-08-24T17:46:00Z">
        <w:del w:id="5499" w:author="Happy" w:date="2018-08-20T18:39:00Z">
          <w:r w:rsidR="001A53CF" w:rsidDel="009E1FA8">
            <w:rPr>
              <w:rFonts w:hint="eastAsia"/>
            </w:rPr>
            <w:delText>主页或者查单</w:delText>
          </w:r>
        </w:del>
      </w:ins>
    </w:p>
    <w:p w14:paraId="613C1CF0" w14:textId="77777777" w:rsidR="005C3A57" w:rsidDel="009E1FA8" w:rsidRDefault="00FD16DD">
      <w:pPr>
        <w:rPr>
          <w:del w:id="5500" w:author="Happy" w:date="2018-08-20T18:39:00Z"/>
        </w:rPr>
        <w:pPrChange w:id="5501" w:author="Happy" w:date="2018-08-20T18:39:00Z">
          <w:pPr>
            <w:pStyle w:val="af3"/>
            <w:numPr>
              <w:numId w:val="9"/>
            </w:numPr>
            <w:spacing w:line="360" w:lineRule="auto"/>
            <w:ind w:left="420" w:firstLineChars="0" w:hanging="420"/>
          </w:pPr>
        </w:pPrChange>
      </w:pPr>
      <w:del w:id="5502" w:author="Happy" w:date="2018-08-20T18:39:00Z">
        <w:r w:rsidDel="009E1FA8">
          <w:rPr>
            <w:rFonts w:hint="eastAsia"/>
          </w:rPr>
          <w:delText>入口：订单详情（</w:delText>
        </w:r>
      </w:del>
      <w:ins w:id="5503" w:author="xiaohou" w:date="2016-08-24T17:46:00Z">
        <w:del w:id="5504" w:author="Happy" w:date="2018-08-20T18:39:00Z">
          <w:r w:rsidR="001A53CF" w:rsidDel="009E1FA8">
            <w:rPr>
              <w:rFonts w:hint="eastAsia"/>
            </w:rPr>
            <w:delText>已买单</w:delText>
          </w:r>
        </w:del>
      </w:ins>
      <w:del w:id="5505" w:author="Happy" w:date="2018-08-20T18:39:00Z">
        <w:r w:rsidDel="009E1FA8">
          <w:rPr>
            <w:rFonts w:hint="eastAsia"/>
          </w:rPr>
          <w:delText>）</w:delText>
        </w:r>
      </w:del>
      <w:ins w:id="5506" w:author="xiaohou" w:date="2016-08-24T17:46:00Z">
        <w:del w:id="5507" w:author="Happy" w:date="2018-08-20T18:39:00Z">
          <w:r w:rsidR="001A53CF" w:rsidDel="009E1FA8">
            <w:rPr>
              <w:rFonts w:hint="eastAsia"/>
            </w:rPr>
            <w:delText>或者查单</w:delText>
          </w:r>
        </w:del>
      </w:ins>
    </w:p>
    <w:p w14:paraId="5A2F0A83" w14:textId="77777777" w:rsidR="005C3A57" w:rsidDel="009E1FA8" w:rsidRDefault="00FD16DD">
      <w:pPr>
        <w:rPr>
          <w:del w:id="5508" w:author="Happy" w:date="2018-08-20T18:39:00Z"/>
          <w:rStyle w:val="af8"/>
          <w:i w:val="0"/>
          <w:color w:val="auto"/>
        </w:rPr>
        <w:pPrChange w:id="5509" w:author="Happy" w:date="2018-08-20T18:39:00Z">
          <w:pPr>
            <w:pStyle w:val="4"/>
            <w:spacing w:line="360" w:lineRule="auto"/>
          </w:pPr>
        </w:pPrChange>
      </w:pPr>
      <w:del w:id="5510" w:author="Happy" w:date="2018-08-20T18:39:00Z">
        <w:r w:rsidDel="009E1FA8">
          <w:rPr>
            <w:rStyle w:val="af8"/>
            <w:b/>
            <w:i w:val="0"/>
            <w:color w:val="auto"/>
          </w:rPr>
          <w:delText>数据来源</w:delText>
        </w:r>
      </w:del>
    </w:p>
    <w:p w14:paraId="59B32FEF" w14:textId="77777777" w:rsidR="005C3A57" w:rsidDel="009E1FA8" w:rsidRDefault="00FD16DD">
      <w:pPr>
        <w:rPr>
          <w:del w:id="5511" w:author="Happy" w:date="2018-08-20T18:39:00Z"/>
        </w:rPr>
        <w:pPrChange w:id="5512" w:author="Happy" w:date="2018-08-20T18:39:00Z">
          <w:pPr>
            <w:spacing w:line="360" w:lineRule="auto"/>
          </w:pPr>
        </w:pPrChange>
      </w:pPr>
      <w:del w:id="5513" w:author="Happy" w:date="2018-08-20T18:39:00Z">
        <w:r w:rsidDel="009E1FA8">
          <w:rPr>
            <w:rFonts w:hint="eastAsia"/>
          </w:rPr>
          <w:delText>无</w:delText>
        </w:r>
      </w:del>
    </w:p>
    <w:p w14:paraId="4A42D6B0" w14:textId="77777777" w:rsidR="005C3A57" w:rsidDel="009E1FA8" w:rsidRDefault="00FD16DD">
      <w:pPr>
        <w:rPr>
          <w:del w:id="5514" w:author="Happy" w:date="2018-08-20T18:39:00Z"/>
          <w:rStyle w:val="af8"/>
          <w:i w:val="0"/>
          <w:color w:val="auto"/>
        </w:rPr>
        <w:pPrChange w:id="5515" w:author="Happy" w:date="2018-08-20T18:39:00Z">
          <w:pPr>
            <w:pStyle w:val="4"/>
            <w:spacing w:line="360" w:lineRule="auto"/>
          </w:pPr>
        </w:pPrChange>
      </w:pPr>
      <w:del w:id="5516" w:author="Happy" w:date="2018-08-20T18:39:00Z">
        <w:r w:rsidDel="009E1FA8">
          <w:rPr>
            <w:rStyle w:val="af8"/>
            <w:rFonts w:hint="eastAsia"/>
            <w:b/>
            <w:i w:val="0"/>
            <w:color w:val="auto"/>
          </w:rPr>
          <w:delText>输入项</w:delText>
        </w:r>
      </w:del>
    </w:p>
    <w:p w14:paraId="0133093D" w14:textId="77777777" w:rsidR="005C3A57" w:rsidDel="009E1FA8" w:rsidRDefault="00FD16DD">
      <w:pPr>
        <w:rPr>
          <w:del w:id="5517" w:author="Happy" w:date="2018-08-20T18:39:00Z"/>
        </w:rPr>
        <w:pPrChange w:id="5518" w:author="Happy" w:date="2018-08-20T18:39:00Z">
          <w:pPr>
            <w:spacing w:line="360" w:lineRule="auto"/>
          </w:pPr>
        </w:pPrChange>
      </w:pPr>
      <w:del w:id="5519" w:author="Happy" w:date="2018-08-20T18:39:00Z">
        <w:r w:rsidDel="009E1FA8">
          <w:rPr>
            <w:rFonts w:hint="eastAsia"/>
          </w:rPr>
          <w:delText>无</w:delText>
        </w:r>
      </w:del>
    </w:p>
    <w:p w14:paraId="1DF620D6" w14:textId="77777777" w:rsidR="005C3A57" w:rsidDel="009E1FA8" w:rsidRDefault="00FD16DD">
      <w:pPr>
        <w:rPr>
          <w:del w:id="5520" w:author="Happy" w:date="2018-08-20T18:39:00Z"/>
          <w:rStyle w:val="af8"/>
          <w:i w:val="0"/>
          <w:color w:val="auto"/>
        </w:rPr>
        <w:pPrChange w:id="5521" w:author="Happy" w:date="2018-08-20T18:39:00Z">
          <w:pPr>
            <w:pStyle w:val="4"/>
            <w:spacing w:line="360" w:lineRule="auto"/>
          </w:pPr>
        </w:pPrChange>
      </w:pPr>
      <w:del w:id="5522" w:author="Happy" w:date="2018-08-20T18:39:00Z">
        <w:r w:rsidDel="009E1FA8">
          <w:rPr>
            <w:rStyle w:val="af8"/>
            <w:rFonts w:hint="eastAsia"/>
            <w:b/>
            <w:i w:val="0"/>
            <w:color w:val="auto"/>
          </w:rPr>
          <w:delText>操作规则</w:delText>
        </w:r>
      </w:del>
    </w:p>
    <w:p w14:paraId="065663A6" w14:textId="77777777" w:rsidR="005C3A57" w:rsidDel="009E1FA8" w:rsidRDefault="003C51AB">
      <w:pPr>
        <w:rPr>
          <w:ins w:id="5523" w:author="xiaohou" w:date="2016-08-24T17:50:00Z"/>
          <w:del w:id="5524" w:author="Happy" w:date="2018-08-20T18:39:00Z"/>
        </w:rPr>
        <w:pPrChange w:id="5525" w:author="Happy" w:date="2018-08-20T18:39:00Z">
          <w:pPr>
            <w:pStyle w:val="af3"/>
            <w:numPr>
              <w:numId w:val="130"/>
            </w:numPr>
            <w:spacing w:line="360" w:lineRule="auto"/>
            <w:ind w:left="420" w:firstLineChars="0" w:hanging="420"/>
          </w:pPr>
        </w:pPrChange>
      </w:pPr>
      <w:ins w:id="5526" w:author="xiaohou" w:date="2016-08-24T17:50:00Z">
        <w:del w:id="5527" w:author="Happy" w:date="2018-08-20T18:39:00Z">
          <w:r w:rsidDel="009E1FA8">
            <w:rPr>
              <w:rFonts w:hint="eastAsia"/>
            </w:rPr>
            <w:delText>点击支付信息行，可以查看支付详情。</w:delText>
          </w:r>
        </w:del>
      </w:ins>
    </w:p>
    <w:p w14:paraId="3B39953C" w14:textId="77777777" w:rsidR="005C3A57" w:rsidDel="009E1FA8" w:rsidRDefault="003C51AB">
      <w:pPr>
        <w:rPr>
          <w:ins w:id="5528" w:author="xiaohou" w:date="2016-08-24T17:51:00Z"/>
          <w:del w:id="5529" w:author="Happy" w:date="2018-08-20T18:39:00Z"/>
        </w:rPr>
        <w:pPrChange w:id="5530" w:author="Happy" w:date="2018-08-20T18:39:00Z">
          <w:pPr>
            <w:pStyle w:val="af3"/>
            <w:numPr>
              <w:numId w:val="130"/>
            </w:numPr>
            <w:spacing w:line="360" w:lineRule="auto"/>
            <w:ind w:left="420" w:firstLineChars="0" w:hanging="420"/>
          </w:pPr>
        </w:pPrChange>
      </w:pPr>
      <w:ins w:id="5531" w:author="xiaohou" w:date="2016-08-24T17:50:00Z">
        <w:del w:id="5532" w:author="Happy" w:date="2018-08-20T18:39:00Z">
          <w:r w:rsidDel="009E1FA8">
            <w:rPr>
              <w:rFonts w:hint="eastAsia"/>
            </w:rPr>
            <w:delText>点击关联退款订单</w:delText>
          </w:r>
        </w:del>
      </w:ins>
      <w:ins w:id="5533" w:author="xiaohou" w:date="2016-08-24T17:51:00Z">
        <w:del w:id="5534" w:author="Happy" w:date="2018-08-20T18:39:00Z">
          <w:r w:rsidDel="009E1FA8">
            <w:rPr>
              <w:rFonts w:hint="eastAsia"/>
            </w:rPr>
            <w:delText>编号，可以查看退款订单详情</w:delText>
          </w:r>
        </w:del>
      </w:ins>
      <w:ins w:id="5535" w:author="xiaohou" w:date="2016-08-24T18:27:00Z">
        <w:del w:id="5536" w:author="Happy" w:date="2018-08-20T18:39:00Z">
          <w:r w:rsidR="00BF1430" w:rsidDel="009E1FA8">
            <w:rPr>
              <w:rFonts w:hint="eastAsia"/>
            </w:rPr>
            <w:delText>（见</w:delText>
          </w:r>
          <w:r w:rsidR="00BF1430" w:rsidDel="009E1FA8">
            <w:rPr>
              <w:rFonts w:hint="eastAsia"/>
            </w:rPr>
            <w:delText>4.4.7</w:delText>
          </w:r>
          <w:r w:rsidR="00BF1430" w:rsidDel="009E1FA8">
            <w:rPr>
              <w:rFonts w:hint="eastAsia"/>
            </w:rPr>
            <w:delText>）</w:delText>
          </w:r>
        </w:del>
      </w:ins>
      <w:ins w:id="5537" w:author="xiaohou" w:date="2016-08-24T17:51:00Z">
        <w:del w:id="5538" w:author="Happy" w:date="2018-08-20T18:39:00Z">
          <w:r w:rsidDel="009E1FA8">
            <w:rPr>
              <w:rFonts w:hint="eastAsia"/>
            </w:rPr>
            <w:delText>。</w:delText>
          </w:r>
        </w:del>
      </w:ins>
    </w:p>
    <w:p w14:paraId="2B1EEA4A" w14:textId="77777777" w:rsidR="005C3A57" w:rsidDel="009E1FA8" w:rsidRDefault="003C51AB">
      <w:pPr>
        <w:rPr>
          <w:del w:id="5539" w:author="Happy" w:date="2018-08-20T18:39:00Z"/>
        </w:rPr>
        <w:pPrChange w:id="5540" w:author="Happy" w:date="2018-08-20T18:39:00Z">
          <w:pPr>
            <w:pStyle w:val="af3"/>
            <w:numPr>
              <w:numId w:val="130"/>
            </w:numPr>
            <w:spacing w:line="360" w:lineRule="auto"/>
            <w:ind w:left="420" w:firstLineChars="0" w:hanging="420"/>
          </w:pPr>
        </w:pPrChange>
      </w:pPr>
      <w:ins w:id="5541" w:author="xiaohou" w:date="2016-08-24T17:51:00Z">
        <w:del w:id="5542" w:author="Happy" w:date="2018-08-20T18:39:00Z">
          <w:r w:rsidDel="009E1FA8">
            <w:rPr>
              <w:rFonts w:hint="eastAsia"/>
            </w:rPr>
            <w:delText>点击关联加菜订单编号，可以查看加菜订单详情</w:delText>
          </w:r>
        </w:del>
      </w:ins>
      <w:ins w:id="5543" w:author="xiaohou" w:date="2016-08-24T18:27:00Z">
        <w:del w:id="5544" w:author="Happy" w:date="2018-08-20T18:39:00Z">
          <w:r w:rsidR="00BF1430" w:rsidDel="009E1FA8">
            <w:rPr>
              <w:rFonts w:hint="eastAsia"/>
            </w:rPr>
            <w:delText>（见</w:delText>
          </w:r>
          <w:r w:rsidR="00BF1430" w:rsidDel="009E1FA8">
            <w:rPr>
              <w:rFonts w:hint="eastAsia"/>
            </w:rPr>
            <w:delText>4.4.8</w:delText>
          </w:r>
          <w:r w:rsidR="00BF1430" w:rsidDel="009E1FA8">
            <w:rPr>
              <w:rFonts w:hint="eastAsia"/>
            </w:rPr>
            <w:delText>）</w:delText>
          </w:r>
        </w:del>
      </w:ins>
      <w:ins w:id="5545" w:author="xiaohou" w:date="2016-08-24T17:51:00Z">
        <w:del w:id="5546" w:author="Happy" w:date="2018-08-20T18:39:00Z">
          <w:r w:rsidDel="009E1FA8">
            <w:rPr>
              <w:rFonts w:hint="eastAsia"/>
            </w:rPr>
            <w:delText>。</w:delText>
          </w:r>
        </w:del>
      </w:ins>
    </w:p>
    <w:p w14:paraId="5C0EDF9D" w14:textId="77777777" w:rsidR="005C3A57" w:rsidDel="009E1FA8" w:rsidRDefault="00FD16DD">
      <w:pPr>
        <w:rPr>
          <w:del w:id="5547" w:author="Happy" w:date="2018-08-20T18:39:00Z"/>
          <w:rStyle w:val="af8"/>
          <w:i w:val="0"/>
          <w:color w:val="auto"/>
        </w:rPr>
        <w:pPrChange w:id="5548" w:author="Happy" w:date="2018-08-20T18:39:00Z">
          <w:pPr>
            <w:pStyle w:val="4"/>
            <w:spacing w:line="360" w:lineRule="auto"/>
          </w:pPr>
        </w:pPrChange>
      </w:pPr>
      <w:del w:id="5549" w:author="Happy" w:date="2018-08-20T18:39:00Z">
        <w:r w:rsidDel="009E1FA8">
          <w:rPr>
            <w:rStyle w:val="af8"/>
            <w:rFonts w:hint="eastAsia"/>
            <w:b/>
            <w:i w:val="0"/>
            <w:color w:val="auto"/>
          </w:rPr>
          <w:delText>提示信息</w:delText>
        </w:r>
      </w:del>
    </w:p>
    <w:p w14:paraId="41A575DB" w14:textId="77777777" w:rsidR="005C3A57" w:rsidDel="009E1FA8" w:rsidRDefault="00494D81">
      <w:pPr>
        <w:rPr>
          <w:ins w:id="5550" w:author="xiaohou" w:date="2016-08-24T18:27:00Z"/>
          <w:del w:id="5551" w:author="Happy" w:date="2018-08-20T18:39:00Z"/>
        </w:rPr>
        <w:pPrChange w:id="5552" w:author="Happy" w:date="2018-08-20T18:39:00Z">
          <w:pPr>
            <w:spacing w:line="360" w:lineRule="auto"/>
          </w:pPr>
        </w:pPrChange>
      </w:pPr>
      <w:del w:id="5553" w:author="Happy" w:date="2018-08-20T18:39:00Z">
        <w:r w:rsidDel="009E1FA8">
          <w:delText>无</w:delText>
        </w:r>
      </w:del>
    </w:p>
    <w:p w14:paraId="03A73B03" w14:textId="77777777" w:rsidR="003B1953" w:rsidDel="009E1FA8" w:rsidRDefault="00BD1B1F">
      <w:pPr>
        <w:rPr>
          <w:ins w:id="5554" w:author="xiaohou" w:date="2016-08-24T18:31:00Z"/>
          <w:del w:id="5555" w:author="Happy" w:date="2018-08-20T18:39:00Z"/>
        </w:rPr>
        <w:pPrChange w:id="5556" w:author="Happy" w:date="2018-08-20T18:39:00Z">
          <w:pPr>
            <w:spacing w:line="360" w:lineRule="auto"/>
          </w:pPr>
        </w:pPrChange>
      </w:pPr>
      <w:ins w:id="5557" w:author="xiaohou" w:date="2016-08-24T18:31:00Z">
        <w:del w:id="5558" w:author="Happy" w:date="2018-08-20T18:39:00Z">
          <w:r w:rsidDel="009E1FA8">
            <w:rPr>
              <w:rFonts w:hint="eastAsia"/>
            </w:rPr>
            <w:delText>支付信息查看</w:delText>
          </w:r>
        </w:del>
      </w:ins>
    </w:p>
    <w:p w14:paraId="418F9D82" w14:textId="77777777" w:rsidR="005C3A57" w:rsidDel="009E1FA8" w:rsidRDefault="0087072B">
      <w:pPr>
        <w:rPr>
          <w:ins w:id="5559" w:author="xiaohou" w:date="2016-08-24T18:33:00Z"/>
          <w:del w:id="5560" w:author="Happy" w:date="2018-08-20T18:39:00Z"/>
        </w:rPr>
        <w:pPrChange w:id="5561" w:author="Happy" w:date="2018-08-20T18:39:00Z">
          <w:pPr>
            <w:spacing w:line="360" w:lineRule="auto"/>
          </w:pPr>
        </w:pPrChange>
      </w:pPr>
      <w:ins w:id="5562" w:author="xiaohou" w:date="2016-08-24T18:32:00Z">
        <w:del w:id="5563" w:author="Happy" w:date="2018-08-20T18:39:00Z">
          <w:r w:rsidDel="009E1FA8">
            <w:rPr>
              <w:noProof/>
              <w:rPrChange w:id="5564" w:author="Unknown">
                <w:rPr>
                  <w:i/>
                  <w:iCs/>
                  <w:noProof/>
                  <w:color w:val="808080" w:themeColor="text1" w:themeTint="7F"/>
                </w:rPr>
              </w:rPrChange>
            </w:rPr>
            <w:drawing>
              <wp:inline distT="0" distB="0" distL="0" distR="0" wp14:anchorId="3A668DDB" wp14:editId="0B5CD3EB">
                <wp:extent cx="5469255" cy="4511675"/>
                <wp:effectExtent l="19050" t="0" r="0" b="0"/>
                <wp:docPr id="11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5"/>
                        <a:srcRect/>
                        <a:stretch>
                          <a:fillRect/>
                        </a:stretch>
                      </pic:blipFill>
                      <pic:spPr bwMode="auto">
                        <a:xfrm>
                          <a:off x="0" y="0"/>
                          <a:ext cx="5469255" cy="4511675"/>
                        </a:xfrm>
                        <a:prstGeom prst="rect">
                          <a:avLst/>
                        </a:prstGeom>
                        <a:noFill/>
                        <a:ln w="9525">
                          <a:noFill/>
                          <a:miter lim="800000"/>
                          <a:headEnd/>
                          <a:tailEnd/>
                        </a:ln>
                      </pic:spPr>
                    </pic:pic>
                  </a:graphicData>
                </a:graphic>
              </wp:inline>
            </w:drawing>
          </w:r>
        </w:del>
      </w:ins>
    </w:p>
    <w:p w14:paraId="3D9A5FA4" w14:textId="77777777" w:rsidR="003B1953" w:rsidDel="009E1FA8" w:rsidRDefault="00BD1B1F">
      <w:pPr>
        <w:rPr>
          <w:ins w:id="5565" w:author="xiaohou" w:date="2016-08-24T18:33:00Z"/>
          <w:del w:id="5566" w:author="Happy" w:date="2018-08-20T18:39:00Z"/>
        </w:rPr>
        <w:pPrChange w:id="5567" w:author="Happy" w:date="2018-08-20T18:39:00Z">
          <w:pPr>
            <w:pStyle w:val="af3"/>
            <w:numPr>
              <w:numId w:val="131"/>
            </w:numPr>
            <w:ind w:left="420" w:firstLineChars="0" w:hanging="420"/>
          </w:pPr>
        </w:pPrChange>
      </w:pPr>
      <w:ins w:id="5568" w:author="xiaohou" w:date="2016-08-24T18:34:00Z">
        <w:del w:id="5569" w:author="Happy" w:date="2018-08-20T18:39:00Z">
          <w:r w:rsidDel="009E1FA8">
            <w:rPr>
              <w:rFonts w:hint="eastAsia"/>
            </w:rPr>
            <w:delText>显示内容</w:delText>
          </w:r>
        </w:del>
      </w:ins>
    </w:p>
    <w:p w14:paraId="6653E121" w14:textId="77777777" w:rsidR="00BD1B1F" w:rsidDel="009E1FA8" w:rsidRDefault="00BD1B1F">
      <w:pPr>
        <w:rPr>
          <w:ins w:id="5570" w:author="xiaohou" w:date="2016-08-24T18:33:00Z"/>
          <w:del w:id="5571" w:author="Happy" w:date="2018-08-20T18:39:00Z"/>
        </w:rPr>
        <w:pPrChange w:id="5572" w:author="Happy" w:date="2018-08-20T18:39:00Z">
          <w:pPr>
            <w:pStyle w:val="af3"/>
            <w:numPr>
              <w:numId w:val="132"/>
            </w:numPr>
            <w:spacing w:line="360" w:lineRule="auto"/>
            <w:ind w:left="840" w:firstLineChars="0" w:hanging="420"/>
          </w:pPr>
        </w:pPrChange>
      </w:pPr>
      <w:ins w:id="5573" w:author="xiaohou" w:date="2016-08-24T18:33:00Z">
        <w:del w:id="5574" w:author="Happy" w:date="2018-08-20T18:39:00Z">
          <w:r w:rsidDel="009E1FA8">
            <w:delText>应收金额</w:delText>
          </w:r>
        </w:del>
      </w:ins>
    </w:p>
    <w:p w14:paraId="3AF0A4ED" w14:textId="77777777" w:rsidR="00BD1B1F" w:rsidDel="009E1FA8" w:rsidRDefault="00BD1B1F">
      <w:pPr>
        <w:rPr>
          <w:ins w:id="5575" w:author="xiaohou" w:date="2016-08-24T18:33:00Z"/>
          <w:del w:id="5576" w:author="Happy" w:date="2018-08-20T18:39:00Z"/>
        </w:rPr>
        <w:pPrChange w:id="5577" w:author="Happy" w:date="2018-08-20T18:39:00Z">
          <w:pPr>
            <w:pStyle w:val="af3"/>
            <w:numPr>
              <w:numId w:val="132"/>
            </w:numPr>
            <w:spacing w:line="360" w:lineRule="auto"/>
            <w:ind w:left="840" w:firstLineChars="0" w:hanging="420"/>
          </w:pPr>
        </w:pPrChange>
      </w:pPr>
      <w:ins w:id="5578" w:author="xiaohou" w:date="2016-08-24T18:33:00Z">
        <w:del w:id="5579" w:author="Happy" w:date="2018-08-20T18:39:00Z">
          <w:r w:rsidDel="009E1FA8">
            <w:rPr>
              <w:rFonts w:hint="eastAsia"/>
            </w:rPr>
            <w:delText>优惠金额（展开显示优惠详情）</w:delText>
          </w:r>
        </w:del>
      </w:ins>
    </w:p>
    <w:p w14:paraId="3CF3EE31" w14:textId="77777777" w:rsidR="00727D10" w:rsidDel="009E1FA8" w:rsidRDefault="00BD1B1F">
      <w:pPr>
        <w:rPr>
          <w:ins w:id="5580" w:author="xiaohou" w:date="2016-08-24T18:33:00Z"/>
          <w:del w:id="5581" w:author="Happy" w:date="2018-08-20T18:39:00Z"/>
        </w:rPr>
        <w:pPrChange w:id="5582" w:author="Happy" w:date="2018-08-20T18:39:00Z">
          <w:pPr>
            <w:pStyle w:val="af3"/>
            <w:numPr>
              <w:numId w:val="132"/>
            </w:numPr>
            <w:spacing w:line="360" w:lineRule="auto"/>
            <w:ind w:left="840" w:firstLineChars="0" w:hanging="420"/>
          </w:pPr>
        </w:pPrChange>
      </w:pPr>
      <w:ins w:id="5583" w:author="xiaohou" w:date="2016-08-24T18:33:00Z">
        <w:del w:id="5584" w:author="Happy" w:date="2018-08-20T18:39:00Z">
          <w:r w:rsidDel="009E1FA8">
            <w:rPr>
              <w:rFonts w:hint="eastAsia"/>
            </w:rPr>
            <w:delText>实收金额（包含支付明细）</w:delText>
          </w:r>
        </w:del>
      </w:ins>
    </w:p>
    <w:p w14:paraId="75059C53" w14:textId="77777777" w:rsidR="00727D10" w:rsidDel="009E1FA8" w:rsidRDefault="00BD1B1F">
      <w:pPr>
        <w:rPr>
          <w:ins w:id="5585" w:author="xiaohou" w:date="2016-08-24T18:37:00Z"/>
          <w:del w:id="5586" w:author="Happy" w:date="2018-08-20T18:39:00Z"/>
        </w:rPr>
        <w:pPrChange w:id="5587" w:author="Happy" w:date="2018-08-20T18:39:00Z">
          <w:pPr>
            <w:pStyle w:val="af3"/>
            <w:numPr>
              <w:numId w:val="132"/>
            </w:numPr>
            <w:spacing w:line="360" w:lineRule="auto"/>
            <w:ind w:left="840" w:firstLineChars="0" w:hanging="420"/>
          </w:pPr>
        </w:pPrChange>
      </w:pPr>
      <w:ins w:id="5588" w:author="xiaohou" w:date="2016-08-24T18:33:00Z">
        <w:del w:id="5589" w:author="Happy" w:date="2018-08-20T18:39:00Z">
          <w:r w:rsidDel="009E1FA8">
            <w:rPr>
              <w:rFonts w:hint="eastAsia"/>
            </w:rPr>
            <w:delText>退款金额</w:delText>
          </w:r>
        </w:del>
      </w:ins>
    </w:p>
    <w:p w14:paraId="734B03C6" w14:textId="77777777" w:rsidR="003B1953" w:rsidDel="009E1FA8" w:rsidRDefault="00DC4BD0">
      <w:pPr>
        <w:rPr>
          <w:ins w:id="5590" w:author="xiaohou" w:date="2016-08-24T18:37:00Z"/>
          <w:del w:id="5591" w:author="Happy" w:date="2018-08-20T18:39:00Z"/>
        </w:rPr>
        <w:pPrChange w:id="5592" w:author="Happy" w:date="2018-08-20T18:39:00Z">
          <w:pPr>
            <w:pStyle w:val="4"/>
          </w:pPr>
        </w:pPrChange>
      </w:pPr>
      <w:ins w:id="5593" w:author="xiaohou" w:date="2016-08-24T18:37:00Z">
        <w:del w:id="5594" w:author="Happy" w:date="2018-08-20T18:39:00Z">
          <w:r w:rsidDel="009E1FA8">
            <w:rPr>
              <w:rFonts w:hint="eastAsia"/>
            </w:rPr>
            <w:delText>退款信息查看</w:delText>
          </w:r>
        </w:del>
      </w:ins>
    </w:p>
    <w:p w14:paraId="1FDCCB3A" w14:textId="77777777" w:rsidR="00DC4BD0" w:rsidDel="009E1FA8" w:rsidRDefault="0087072B">
      <w:pPr>
        <w:rPr>
          <w:ins w:id="5595" w:author="xiaohou" w:date="2016-08-24T18:39:00Z"/>
          <w:del w:id="5596" w:author="Happy" w:date="2018-08-20T18:39:00Z"/>
        </w:rPr>
        <w:pPrChange w:id="5597" w:author="Happy" w:date="2018-08-20T18:39:00Z">
          <w:pPr>
            <w:spacing w:line="360" w:lineRule="auto"/>
          </w:pPr>
        </w:pPrChange>
      </w:pPr>
      <w:ins w:id="5598" w:author="xiaohou" w:date="2016-08-24T18:37:00Z">
        <w:del w:id="5599" w:author="Happy" w:date="2018-08-20T18:39:00Z">
          <w:r w:rsidDel="009E1FA8">
            <w:rPr>
              <w:noProof/>
              <w:rPrChange w:id="5600" w:author="Unknown">
                <w:rPr>
                  <w:i/>
                  <w:iCs/>
                  <w:noProof/>
                  <w:color w:val="808080" w:themeColor="text1" w:themeTint="7F"/>
                </w:rPr>
              </w:rPrChange>
            </w:rPr>
            <w:drawing>
              <wp:inline distT="0" distB="0" distL="0" distR="0" wp14:anchorId="033A8B2F" wp14:editId="77FA2F03">
                <wp:extent cx="5477510" cy="4494530"/>
                <wp:effectExtent l="19050" t="0" r="8890" b="0"/>
                <wp:docPr id="112"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6"/>
                        <a:srcRect/>
                        <a:stretch>
                          <a:fillRect/>
                        </a:stretch>
                      </pic:blipFill>
                      <pic:spPr bwMode="auto">
                        <a:xfrm>
                          <a:off x="0" y="0"/>
                          <a:ext cx="5477510" cy="4494530"/>
                        </a:xfrm>
                        <a:prstGeom prst="rect">
                          <a:avLst/>
                        </a:prstGeom>
                        <a:noFill/>
                        <a:ln w="9525">
                          <a:noFill/>
                          <a:miter lim="800000"/>
                          <a:headEnd/>
                          <a:tailEnd/>
                        </a:ln>
                      </pic:spPr>
                    </pic:pic>
                  </a:graphicData>
                </a:graphic>
              </wp:inline>
            </w:drawing>
          </w:r>
        </w:del>
      </w:ins>
    </w:p>
    <w:p w14:paraId="746D3321" w14:textId="77777777" w:rsidR="00DC4BD0" w:rsidDel="009E1FA8" w:rsidRDefault="00DC4BD0">
      <w:pPr>
        <w:rPr>
          <w:ins w:id="5601" w:author="xiaohou" w:date="2016-08-24T18:37:00Z"/>
          <w:del w:id="5602" w:author="Happy" w:date="2018-08-20T18:39:00Z"/>
        </w:rPr>
        <w:pPrChange w:id="5603" w:author="Happy" w:date="2018-08-20T18:39:00Z">
          <w:pPr>
            <w:pStyle w:val="af3"/>
            <w:numPr>
              <w:numId w:val="131"/>
            </w:numPr>
            <w:spacing w:line="360" w:lineRule="auto"/>
            <w:ind w:left="420" w:firstLineChars="0" w:hanging="420"/>
          </w:pPr>
        </w:pPrChange>
      </w:pPr>
      <w:ins w:id="5604" w:author="xiaohou" w:date="2016-08-24T18:39:00Z">
        <w:del w:id="5605" w:author="Happy" w:date="2018-08-20T18:39:00Z">
          <w:r w:rsidDel="009E1FA8">
            <w:delText>显示内容</w:delText>
          </w:r>
        </w:del>
      </w:ins>
    </w:p>
    <w:p w14:paraId="1C4F68A2" w14:textId="77777777" w:rsidR="00727D10" w:rsidDel="009E1FA8" w:rsidRDefault="00DC4BD0">
      <w:pPr>
        <w:rPr>
          <w:ins w:id="5606" w:author="xiaohou" w:date="2016-08-24T18:37:00Z"/>
          <w:del w:id="5607" w:author="Happy" w:date="2018-08-20T18:39:00Z"/>
        </w:rPr>
        <w:pPrChange w:id="5608" w:author="Happy" w:date="2018-08-20T18:39:00Z">
          <w:pPr>
            <w:pStyle w:val="af3"/>
            <w:numPr>
              <w:numId w:val="133"/>
            </w:numPr>
            <w:spacing w:line="360" w:lineRule="auto"/>
            <w:ind w:left="840" w:firstLineChars="0" w:hanging="420"/>
          </w:pPr>
        </w:pPrChange>
      </w:pPr>
      <w:ins w:id="5609" w:author="xiaohou" w:date="2016-08-24T18:37:00Z">
        <w:del w:id="5610" w:author="Happy" w:date="2018-08-20T18:39:00Z">
          <w:r w:rsidDel="009E1FA8">
            <w:delText>操作人</w:delText>
          </w:r>
        </w:del>
      </w:ins>
    </w:p>
    <w:p w14:paraId="2D6DDB34" w14:textId="77777777" w:rsidR="00727D10" w:rsidDel="009E1FA8" w:rsidRDefault="00DC4BD0">
      <w:pPr>
        <w:rPr>
          <w:ins w:id="5611" w:author="xiaohou" w:date="2016-08-24T18:37:00Z"/>
          <w:del w:id="5612" w:author="Happy" w:date="2018-08-20T18:39:00Z"/>
        </w:rPr>
        <w:pPrChange w:id="5613" w:author="Happy" w:date="2018-08-20T18:39:00Z">
          <w:pPr>
            <w:pStyle w:val="af3"/>
            <w:numPr>
              <w:numId w:val="133"/>
            </w:numPr>
            <w:spacing w:line="360" w:lineRule="auto"/>
            <w:ind w:left="840" w:firstLineChars="0" w:hanging="420"/>
          </w:pPr>
        </w:pPrChange>
      </w:pPr>
      <w:ins w:id="5614" w:author="xiaohou" w:date="2016-08-24T18:37:00Z">
        <w:del w:id="5615" w:author="Happy" w:date="2018-08-20T18:39:00Z">
          <w:r w:rsidDel="009E1FA8">
            <w:rPr>
              <w:rFonts w:hint="eastAsia"/>
            </w:rPr>
            <w:delText>退菜时间</w:delText>
          </w:r>
        </w:del>
      </w:ins>
    </w:p>
    <w:p w14:paraId="6A7F3740" w14:textId="77777777" w:rsidR="00727D10" w:rsidDel="009E1FA8" w:rsidRDefault="00DC4BD0">
      <w:pPr>
        <w:rPr>
          <w:ins w:id="5616" w:author="xiaohou" w:date="2016-08-24T18:37:00Z"/>
          <w:del w:id="5617" w:author="Happy" w:date="2018-08-20T18:39:00Z"/>
        </w:rPr>
        <w:pPrChange w:id="5618" w:author="Happy" w:date="2018-08-20T18:39:00Z">
          <w:pPr>
            <w:pStyle w:val="af3"/>
            <w:numPr>
              <w:numId w:val="133"/>
            </w:numPr>
            <w:spacing w:line="360" w:lineRule="auto"/>
            <w:ind w:left="840" w:firstLineChars="0" w:hanging="420"/>
          </w:pPr>
        </w:pPrChange>
      </w:pPr>
      <w:ins w:id="5619" w:author="xiaohou" w:date="2016-08-24T18:37:00Z">
        <w:del w:id="5620" w:author="Happy" w:date="2018-08-20T18:39:00Z">
          <w:r w:rsidDel="009E1FA8">
            <w:rPr>
              <w:rFonts w:hint="eastAsia"/>
            </w:rPr>
            <w:delText>退菜原因</w:delText>
          </w:r>
        </w:del>
      </w:ins>
    </w:p>
    <w:p w14:paraId="2D777887" w14:textId="77777777" w:rsidR="00727D10" w:rsidDel="009E1FA8" w:rsidRDefault="00DC4BD0">
      <w:pPr>
        <w:rPr>
          <w:ins w:id="5621" w:author="xiaohou" w:date="2016-08-24T18:37:00Z"/>
          <w:del w:id="5622" w:author="Happy" w:date="2018-08-20T18:39:00Z"/>
        </w:rPr>
        <w:pPrChange w:id="5623" w:author="Happy" w:date="2018-08-20T18:39:00Z">
          <w:pPr>
            <w:pStyle w:val="af3"/>
            <w:numPr>
              <w:numId w:val="133"/>
            </w:numPr>
            <w:spacing w:line="360" w:lineRule="auto"/>
            <w:ind w:left="840" w:firstLineChars="0" w:hanging="420"/>
          </w:pPr>
        </w:pPrChange>
      </w:pPr>
      <w:ins w:id="5624" w:author="xiaohou" w:date="2016-08-24T18:37:00Z">
        <w:del w:id="5625" w:author="Happy" w:date="2018-08-20T18:39:00Z">
          <w:r w:rsidDel="009E1FA8">
            <w:rPr>
              <w:rFonts w:hint="eastAsia"/>
            </w:rPr>
            <w:delText>退菜金额</w:delText>
          </w:r>
        </w:del>
      </w:ins>
    </w:p>
    <w:p w14:paraId="5B57AA8F" w14:textId="77777777" w:rsidR="00727D10" w:rsidDel="009E1FA8" w:rsidRDefault="00DC4BD0">
      <w:pPr>
        <w:rPr>
          <w:ins w:id="5626" w:author="xiaohou" w:date="2016-08-24T18:37:00Z"/>
          <w:del w:id="5627" w:author="Happy" w:date="2018-08-20T18:39:00Z"/>
        </w:rPr>
        <w:pPrChange w:id="5628" w:author="Happy" w:date="2018-08-20T18:39:00Z">
          <w:pPr>
            <w:pStyle w:val="af3"/>
            <w:numPr>
              <w:numId w:val="133"/>
            </w:numPr>
            <w:spacing w:line="360" w:lineRule="auto"/>
            <w:ind w:left="840" w:firstLineChars="0" w:hanging="420"/>
          </w:pPr>
        </w:pPrChange>
      </w:pPr>
      <w:ins w:id="5629" w:author="xiaohou" w:date="2016-08-24T18:37:00Z">
        <w:del w:id="5630" w:author="Happy" w:date="2018-08-20T18:39:00Z">
          <w:r w:rsidDel="009E1FA8">
            <w:rPr>
              <w:rFonts w:hint="eastAsia"/>
            </w:rPr>
            <w:delText>退菜进度（包含退款中、退款成功）</w:delText>
          </w:r>
        </w:del>
      </w:ins>
    </w:p>
    <w:p w14:paraId="4D370FC8" w14:textId="77777777" w:rsidR="00727D10" w:rsidDel="009E1FA8" w:rsidRDefault="00DC4BD0">
      <w:pPr>
        <w:rPr>
          <w:del w:id="5631" w:author="Happy" w:date="2018-08-20T18:39:00Z"/>
        </w:rPr>
        <w:pPrChange w:id="5632" w:author="Happy" w:date="2018-08-20T18:39:00Z">
          <w:pPr>
            <w:pStyle w:val="af3"/>
            <w:numPr>
              <w:numId w:val="133"/>
            </w:numPr>
            <w:spacing w:line="360" w:lineRule="auto"/>
            <w:ind w:left="840" w:firstLineChars="0" w:hanging="420"/>
          </w:pPr>
        </w:pPrChange>
      </w:pPr>
      <w:ins w:id="5633" w:author="xiaohou" w:date="2016-08-24T18:37:00Z">
        <w:del w:id="5634" w:author="Happy" w:date="2018-08-20T18:39:00Z">
          <w:r w:rsidDel="009E1FA8">
            <w:rPr>
              <w:rFonts w:hint="eastAsia"/>
            </w:rPr>
            <w:delText>退菜菜品名称、菜品编号、数量、金额。</w:delText>
          </w:r>
        </w:del>
      </w:ins>
    </w:p>
    <w:p w14:paraId="546551B5" w14:textId="77777777" w:rsidR="00727D10" w:rsidDel="009E1FA8" w:rsidRDefault="00494D81">
      <w:pPr>
        <w:rPr>
          <w:del w:id="5635" w:author="Happy" w:date="2018-08-20T18:39:00Z"/>
        </w:rPr>
        <w:pPrChange w:id="5636" w:author="Happy" w:date="2018-08-20T18:39:00Z">
          <w:pPr>
            <w:pStyle w:val="3"/>
            <w:spacing w:line="360" w:lineRule="auto"/>
          </w:pPr>
        </w:pPrChange>
      </w:pPr>
      <w:del w:id="5637" w:author="Happy" w:date="2018-08-20T18:39:00Z">
        <w:r w:rsidDel="009E1FA8">
          <w:rPr>
            <w:rFonts w:hint="eastAsia"/>
          </w:rPr>
          <w:delText>订单详情（已取消）</w:delText>
        </w:r>
      </w:del>
    </w:p>
    <w:p w14:paraId="4DFC75BA" w14:textId="77777777" w:rsidR="00727D10" w:rsidDel="009E1FA8" w:rsidRDefault="00494D81">
      <w:pPr>
        <w:rPr>
          <w:del w:id="5638" w:author="Happy" w:date="2018-08-20T18:39:00Z"/>
        </w:rPr>
        <w:pPrChange w:id="5639" w:author="Happy" w:date="2018-08-20T18:39:00Z">
          <w:pPr>
            <w:spacing w:line="360" w:lineRule="auto"/>
          </w:pPr>
        </w:pPrChange>
      </w:pPr>
      <w:del w:id="5640" w:author="Happy" w:date="2018-08-20T18:39:00Z">
        <w:r w:rsidDel="009E1FA8">
          <w:rPr>
            <w:noProof/>
          </w:rPr>
          <w:drawing>
            <wp:inline distT="0" distB="0" distL="0" distR="0" wp14:anchorId="53EA74FC" wp14:editId="6496D1DE">
              <wp:extent cx="5503545" cy="4442460"/>
              <wp:effectExtent l="19050" t="0" r="1905" b="0"/>
              <wp:docPr id="107"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7"/>
                      <a:srcRect/>
                      <a:stretch>
                        <a:fillRect/>
                      </a:stretch>
                    </pic:blipFill>
                    <pic:spPr bwMode="auto">
                      <a:xfrm>
                        <a:off x="0" y="0"/>
                        <a:ext cx="5503545" cy="4442460"/>
                      </a:xfrm>
                      <a:prstGeom prst="rect">
                        <a:avLst/>
                      </a:prstGeom>
                      <a:noFill/>
                      <a:ln w="9525">
                        <a:noFill/>
                        <a:miter lim="800000"/>
                        <a:headEnd/>
                        <a:tailEnd/>
                      </a:ln>
                    </pic:spPr>
                  </pic:pic>
                </a:graphicData>
              </a:graphic>
            </wp:inline>
          </w:drawing>
        </w:r>
      </w:del>
    </w:p>
    <w:p w14:paraId="693D4CC4" w14:textId="77777777" w:rsidR="00727D10" w:rsidDel="009E1FA8" w:rsidRDefault="00494D81">
      <w:pPr>
        <w:rPr>
          <w:del w:id="5641" w:author="Happy" w:date="2018-08-20T18:39:00Z"/>
          <w:rStyle w:val="af8"/>
          <w:i w:val="0"/>
          <w:color w:val="auto"/>
        </w:rPr>
        <w:pPrChange w:id="5642" w:author="Happy" w:date="2018-08-20T18:39:00Z">
          <w:pPr>
            <w:pStyle w:val="4"/>
            <w:spacing w:line="360" w:lineRule="auto"/>
          </w:pPr>
        </w:pPrChange>
      </w:pPr>
      <w:del w:id="5643" w:author="Happy" w:date="2018-08-20T18:39:00Z">
        <w:r w:rsidRPr="009F2834" w:rsidDel="009E1FA8">
          <w:rPr>
            <w:rStyle w:val="af8"/>
            <w:rFonts w:hint="eastAsia"/>
            <w:b/>
            <w:i w:val="0"/>
            <w:color w:val="auto"/>
          </w:rPr>
          <w:delText>显示内容</w:delText>
        </w:r>
      </w:del>
    </w:p>
    <w:p w14:paraId="6FB6E021" w14:textId="77777777" w:rsidR="00727D10" w:rsidDel="009E1FA8" w:rsidRDefault="00494D81">
      <w:pPr>
        <w:rPr>
          <w:del w:id="5644" w:author="Happy" w:date="2018-08-20T18:39:00Z"/>
        </w:rPr>
        <w:pPrChange w:id="5645" w:author="Happy" w:date="2018-08-20T18:39:00Z">
          <w:pPr>
            <w:pStyle w:val="af3"/>
            <w:numPr>
              <w:numId w:val="8"/>
            </w:numPr>
            <w:spacing w:line="360" w:lineRule="auto"/>
            <w:ind w:left="420" w:firstLineChars="0" w:hanging="420"/>
          </w:pPr>
        </w:pPrChange>
      </w:pPr>
      <w:del w:id="5646" w:author="Happy" w:date="2018-08-20T18:39:00Z">
        <w:r w:rsidDel="009E1FA8">
          <w:rPr>
            <w:rFonts w:hint="eastAsia"/>
          </w:rPr>
          <w:delText>基本信息</w:delText>
        </w:r>
      </w:del>
    </w:p>
    <w:p w14:paraId="55C14587" w14:textId="77777777" w:rsidR="00727D10" w:rsidDel="009E1FA8" w:rsidRDefault="00494D81">
      <w:pPr>
        <w:rPr>
          <w:del w:id="5647" w:author="Happy" w:date="2018-08-20T18:39:00Z"/>
        </w:rPr>
        <w:pPrChange w:id="5648" w:author="Happy" w:date="2018-08-20T18:39:00Z">
          <w:pPr>
            <w:pStyle w:val="af3"/>
            <w:numPr>
              <w:numId w:val="112"/>
            </w:numPr>
            <w:spacing w:line="360" w:lineRule="auto"/>
            <w:ind w:left="840" w:firstLineChars="0" w:hanging="420"/>
          </w:pPr>
        </w:pPrChange>
      </w:pPr>
      <w:del w:id="5649" w:author="Happy" w:date="2018-08-20T18:39:00Z">
        <w:r w:rsidDel="009E1FA8">
          <w:rPr>
            <w:rFonts w:hint="eastAsia"/>
          </w:rPr>
          <w:delText>历史桌台：只读</w:delText>
        </w:r>
      </w:del>
    </w:p>
    <w:p w14:paraId="7295297A" w14:textId="77777777" w:rsidR="00727D10" w:rsidDel="009E1FA8" w:rsidRDefault="00494D81">
      <w:pPr>
        <w:rPr>
          <w:del w:id="5650" w:author="Happy" w:date="2018-08-20T18:39:00Z"/>
        </w:rPr>
        <w:pPrChange w:id="5651" w:author="Happy" w:date="2018-08-20T18:39:00Z">
          <w:pPr>
            <w:pStyle w:val="af3"/>
            <w:numPr>
              <w:numId w:val="112"/>
            </w:numPr>
            <w:spacing w:line="360" w:lineRule="auto"/>
            <w:ind w:left="840" w:firstLineChars="0" w:hanging="420"/>
          </w:pPr>
        </w:pPrChange>
      </w:pPr>
      <w:del w:id="5652" w:author="Happy" w:date="2018-08-20T18:39:00Z">
        <w:r w:rsidDel="009E1FA8">
          <w:rPr>
            <w:rFonts w:hint="eastAsia"/>
          </w:rPr>
          <w:delText>市别：只读</w:delText>
        </w:r>
      </w:del>
    </w:p>
    <w:p w14:paraId="5F651A90" w14:textId="77777777" w:rsidR="005C3A57" w:rsidDel="009E1FA8" w:rsidRDefault="00494D81">
      <w:pPr>
        <w:rPr>
          <w:del w:id="5653" w:author="Happy" w:date="2018-08-20T18:39:00Z"/>
        </w:rPr>
        <w:pPrChange w:id="5654" w:author="Happy" w:date="2018-08-20T18:39:00Z">
          <w:pPr>
            <w:pStyle w:val="af3"/>
            <w:numPr>
              <w:numId w:val="112"/>
            </w:numPr>
            <w:spacing w:line="360" w:lineRule="auto"/>
            <w:ind w:left="840" w:firstLineChars="0" w:hanging="420"/>
          </w:pPr>
        </w:pPrChange>
      </w:pPr>
      <w:del w:id="5655" w:author="Happy" w:date="2018-08-20T18:39:00Z">
        <w:r w:rsidDel="009E1FA8">
          <w:rPr>
            <w:rFonts w:hint="eastAsia"/>
          </w:rPr>
          <w:delText>订单来源：只读</w:delText>
        </w:r>
      </w:del>
    </w:p>
    <w:p w14:paraId="44B90039" w14:textId="77777777" w:rsidR="005C3A57" w:rsidDel="009E1FA8" w:rsidRDefault="00494D81">
      <w:pPr>
        <w:rPr>
          <w:del w:id="5656" w:author="Happy" w:date="2018-08-20T18:39:00Z"/>
        </w:rPr>
        <w:pPrChange w:id="5657" w:author="Happy" w:date="2018-08-20T18:39:00Z">
          <w:pPr>
            <w:pStyle w:val="af3"/>
            <w:numPr>
              <w:numId w:val="112"/>
            </w:numPr>
            <w:spacing w:line="360" w:lineRule="auto"/>
            <w:ind w:left="840" w:firstLineChars="0" w:hanging="420"/>
          </w:pPr>
        </w:pPrChange>
      </w:pPr>
      <w:del w:id="5658" w:author="Happy" w:date="2018-08-20T18:39:00Z">
        <w:r w:rsidDel="009E1FA8">
          <w:rPr>
            <w:rFonts w:hint="eastAsia"/>
          </w:rPr>
          <w:delText>订单编号：只读</w:delText>
        </w:r>
      </w:del>
    </w:p>
    <w:p w14:paraId="084A527E" w14:textId="77777777" w:rsidR="005C3A57" w:rsidDel="009E1FA8" w:rsidRDefault="00494D81">
      <w:pPr>
        <w:rPr>
          <w:del w:id="5659" w:author="Happy" w:date="2018-08-20T18:39:00Z"/>
        </w:rPr>
        <w:pPrChange w:id="5660" w:author="Happy" w:date="2018-08-20T18:39:00Z">
          <w:pPr>
            <w:pStyle w:val="af3"/>
            <w:numPr>
              <w:numId w:val="112"/>
            </w:numPr>
            <w:spacing w:line="360" w:lineRule="auto"/>
            <w:ind w:left="840" w:firstLineChars="0" w:hanging="420"/>
          </w:pPr>
        </w:pPrChange>
      </w:pPr>
      <w:del w:id="5661" w:author="Happy" w:date="2018-08-20T18:39:00Z">
        <w:r w:rsidDel="009E1FA8">
          <w:rPr>
            <w:rFonts w:hint="eastAsia"/>
          </w:rPr>
          <w:delText>开桌信息：只读</w:delText>
        </w:r>
      </w:del>
    </w:p>
    <w:p w14:paraId="264B5FB3" w14:textId="77777777" w:rsidR="005C3A57" w:rsidDel="009E1FA8" w:rsidRDefault="00494D81">
      <w:pPr>
        <w:rPr>
          <w:del w:id="5662" w:author="Happy" w:date="2018-08-20T18:39:00Z"/>
        </w:rPr>
        <w:pPrChange w:id="5663" w:author="Happy" w:date="2018-08-20T18:39:00Z">
          <w:pPr>
            <w:pStyle w:val="af3"/>
            <w:numPr>
              <w:numId w:val="112"/>
            </w:numPr>
            <w:spacing w:line="360" w:lineRule="auto"/>
            <w:ind w:left="840" w:firstLineChars="0" w:hanging="420"/>
          </w:pPr>
        </w:pPrChange>
      </w:pPr>
      <w:del w:id="5664" w:author="Happy" w:date="2018-08-20T18:39:00Z">
        <w:r w:rsidDel="009E1FA8">
          <w:rPr>
            <w:rFonts w:hint="eastAsia"/>
          </w:rPr>
          <w:delText>下单信息：只读</w:delText>
        </w:r>
      </w:del>
    </w:p>
    <w:p w14:paraId="34A32B26" w14:textId="77777777" w:rsidR="005C3A57" w:rsidDel="009E1FA8" w:rsidRDefault="00494D81">
      <w:pPr>
        <w:rPr>
          <w:del w:id="5665" w:author="Happy" w:date="2018-08-20T18:39:00Z"/>
        </w:rPr>
        <w:pPrChange w:id="5666" w:author="Happy" w:date="2018-08-20T18:39:00Z">
          <w:pPr>
            <w:pStyle w:val="af3"/>
            <w:numPr>
              <w:numId w:val="112"/>
            </w:numPr>
            <w:spacing w:line="360" w:lineRule="auto"/>
            <w:ind w:left="840" w:firstLineChars="0" w:hanging="420"/>
          </w:pPr>
        </w:pPrChange>
      </w:pPr>
      <w:del w:id="5667" w:author="Happy" w:date="2018-08-20T18:39:00Z">
        <w:r w:rsidDel="009E1FA8">
          <w:rPr>
            <w:rFonts w:hint="eastAsia"/>
          </w:rPr>
          <w:delText>就餐人信息：只读</w:delText>
        </w:r>
      </w:del>
    </w:p>
    <w:p w14:paraId="72BB1177" w14:textId="77777777" w:rsidR="005C3A57" w:rsidDel="009E1FA8" w:rsidRDefault="00494D81">
      <w:pPr>
        <w:rPr>
          <w:del w:id="5668" w:author="Happy" w:date="2018-08-20T18:39:00Z"/>
        </w:rPr>
        <w:pPrChange w:id="5669" w:author="Happy" w:date="2018-08-20T18:39:00Z">
          <w:pPr>
            <w:pStyle w:val="af3"/>
            <w:numPr>
              <w:numId w:val="112"/>
            </w:numPr>
            <w:spacing w:line="360" w:lineRule="auto"/>
            <w:ind w:left="840" w:firstLineChars="0" w:hanging="420"/>
          </w:pPr>
        </w:pPrChange>
      </w:pPr>
      <w:del w:id="5670" w:author="Happy" w:date="2018-08-20T18:39:00Z">
        <w:r w:rsidDel="009E1FA8">
          <w:rPr>
            <w:rFonts w:hint="eastAsia"/>
          </w:rPr>
          <w:delText>就餐人数：只读</w:delText>
        </w:r>
      </w:del>
    </w:p>
    <w:p w14:paraId="0D99F912" w14:textId="77777777" w:rsidR="005C3A57" w:rsidDel="009E1FA8" w:rsidRDefault="00494D81">
      <w:pPr>
        <w:rPr>
          <w:del w:id="5671" w:author="Happy" w:date="2018-08-20T18:39:00Z"/>
        </w:rPr>
        <w:pPrChange w:id="5672" w:author="Happy" w:date="2018-08-20T18:39:00Z">
          <w:pPr>
            <w:pStyle w:val="af3"/>
            <w:numPr>
              <w:numId w:val="112"/>
            </w:numPr>
            <w:spacing w:line="360" w:lineRule="auto"/>
            <w:ind w:left="840" w:firstLineChars="0" w:hanging="420"/>
          </w:pPr>
        </w:pPrChange>
      </w:pPr>
      <w:del w:id="5673" w:author="Happy" w:date="2018-08-20T18:39:00Z">
        <w:r w:rsidDel="009E1FA8">
          <w:rPr>
            <w:rFonts w:hint="eastAsia"/>
          </w:rPr>
          <w:delText>备注：只读</w:delText>
        </w:r>
      </w:del>
    </w:p>
    <w:p w14:paraId="66F4DE4F" w14:textId="77777777" w:rsidR="005C3A57" w:rsidDel="009E1FA8" w:rsidRDefault="00494D81">
      <w:pPr>
        <w:rPr>
          <w:del w:id="5674" w:author="Happy" w:date="2018-08-20T18:39:00Z"/>
        </w:rPr>
        <w:pPrChange w:id="5675" w:author="Happy" w:date="2018-08-20T18:39:00Z">
          <w:pPr>
            <w:pStyle w:val="af3"/>
            <w:numPr>
              <w:numId w:val="8"/>
            </w:numPr>
            <w:spacing w:line="360" w:lineRule="auto"/>
            <w:ind w:left="420" w:firstLineChars="0" w:hanging="420"/>
          </w:pPr>
        </w:pPrChange>
      </w:pPr>
      <w:del w:id="5676" w:author="Happy" w:date="2018-08-20T18:39:00Z">
        <w:r w:rsidDel="009E1FA8">
          <w:rPr>
            <w:rFonts w:hint="eastAsia"/>
          </w:rPr>
          <w:delText>菜品信息</w:delText>
        </w:r>
      </w:del>
    </w:p>
    <w:p w14:paraId="5B01746F" w14:textId="77777777" w:rsidR="005C3A57" w:rsidDel="009E1FA8" w:rsidRDefault="00494D81">
      <w:pPr>
        <w:rPr>
          <w:del w:id="5677" w:author="Happy" w:date="2018-08-20T18:39:00Z"/>
        </w:rPr>
        <w:pPrChange w:id="5678" w:author="Happy" w:date="2018-08-20T18:39:00Z">
          <w:pPr>
            <w:pStyle w:val="af3"/>
            <w:numPr>
              <w:numId w:val="113"/>
            </w:numPr>
            <w:spacing w:line="360" w:lineRule="auto"/>
            <w:ind w:left="840" w:firstLineChars="0" w:hanging="420"/>
          </w:pPr>
        </w:pPrChange>
      </w:pPr>
      <w:del w:id="5679" w:author="Happy" w:date="2018-08-20T18:39:00Z">
        <w:r w:rsidDel="009E1FA8">
          <w:rPr>
            <w:rFonts w:hint="eastAsia"/>
          </w:rPr>
          <w:delText>菜品编号：只读</w:delText>
        </w:r>
      </w:del>
    </w:p>
    <w:p w14:paraId="61DCAA34" w14:textId="77777777" w:rsidR="005C3A57" w:rsidDel="009E1FA8" w:rsidRDefault="00494D81">
      <w:pPr>
        <w:rPr>
          <w:del w:id="5680" w:author="Happy" w:date="2018-08-20T18:39:00Z"/>
        </w:rPr>
        <w:pPrChange w:id="5681" w:author="Happy" w:date="2018-08-20T18:39:00Z">
          <w:pPr>
            <w:pStyle w:val="af3"/>
            <w:numPr>
              <w:numId w:val="113"/>
            </w:numPr>
            <w:spacing w:line="360" w:lineRule="auto"/>
            <w:ind w:left="840" w:firstLineChars="0" w:hanging="420"/>
          </w:pPr>
        </w:pPrChange>
      </w:pPr>
      <w:del w:id="5682" w:author="Happy" w:date="2018-08-20T18:39:00Z">
        <w:r w:rsidDel="009E1FA8">
          <w:rPr>
            <w:rFonts w:hint="eastAsia"/>
          </w:rPr>
          <w:delText>菜品名称：只读</w:delText>
        </w:r>
      </w:del>
    </w:p>
    <w:p w14:paraId="697A6B99" w14:textId="77777777" w:rsidR="005C3A57" w:rsidDel="009E1FA8" w:rsidRDefault="00494D81">
      <w:pPr>
        <w:rPr>
          <w:del w:id="5683" w:author="Happy" w:date="2018-08-20T18:39:00Z"/>
        </w:rPr>
        <w:pPrChange w:id="5684" w:author="Happy" w:date="2018-08-20T18:39:00Z">
          <w:pPr>
            <w:pStyle w:val="af3"/>
            <w:numPr>
              <w:numId w:val="113"/>
            </w:numPr>
            <w:spacing w:line="360" w:lineRule="auto"/>
            <w:ind w:left="840" w:firstLineChars="0" w:hanging="420"/>
          </w:pPr>
        </w:pPrChange>
      </w:pPr>
      <w:del w:id="5685" w:author="Happy" w:date="2018-08-20T18:39:00Z">
        <w:r w:rsidDel="009E1FA8">
          <w:rPr>
            <w:rFonts w:hint="eastAsia"/>
          </w:rPr>
          <w:delText>菜品状态：退菜</w:delText>
        </w:r>
      </w:del>
    </w:p>
    <w:p w14:paraId="187EBD34" w14:textId="77777777" w:rsidR="005C3A57" w:rsidDel="009E1FA8" w:rsidRDefault="00494D81">
      <w:pPr>
        <w:rPr>
          <w:del w:id="5686" w:author="Happy" w:date="2018-08-20T18:39:00Z"/>
        </w:rPr>
        <w:pPrChange w:id="5687" w:author="Happy" w:date="2018-08-20T18:39:00Z">
          <w:pPr>
            <w:pStyle w:val="af3"/>
            <w:numPr>
              <w:numId w:val="113"/>
            </w:numPr>
            <w:spacing w:line="360" w:lineRule="auto"/>
            <w:ind w:left="840" w:firstLineChars="0" w:hanging="420"/>
          </w:pPr>
        </w:pPrChange>
      </w:pPr>
      <w:del w:id="5688" w:author="Happy" w:date="2018-08-20T18:39:00Z">
        <w:r w:rsidDel="009E1FA8">
          <w:rPr>
            <w:rFonts w:hint="eastAsia"/>
          </w:rPr>
          <w:delText>数量及金额</w:delText>
        </w:r>
      </w:del>
    </w:p>
    <w:p w14:paraId="512D2797" w14:textId="77777777" w:rsidR="005C3A57" w:rsidDel="009E1FA8" w:rsidRDefault="00494D81">
      <w:pPr>
        <w:rPr>
          <w:del w:id="5689" w:author="Happy" w:date="2018-08-20T18:39:00Z"/>
        </w:rPr>
        <w:pPrChange w:id="5690" w:author="Happy" w:date="2018-08-20T18:39:00Z">
          <w:pPr>
            <w:pStyle w:val="af3"/>
            <w:numPr>
              <w:numId w:val="113"/>
            </w:numPr>
            <w:spacing w:line="360" w:lineRule="auto"/>
            <w:ind w:left="840" w:firstLineChars="0" w:hanging="420"/>
          </w:pPr>
        </w:pPrChange>
      </w:pPr>
      <w:del w:id="5691" w:author="Happy" w:date="2018-08-20T18:39:00Z">
        <w:r w:rsidDel="009E1FA8">
          <w:rPr>
            <w:rFonts w:hint="eastAsia"/>
          </w:rPr>
          <w:delText>合计：合计数量及金额</w:delText>
        </w:r>
      </w:del>
    </w:p>
    <w:p w14:paraId="4C54B26F" w14:textId="77777777" w:rsidR="005C3A57" w:rsidDel="009E1FA8" w:rsidRDefault="00494D81">
      <w:pPr>
        <w:rPr>
          <w:del w:id="5692" w:author="Happy" w:date="2018-08-20T18:39:00Z"/>
          <w:rStyle w:val="af8"/>
          <w:i w:val="0"/>
          <w:color w:val="auto"/>
        </w:rPr>
        <w:pPrChange w:id="5693" w:author="Happy" w:date="2018-08-20T18:39:00Z">
          <w:pPr>
            <w:pStyle w:val="4"/>
            <w:spacing w:line="360" w:lineRule="auto"/>
          </w:pPr>
        </w:pPrChange>
      </w:pPr>
      <w:del w:id="5694" w:author="Happy" w:date="2018-08-20T18:39:00Z">
        <w:r w:rsidDel="009E1FA8">
          <w:rPr>
            <w:rStyle w:val="af8"/>
            <w:rFonts w:hint="eastAsia"/>
            <w:b/>
            <w:i w:val="0"/>
            <w:color w:val="auto"/>
          </w:rPr>
          <w:delText>出入口</w:delText>
        </w:r>
      </w:del>
    </w:p>
    <w:p w14:paraId="684E1959" w14:textId="77777777" w:rsidR="005C3A57" w:rsidDel="009E1FA8" w:rsidRDefault="00494D81">
      <w:pPr>
        <w:rPr>
          <w:del w:id="5695" w:author="Happy" w:date="2018-08-20T18:39:00Z"/>
        </w:rPr>
        <w:pPrChange w:id="5696" w:author="Happy" w:date="2018-08-20T18:39:00Z">
          <w:pPr>
            <w:pStyle w:val="af3"/>
            <w:numPr>
              <w:numId w:val="9"/>
            </w:numPr>
            <w:spacing w:line="360" w:lineRule="auto"/>
            <w:ind w:left="420" w:firstLineChars="0" w:hanging="420"/>
          </w:pPr>
        </w:pPrChange>
      </w:pPr>
      <w:del w:id="5697" w:author="Happy" w:date="2018-08-20T18:39:00Z">
        <w:r w:rsidDel="009E1FA8">
          <w:delText>出口</w:delText>
        </w:r>
        <w:r w:rsidDel="009E1FA8">
          <w:rPr>
            <w:rFonts w:hint="eastAsia"/>
          </w:rPr>
          <w:delText>：主页</w:delText>
        </w:r>
      </w:del>
    </w:p>
    <w:p w14:paraId="172F610C" w14:textId="77777777" w:rsidR="005C3A57" w:rsidDel="009E1FA8" w:rsidRDefault="00494D81">
      <w:pPr>
        <w:rPr>
          <w:del w:id="5698" w:author="Happy" w:date="2018-08-20T18:39:00Z"/>
        </w:rPr>
        <w:pPrChange w:id="5699" w:author="Happy" w:date="2018-08-20T18:39:00Z">
          <w:pPr>
            <w:pStyle w:val="af3"/>
            <w:numPr>
              <w:numId w:val="9"/>
            </w:numPr>
            <w:spacing w:line="360" w:lineRule="auto"/>
            <w:ind w:left="420" w:firstLineChars="0" w:hanging="420"/>
          </w:pPr>
        </w:pPrChange>
      </w:pPr>
      <w:del w:id="5700" w:author="Happy" w:date="2018-08-20T18:39:00Z">
        <w:r w:rsidDel="009E1FA8">
          <w:rPr>
            <w:rFonts w:hint="eastAsia"/>
          </w:rPr>
          <w:delText>入口：就餐中退菜</w:delText>
        </w:r>
      </w:del>
      <w:ins w:id="5701" w:author="xiaohou" w:date="2016-08-24T17:51:00Z">
        <w:del w:id="5702" w:author="Happy" w:date="2018-08-20T18:39:00Z">
          <w:r w:rsidR="000C7559" w:rsidDel="009E1FA8">
            <w:rPr>
              <w:rFonts w:hint="eastAsia"/>
            </w:rPr>
            <w:delText>或已预结</w:delText>
          </w:r>
        </w:del>
      </w:ins>
      <w:ins w:id="5703" w:author="xiaohou" w:date="2016-08-24T17:52:00Z">
        <w:del w:id="5704" w:author="Happy" w:date="2018-08-20T18:39:00Z">
          <w:r w:rsidR="000C7559" w:rsidDel="009E1FA8">
            <w:rPr>
              <w:rFonts w:hint="eastAsia"/>
            </w:rPr>
            <w:delText>退菜</w:delText>
          </w:r>
        </w:del>
      </w:ins>
      <w:del w:id="5705" w:author="Happy" w:date="2018-08-20T18:39:00Z">
        <w:r w:rsidDel="009E1FA8">
          <w:rPr>
            <w:rFonts w:hint="eastAsia"/>
          </w:rPr>
          <w:delText>页面</w:delText>
        </w:r>
      </w:del>
    </w:p>
    <w:p w14:paraId="0FAACA8D" w14:textId="77777777" w:rsidR="005C3A57" w:rsidDel="009E1FA8" w:rsidRDefault="00494D81">
      <w:pPr>
        <w:rPr>
          <w:del w:id="5706" w:author="Happy" w:date="2018-08-20T18:39:00Z"/>
          <w:rStyle w:val="af8"/>
          <w:i w:val="0"/>
          <w:color w:val="auto"/>
        </w:rPr>
        <w:pPrChange w:id="5707" w:author="Happy" w:date="2018-08-20T18:39:00Z">
          <w:pPr>
            <w:pStyle w:val="4"/>
            <w:spacing w:line="360" w:lineRule="auto"/>
          </w:pPr>
        </w:pPrChange>
      </w:pPr>
      <w:del w:id="5708" w:author="Happy" w:date="2018-08-20T18:39:00Z">
        <w:r w:rsidDel="009E1FA8">
          <w:rPr>
            <w:rStyle w:val="af8"/>
            <w:b/>
            <w:i w:val="0"/>
            <w:color w:val="auto"/>
          </w:rPr>
          <w:delText>数据来源</w:delText>
        </w:r>
      </w:del>
    </w:p>
    <w:p w14:paraId="262937C0" w14:textId="77777777" w:rsidR="005C3A57" w:rsidDel="009E1FA8" w:rsidRDefault="00494D81">
      <w:pPr>
        <w:rPr>
          <w:del w:id="5709" w:author="Happy" w:date="2018-08-20T18:39:00Z"/>
        </w:rPr>
        <w:pPrChange w:id="5710" w:author="Happy" w:date="2018-08-20T18:39:00Z">
          <w:pPr>
            <w:pStyle w:val="af3"/>
            <w:numPr>
              <w:numId w:val="75"/>
            </w:numPr>
            <w:spacing w:line="360" w:lineRule="auto"/>
            <w:ind w:left="420" w:firstLineChars="0" w:hanging="420"/>
          </w:pPr>
        </w:pPrChange>
      </w:pPr>
      <w:del w:id="5711" w:author="Happy" w:date="2018-08-20T18:39:00Z">
        <w:r w:rsidDel="009E1FA8">
          <w:rPr>
            <w:rFonts w:hint="eastAsia"/>
          </w:rPr>
          <w:delText>基本信息、菜品信息从服务器端获取。</w:delText>
        </w:r>
      </w:del>
    </w:p>
    <w:p w14:paraId="164C80E4" w14:textId="77777777" w:rsidR="005C3A57" w:rsidDel="009E1FA8" w:rsidRDefault="00494D81">
      <w:pPr>
        <w:rPr>
          <w:del w:id="5712" w:author="Happy" w:date="2018-08-20T18:39:00Z"/>
          <w:rStyle w:val="af8"/>
          <w:i w:val="0"/>
          <w:color w:val="auto"/>
        </w:rPr>
        <w:pPrChange w:id="5713" w:author="Happy" w:date="2018-08-20T18:39:00Z">
          <w:pPr>
            <w:pStyle w:val="4"/>
            <w:spacing w:line="360" w:lineRule="auto"/>
          </w:pPr>
        </w:pPrChange>
      </w:pPr>
      <w:del w:id="5714" w:author="Happy" w:date="2018-08-20T18:39:00Z">
        <w:r w:rsidDel="009E1FA8">
          <w:rPr>
            <w:rStyle w:val="af8"/>
            <w:rFonts w:hint="eastAsia"/>
            <w:b/>
            <w:i w:val="0"/>
            <w:color w:val="auto"/>
          </w:rPr>
          <w:delText>输入项</w:delText>
        </w:r>
      </w:del>
    </w:p>
    <w:p w14:paraId="0FF970E4" w14:textId="77777777" w:rsidR="005C3A57" w:rsidDel="009E1FA8" w:rsidRDefault="00494D81">
      <w:pPr>
        <w:rPr>
          <w:del w:id="5715" w:author="Happy" w:date="2018-08-20T18:39:00Z"/>
        </w:rPr>
        <w:pPrChange w:id="5716" w:author="Happy" w:date="2018-08-20T18:39:00Z">
          <w:pPr>
            <w:pStyle w:val="af3"/>
            <w:spacing w:line="360" w:lineRule="auto"/>
            <w:ind w:left="420" w:firstLineChars="0" w:firstLine="0"/>
          </w:pPr>
        </w:pPrChange>
      </w:pPr>
      <w:del w:id="5717" w:author="Happy" w:date="2018-08-20T18:39:00Z">
        <w:r w:rsidDel="009E1FA8">
          <w:rPr>
            <w:rFonts w:hint="eastAsia"/>
          </w:rPr>
          <w:delText>无</w:delText>
        </w:r>
      </w:del>
    </w:p>
    <w:p w14:paraId="6F6C87EF" w14:textId="77777777" w:rsidR="005C3A57" w:rsidDel="009E1FA8" w:rsidRDefault="00494D81">
      <w:pPr>
        <w:rPr>
          <w:del w:id="5718" w:author="Happy" w:date="2018-08-20T18:39:00Z"/>
          <w:rStyle w:val="af8"/>
          <w:i w:val="0"/>
          <w:color w:val="auto"/>
        </w:rPr>
        <w:pPrChange w:id="5719" w:author="Happy" w:date="2018-08-20T18:39:00Z">
          <w:pPr>
            <w:pStyle w:val="4"/>
            <w:spacing w:line="360" w:lineRule="auto"/>
          </w:pPr>
        </w:pPrChange>
      </w:pPr>
      <w:del w:id="5720" w:author="Happy" w:date="2018-08-20T18:39:00Z">
        <w:r w:rsidDel="009E1FA8">
          <w:rPr>
            <w:rStyle w:val="af8"/>
            <w:rFonts w:hint="eastAsia"/>
            <w:b/>
            <w:i w:val="0"/>
            <w:color w:val="auto"/>
          </w:rPr>
          <w:delText>操作规则</w:delText>
        </w:r>
      </w:del>
    </w:p>
    <w:p w14:paraId="31A7C300" w14:textId="77777777" w:rsidR="005C3A57" w:rsidDel="009E1FA8" w:rsidRDefault="00494D81">
      <w:pPr>
        <w:rPr>
          <w:del w:id="5721" w:author="Happy" w:date="2018-08-20T18:39:00Z"/>
        </w:rPr>
        <w:pPrChange w:id="5722" w:author="Happy" w:date="2018-08-20T18:39:00Z">
          <w:pPr>
            <w:spacing w:line="360" w:lineRule="auto"/>
          </w:pPr>
        </w:pPrChange>
      </w:pPr>
      <w:del w:id="5723" w:author="Happy" w:date="2018-08-20T18:39:00Z">
        <w:r w:rsidDel="009E1FA8">
          <w:rPr>
            <w:rFonts w:hint="eastAsia"/>
          </w:rPr>
          <w:delText>无</w:delText>
        </w:r>
      </w:del>
    </w:p>
    <w:p w14:paraId="0BF0B57D" w14:textId="77777777" w:rsidR="005C3A57" w:rsidDel="009E1FA8" w:rsidRDefault="007A5D1A">
      <w:pPr>
        <w:rPr>
          <w:ins w:id="5724" w:author="xiaohou" w:date="2016-08-24T18:21:00Z"/>
          <w:del w:id="5725" w:author="Happy" w:date="2018-08-20T18:39:00Z"/>
        </w:rPr>
        <w:pPrChange w:id="5726" w:author="Happy" w:date="2018-08-20T18:39:00Z">
          <w:pPr>
            <w:pStyle w:val="2"/>
            <w:spacing w:line="360" w:lineRule="auto"/>
          </w:pPr>
        </w:pPrChange>
      </w:pPr>
      <w:del w:id="5727" w:author="Happy" w:date="2018-08-20T18:39:00Z">
        <w:r w:rsidDel="009E1FA8">
          <w:rPr>
            <w:rFonts w:hint="eastAsia"/>
          </w:rPr>
          <w:delText>移菜</w:delText>
        </w:r>
      </w:del>
    </w:p>
    <w:p w14:paraId="2C6F31C3" w14:textId="77777777" w:rsidR="003B1953" w:rsidDel="009E1FA8" w:rsidRDefault="0085059B">
      <w:pPr>
        <w:rPr>
          <w:del w:id="5728" w:author="Happy" w:date="2018-08-20T18:39:00Z"/>
        </w:rPr>
        <w:pPrChange w:id="5729" w:author="Happy" w:date="2018-08-20T18:39:00Z">
          <w:pPr>
            <w:pStyle w:val="3"/>
          </w:pPr>
        </w:pPrChange>
      </w:pPr>
      <w:ins w:id="5730" w:author="xiaohou" w:date="2016-08-24T18:21:00Z">
        <w:del w:id="5731" w:author="Happy" w:date="2018-08-20T18:39:00Z">
          <w:r w:rsidDel="009E1FA8">
            <w:delText>移菜</w:delText>
          </w:r>
        </w:del>
      </w:ins>
      <w:ins w:id="5732" w:author="xiaohou" w:date="2016-08-24T18:22:00Z">
        <w:del w:id="5733" w:author="Happy" w:date="2018-08-20T18:39:00Z">
          <w:r w:rsidDel="009E1FA8">
            <w:delText>页面</w:delText>
          </w:r>
        </w:del>
      </w:ins>
    </w:p>
    <w:p w14:paraId="40D4C5E7" w14:textId="77777777" w:rsidR="004F185B" w:rsidDel="009E1FA8" w:rsidRDefault="000A7E76">
      <w:pPr>
        <w:rPr>
          <w:del w:id="5734" w:author="Happy" w:date="2018-08-20T18:39:00Z"/>
        </w:rPr>
        <w:pPrChange w:id="5735" w:author="Happy" w:date="2018-08-20T18:39:00Z">
          <w:pPr>
            <w:spacing w:line="360" w:lineRule="auto"/>
          </w:pPr>
        </w:pPrChange>
      </w:pPr>
      <w:del w:id="5736" w:author="Happy" w:date="2018-08-20T18:39:00Z">
        <w:r w:rsidDel="009E1FA8">
          <w:rPr>
            <w:noProof/>
          </w:rPr>
          <w:drawing>
            <wp:inline distT="0" distB="0" distL="0" distR="0" wp14:anchorId="08FE2830" wp14:editId="19587A8E">
              <wp:extent cx="5486400" cy="4150360"/>
              <wp:effectExtent l="19050" t="0" r="0" b="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5486400" cy="4150360"/>
                      </a:xfrm>
                      <a:prstGeom prst="rect">
                        <a:avLst/>
                      </a:prstGeom>
                      <a:noFill/>
                      <a:ln w="9525">
                        <a:noFill/>
                        <a:miter lim="800000"/>
                        <a:headEnd/>
                        <a:tailEnd/>
                      </a:ln>
                    </pic:spPr>
                  </pic:pic>
                </a:graphicData>
              </a:graphic>
            </wp:inline>
          </w:drawing>
        </w:r>
      </w:del>
    </w:p>
    <w:p w14:paraId="3DB9145F" w14:textId="77777777" w:rsidR="00E80EE0" w:rsidDel="009E1FA8" w:rsidRDefault="00A01F9F">
      <w:pPr>
        <w:rPr>
          <w:del w:id="5737" w:author="Happy" w:date="2018-08-20T18:39:00Z"/>
        </w:rPr>
        <w:pPrChange w:id="5738" w:author="Happy" w:date="2018-08-20T18:39:00Z">
          <w:pPr>
            <w:pStyle w:val="4"/>
            <w:spacing w:line="360" w:lineRule="auto"/>
          </w:pPr>
        </w:pPrChange>
      </w:pPr>
      <w:del w:id="5739" w:author="Happy" w:date="2018-08-20T18:39:00Z">
        <w:r w:rsidDel="009E1FA8">
          <w:delText>显示内容</w:delText>
        </w:r>
      </w:del>
    </w:p>
    <w:p w14:paraId="004F581B" w14:textId="77777777" w:rsidR="00727D10" w:rsidDel="009E1FA8" w:rsidRDefault="00EF2892">
      <w:pPr>
        <w:rPr>
          <w:del w:id="5740" w:author="Happy" w:date="2018-08-20T18:39:00Z"/>
        </w:rPr>
        <w:pPrChange w:id="5741" w:author="Happy" w:date="2018-08-20T18:39:00Z">
          <w:pPr>
            <w:spacing w:line="360" w:lineRule="auto"/>
          </w:pPr>
        </w:pPrChange>
      </w:pPr>
      <w:del w:id="5742" w:author="Happy" w:date="2018-08-20T18:39:00Z">
        <w:r w:rsidDel="009E1FA8">
          <w:fldChar w:fldCharType="begin"/>
        </w:r>
        <w:r w:rsidR="00A01F9F" w:rsidDel="009E1FA8">
          <w:rPr>
            <w:rFonts w:hint="eastAsia"/>
          </w:rPr>
          <w:delInstrText>eq \o\ac(</w:delInstrText>
        </w:r>
        <w:r w:rsidR="001E406B" w:rsidRPr="00E01701" w:rsidDel="009E1FA8">
          <w:rPr>
            <w:rFonts w:ascii="宋体" w:hint="eastAsia"/>
            <w:position w:val="-4"/>
            <w:sz w:val="31"/>
          </w:rPr>
          <w:delInstrText>○</w:delInstrText>
        </w:r>
        <w:r w:rsidR="00A01F9F" w:rsidDel="009E1FA8">
          <w:rPr>
            <w:rFonts w:hint="eastAsia"/>
          </w:rPr>
          <w:delInstrText>,1)</w:delInstrText>
        </w:r>
        <w:r w:rsidDel="009E1FA8">
          <w:fldChar w:fldCharType="end"/>
        </w:r>
        <w:r w:rsidR="00030510" w:rsidDel="009E1FA8">
          <w:delText>订单基本信息</w:delText>
        </w:r>
      </w:del>
    </w:p>
    <w:p w14:paraId="7EF3C43E" w14:textId="77777777" w:rsidR="00727D10" w:rsidDel="009E1FA8" w:rsidRDefault="00030510">
      <w:pPr>
        <w:rPr>
          <w:del w:id="5743" w:author="Happy" w:date="2018-08-20T18:39:00Z"/>
        </w:rPr>
        <w:pPrChange w:id="5744" w:author="Happy" w:date="2018-08-20T18:39:00Z">
          <w:pPr>
            <w:pStyle w:val="af3"/>
            <w:numPr>
              <w:numId w:val="67"/>
            </w:numPr>
            <w:spacing w:line="360" w:lineRule="auto"/>
            <w:ind w:left="420" w:firstLineChars="0" w:hanging="420"/>
          </w:pPr>
        </w:pPrChange>
      </w:pPr>
      <w:del w:id="5745" w:author="Happy" w:date="2018-08-20T18:39:00Z">
        <w:r w:rsidDel="009E1FA8">
          <w:delText>市别</w:delText>
        </w:r>
        <w:r w:rsidR="003B3284" w:rsidDel="009E1FA8">
          <w:rPr>
            <w:rFonts w:hint="eastAsia"/>
          </w:rPr>
          <w:delText>：</w:delText>
        </w:r>
        <w:r w:rsidDel="009E1FA8">
          <w:delText>只读</w:delText>
        </w:r>
      </w:del>
    </w:p>
    <w:p w14:paraId="68BC86D1" w14:textId="77777777" w:rsidR="00727D10" w:rsidDel="009E1FA8" w:rsidRDefault="00BB7705">
      <w:pPr>
        <w:rPr>
          <w:del w:id="5746" w:author="Happy" w:date="2018-08-20T18:39:00Z"/>
        </w:rPr>
        <w:pPrChange w:id="5747" w:author="Happy" w:date="2018-08-20T18:39:00Z">
          <w:pPr>
            <w:pStyle w:val="af3"/>
            <w:numPr>
              <w:numId w:val="67"/>
            </w:numPr>
            <w:spacing w:line="360" w:lineRule="auto"/>
            <w:ind w:left="420" w:firstLineChars="0" w:hanging="420"/>
          </w:pPr>
        </w:pPrChange>
      </w:pPr>
      <w:del w:id="5748" w:author="Happy" w:date="2018-08-20T18:39:00Z">
        <w:r w:rsidDel="009E1FA8">
          <w:rPr>
            <w:rFonts w:hint="eastAsia"/>
          </w:rPr>
          <w:delText>订单来源：只读</w:delText>
        </w:r>
      </w:del>
    </w:p>
    <w:p w14:paraId="238CF7BD" w14:textId="77777777" w:rsidR="00727D10" w:rsidDel="009E1FA8" w:rsidRDefault="00030510">
      <w:pPr>
        <w:rPr>
          <w:del w:id="5749" w:author="Happy" w:date="2018-08-20T18:39:00Z"/>
        </w:rPr>
        <w:pPrChange w:id="5750" w:author="Happy" w:date="2018-08-20T18:39:00Z">
          <w:pPr>
            <w:pStyle w:val="af3"/>
            <w:numPr>
              <w:numId w:val="67"/>
            </w:numPr>
            <w:spacing w:line="360" w:lineRule="auto"/>
            <w:ind w:left="420" w:firstLineChars="0" w:hanging="420"/>
          </w:pPr>
        </w:pPrChange>
      </w:pPr>
      <w:del w:id="5751" w:author="Happy" w:date="2018-08-20T18:39:00Z">
        <w:r w:rsidDel="009E1FA8">
          <w:rPr>
            <w:rFonts w:hint="eastAsia"/>
          </w:rPr>
          <w:delText>订单编号</w:delText>
        </w:r>
        <w:r w:rsidR="003B3284" w:rsidDel="009E1FA8">
          <w:rPr>
            <w:rFonts w:hint="eastAsia"/>
          </w:rPr>
          <w:delText>：只读</w:delText>
        </w:r>
      </w:del>
    </w:p>
    <w:p w14:paraId="7208D224" w14:textId="77777777" w:rsidR="00727D10" w:rsidDel="009E1FA8" w:rsidRDefault="003B3284">
      <w:pPr>
        <w:rPr>
          <w:del w:id="5752" w:author="Happy" w:date="2018-08-20T18:39:00Z"/>
        </w:rPr>
        <w:pPrChange w:id="5753" w:author="Happy" w:date="2018-08-20T18:39:00Z">
          <w:pPr>
            <w:pStyle w:val="af3"/>
            <w:numPr>
              <w:numId w:val="67"/>
            </w:numPr>
            <w:spacing w:line="360" w:lineRule="auto"/>
            <w:ind w:left="420" w:firstLineChars="0" w:hanging="420"/>
          </w:pPr>
        </w:pPrChange>
      </w:pPr>
      <w:del w:id="5754" w:author="Happy" w:date="2018-08-20T18:39:00Z">
        <w:r w:rsidDel="009E1FA8">
          <w:rPr>
            <w:rFonts w:hint="eastAsia"/>
          </w:rPr>
          <w:delText>开桌信息：只读，显示开桌时间、操作人。开桌时间格式：月</w:delText>
        </w:r>
        <w:r w:rsidDel="009E1FA8">
          <w:rPr>
            <w:rFonts w:hint="eastAsia"/>
          </w:rPr>
          <w:delText>-</w:delText>
        </w:r>
        <w:r w:rsidDel="009E1FA8">
          <w:rPr>
            <w:rFonts w:hint="eastAsia"/>
          </w:rPr>
          <w:delText>日时</w:delText>
        </w:r>
        <w:r w:rsidDel="009E1FA8">
          <w:rPr>
            <w:rFonts w:hint="eastAsia"/>
          </w:rPr>
          <w:delText>-</w:delText>
        </w:r>
        <w:r w:rsidDel="009E1FA8">
          <w:rPr>
            <w:rFonts w:hint="eastAsia"/>
          </w:rPr>
          <w:delText>分。</w:delText>
        </w:r>
      </w:del>
    </w:p>
    <w:p w14:paraId="5772B007" w14:textId="77777777" w:rsidR="00727D10" w:rsidDel="009E1FA8" w:rsidRDefault="003B3284">
      <w:pPr>
        <w:rPr>
          <w:del w:id="5755" w:author="Happy" w:date="2018-08-20T18:39:00Z"/>
        </w:rPr>
        <w:pPrChange w:id="5756" w:author="Happy" w:date="2018-08-20T18:39:00Z">
          <w:pPr>
            <w:pStyle w:val="af3"/>
            <w:numPr>
              <w:numId w:val="67"/>
            </w:numPr>
            <w:spacing w:line="360" w:lineRule="auto"/>
            <w:ind w:left="420" w:firstLineChars="0" w:hanging="420"/>
          </w:pPr>
        </w:pPrChange>
      </w:pPr>
      <w:del w:id="5757" w:author="Happy" w:date="2018-08-20T18:39:00Z">
        <w:r w:rsidDel="009E1FA8">
          <w:rPr>
            <w:rFonts w:hint="eastAsia"/>
          </w:rPr>
          <w:delText>下单信息：只读，显示下单时间、操作人。下单信息：月</w:delText>
        </w:r>
        <w:r w:rsidDel="009E1FA8">
          <w:rPr>
            <w:rFonts w:hint="eastAsia"/>
          </w:rPr>
          <w:delText>-</w:delText>
        </w:r>
        <w:r w:rsidDel="009E1FA8">
          <w:rPr>
            <w:rFonts w:hint="eastAsia"/>
          </w:rPr>
          <w:delText>日时</w:delText>
        </w:r>
        <w:r w:rsidDel="009E1FA8">
          <w:rPr>
            <w:rFonts w:hint="eastAsia"/>
          </w:rPr>
          <w:delText>-</w:delText>
        </w:r>
        <w:r w:rsidDel="009E1FA8">
          <w:rPr>
            <w:rFonts w:hint="eastAsia"/>
          </w:rPr>
          <w:delText>分。</w:delText>
        </w:r>
      </w:del>
    </w:p>
    <w:p w14:paraId="65D7ED9C" w14:textId="77777777" w:rsidR="00727D10" w:rsidDel="009E1FA8" w:rsidRDefault="003B3284">
      <w:pPr>
        <w:rPr>
          <w:del w:id="5758" w:author="Happy" w:date="2018-08-20T18:39:00Z"/>
        </w:rPr>
        <w:pPrChange w:id="5759" w:author="Happy" w:date="2018-08-20T18:39:00Z">
          <w:pPr>
            <w:pStyle w:val="af3"/>
            <w:numPr>
              <w:numId w:val="67"/>
            </w:numPr>
            <w:spacing w:line="360" w:lineRule="auto"/>
            <w:ind w:left="420" w:firstLineChars="0" w:hanging="420"/>
          </w:pPr>
        </w:pPrChange>
      </w:pPr>
      <w:del w:id="5760" w:author="Happy" w:date="2018-08-20T18:39:00Z">
        <w:r w:rsidDel="009E1FA8">
          <w:rPr>
            <w:rFonts w:hint="eastAsia"/>
          </w:rPr>
          <w:delText>就餐人：可以编辑，显示就餐人姓名、性别、电话。编辑页面见</w:delText>
        </w:r>
        <w:r w:rsidR="007F4AA2" w:rsidDel="009E1FA8">
          <w:rPr>
            <w:rFonts w:hint="eastAsia"/>
          </w:rPr>
          <w:delText>3.4</w:delText>
        </w:r>
      </w:del>
    </w:p>
    <w:p w14:paraId="27C3572F" w14:textId="77777777" w:rsidR="00727D10" w:rsidDel="009E1FA8" w:rsidRDefault="007F4AA2">
      <w:pPr>
        <w:rPr>
          <w:del w:id="5761" w:author="Happy" w:date="2018-08-20T18:39:00Z"/>
        </w:rPr>
        <w:pPrChange w:id="5762" w:author="Happy" w:date="2018-08-20T18:39:00Z">
          <w:pPr>
            <w:pStyle w:val="af3"/>
            <w:numPr>
              <w:numId w:val="67"/>
            </w:numPr>
            <w:spacing w:line="360" w:lineRule="auto"/>
            <w:ind w:left="420" w:firstLineChars="0" w:hanging="420"/>
          </w:pPr>
        </w:pPrChange>
      </w:pPr>
      <w:del w:id="5763" w:author="Happy" w:date="2018-08-20T18:39:00Z">
        <w:r w:rsidDel="009E1FA8">
          <w:rPr>
            <w:rFonts w:hint="eastAsia"/>
          </w:rPr>
          <w:delText>人数：可以编辑，显示就餐人数。编辑页面见</w:delText>
        </w:r>
        <w:r w:rsidDel="009E1FA8">
          <w:rPr>
            <w:rFonts w:hint="eastAsia"/>
          </w:rPr>
          <w:delText>3.5</w:delText>
        </w:r>
      </w:del>
    </w:p>
    <w:p w14:paraId="0BF473EE" w14:textId="77777777" w:rsidR="00727D10" w:rsidDel="009E1FA8" w:rsidRDefault="00853B28">
      <w:pPr>
        <w:rPr>
          <w:del w:id="5764" w:author="Happy" w:date="2018-08-20T18:39:00Z"/>
        </w:rPr>
        <w:pPrChange w:id="5765" w:author="Happy" w:date="2018-08-20T18:39:00Z">
          <w:pPr>
            <w:pStyle w:val="af3"/>
            <w:numPr>
              <w:numId w:val="67"/>
            </w:numPr>
            <w:spacing w:line="360" w:lineRule="auto"/>
            <w:ind w:left="420" w:firstLineChars="0" w:hanging="420"/>
          </w:pPr>
        </w:pPrChange>
      </w:pPr>
      <w:del w:id="5766" w:author="Happy" w:date="2018-08-20T18:39:00Z">
        <w:r w:rsidDel="009E1FA8">
          <w:rPr>
            <w:rFonts w:hint="eastAsia"/>
          </w:rPr>
          <w:delText>备注：只读。</w:delText>
        </w:r>
      </w:del>
    </w:p>
    <w:p w14:paraId="3C101A5F" w14:textId="77777777" w:rsidR="00727D10" w:rsidDel="009E1FA8" w:rsidRDefault="00EF2892">
      <w:pPr>
        <w:rPr>
          <w:del w:id="5767" w:author="Happy" w:date="2018-08-20T18:39:00Z"/>
        </w:rPr>
        <w:pPrChange w:id="5768" w:author="Happy" w:date="2018-08-20T18:39:00Z">
          <w:pPr>
            <w:spacing w:line="360" w:lineRule="auto"/>
          </w:pPr>
        </w:pPrChange>
      </w:pPr>
      <w:del w:id="5769" w:author="Happy" w:date="2018-08-20T18:39:00Z">
        <w:r w:rsidDel="009E1FA8">
          <w:fldChar w:fldCharType="begin"/>
        </w:r>
        <w:r w:rsidR="0041081E" w:rsidDel="009E1FA8">
          <w:rPr>
            <w:rFonts w:hint="eastAsia"/>
          </w:rPr>
          <w:delInstrText>eq \o\ac(</w:delInstrText>
        </w:r>
        <w:r w:rsidR="001E406B" w:rsidRPr="00970183" w:rsidDel="009E1FA8">
          <w:rPr>
            <w:rFonts w:ascii="宋体" w:hint="eastAsia"/>
            <w:position w:val="-4"/>
            <w:sz w:val="31"/>
          </w:rPr>
          <w:delInstrText>○</w:delInstrText>
        </w:r>
        <w:r w:rsidR="0041081E" w:rsidDel="009E1FA8">
          <w:rPr>
            <w:rFonts w:hint="eastAsia"/>
          </w:rPr>
          <w:delInstrText>,2)</w:delInstrText>
        </w:r>
        <w:r w:rsidDel="009E1FA8">
          <w:fldChar w:fldCharType="end"/>
        </w:r>
        <w:r w:rsidR="0041081E" w:rsidDel="009E1FA8">
          <w:delText>菜品信息</w:delText>
        </w:r>
      </w:del>
    </w:p>
    <w:p w14:paraId="50D08F18" w14:textId="77777777" w:rsidR="00727D10" w:rsidDel="009E1FA8" w:rsidRDefault="0041081E">
      <w:pPr>
        <w:rPr>
          <w:del w:id="5770" w:author="Happy" w:date="2018-08-20T18:39:00Z"/>
        </w:rPr>
        <w:pPrChange w:id="5771" w:author="Happy" w:date="2018-08-20T18:39:00Z">
          <w:pPr>
            <w:pStyle w:val="af3"/>
            <w:numPr>
              <w:numId w:val="68"/>
            </w:numPr>
            <w:spacing w:line="360" w:lineRule="auto"/>
            <w:ind w:left="420" w:firstLineChars="0" w:hanging="420"/>
          </w:pPr>
        </w:pPrChange>
      </w:pPr>
      <w:del w:id="5772" w:author="Happy" w:date="2018-08-20T18:39:00Z">
        <w:r w:rsidDel="009E1FA8">
          <w:delText>菜品编号</w:delText>
        </w:r>
        <w:r w:rsidDel="009E1FA8">
          <w:rPr>
            <w:rFonts w:hint="eastAsia"/>
          </w:rPr>
          <w:delText>：</w:delText>
        </w:r>
        <w:r w:rsidDel="009E1FA8">
          <w:delText>只读</w:delText>
        </w:r>
        <w:r w:rsidDel="009E1FA8">
          <w:rPr>
            <w:rFonts w:hint="eastAsia"/>
          </w:rPr>
          <w:delText>。</w:delText>
        </w:r>
      </w:del>
    </w:p>
    <w:p w14:paraId="6C0E6ABA" w14:textId="77777777" w:rsidR="00727D10" w:rsidDel="009E1FA8" w:rsidRDefault="0041081E">
      <w:pPr>
        <w:rPr>
          <w:del w:id="5773" w:author="Happy" w:date="2018-08-20T18:39:00Z"/>
        </w:rPr>
        <w:pPrChange w:id="5774" w:author="Happy" w:date="2018-08-20T18:39:00Z">
          <w:pPr>
            <w:pStyle w:val="af3"/>
            <w:numPr>
              <w:numId w:val="68"/>
            </w:numPr>
            <w:spacing w:line="360" w:lineRule="auto"/>
            <w:ind w:left="420" w:firstLineChars="0" w:hanging="420"/>
          </w:pPr>
        </w:pPrChange>
      </w:pPr>
      <w:del w:id="5775" w:author="Happy" w:date="2018-08-20T18:39:00Z">
        <w:r w:rsidDel="009E1FA8">
          <w:rPr>
            <w:rFonts w:hint="eastAsia"/>
          </w:rPr>
          <w:delText>菜品名称：只读。</w:delText>
        </w:r>
      </w:del>
    </w:p>
    <w:p w14:paraId="002147B4" w14:textId="77777777" w:rsidR="005C3A57" w:rsidDel="009E1FA8" w:rsidRDefault="00A24D13">
      <w:pPr>
        <w:rPr>
          <w:del w:id="5776" w:author="Happy" w:date="2018-08-20T18:39:00Z"/>
        </w:rPr>
        <w:pPrChange w:id="5777" w:author="Happy" w:date="2018-08-20T18:39:00Z">
          <w:pPr>
            <w:pStyle w:val="af3"/>
            <w:numPr>
              <w:numId w:val="68"/>
            </w:numPr>
            <w:spacing w:line="360" w:lineRule="auto"/>
            <w:ind w:left="420" w:firstLineChars="0" w:hanging="420"/>
          </w:pPr>
        </w:pPrChange>
      </w:pPr>
      <w:del w:id="5778" w:author="Happy" w:date="2018-08-20T18:39:00Z">
        <w:r w:rsidDel="009E1FA8">
          <w:rPr>
            <w:rFonts w:hint="eastAsia"/>
          </w:rPr>
          <w:delText>菜品状态：只读。</w:delText>
        </w:r>
      </w:del>
    </w:p>
    <w:p w14:paraId="17C867AF" w14:textId="77777777" w:rsidR="005C3A57" w:rsidDel="009E1FA8" w:rsidRDefault="0041081E">
      <w:pPr>
        <w:rPr>
          <w:del w:id="5779" w:author="Happy" w:date="2018-08-20T18:39:00Z"/>
        </w:rPr>
        <w:pPrChange w:id="5780" w:author="Happy" w:date="2018-08-20T18:39:00Z">
          <w:pPr>
            <w:pStyle w:val="af3"/>
            <w:numPr>
              <w:numId w:val="68"/>
            </w:numPr>
            <w:spacing w:line="360" w:lineRule="auto"/>
            <w:ind w:left="420" w:firstLineChars="0" w:hanging="420"/>
          </w:pPr>
        </w:pPrChange>
      </w:pPr>
      <w:del w:id="5781" w:author="Happy" w:date="2018-08-20T18:39:00Z">
        <w:r w:rsidDel="009E1FA8">
          <w:rPr>
            <w:rFonts w:hint="eastAsia"/>
          </w:rPr>
          <w:delText>数量：只读。</w:delText>
        </w:r>
      </w:del>
    </w:p>
    <w:p w14:paraId="7E3E6D41" w14:textId="77777777" w:rsidR="005C3A57" w:rsidDel="009E1FA8" w:rsidRDefault="0041081E">
      <w:pPr>
        <w:rPr>
          <w:del w:id="5782" w:author="Happy" w:date="2018-08-20T18:39:00Z"/>
        </w:rPr>
        <w:pPrChange w:id="5783" w:author="Happy" w:date="2018-08-20T18:39:00Z">
          <w:pPr>
            <w:pStyle w:val="af3"/>
            <w:numPr>
              <w:numId w:val="68"/>
            </w:numPr>
            <w:spacing w:line="360" w:lineRule="auto"/>
            <w:ind w:left="420" w:firstLineChars="0" w:hanging="420"/>
          </w:pPr>
        </w:pPrChange>
      </w:pPr>
      <w:del w:id="5784" w:author="Happy" w:date="2018-08-20T18:39:00Z">
        <w:r w:rsidDel="009E1FA8">
          <w:rPr>
            <w:rFonts w:hint="eastAsia"/>
          </w:rPr>
          <w:delText>金额：只读</w:delText>
        </w:r>
      </w:del>
    </w:p>
    <w:p w14:paraId="3BF2462A" w14:textId="77777777" w:rsidR="005C3A57" w:rsidDel="009E1FA8" w:rsidRDefault="0041081E">
      <w:pPr>
        <w:rPr>
          <w:del w:id="5785" w:author="Happy" w:date="2018-08-20T18:39:00Z"/>
        </w:rPr>
        <w:pPrChange w:id="5786" w:author="Happy" w:date="2018-08-20T18:39:00Z">
          <w:pPr>
            <w:pStyle w:val="af3"/>
            <w:numPr>
              <w:numId w:val="68"/>
            </w:numPr>
            <w:spacing w:line="360" w:lineRule="auto"/>
            <w:ind w:left="420" w:firstLineChars="0" w:hanging="420"/>
          </w:pPr>
        </w:pPrChange>
      </w:pPr>
      <w:del w:id="5787" w:author="Happy" w:date="2018-08-20T18:39:00Z">
        <w:r w:rsidDel="009E1FA8">
          <w:rPr>
            <w:rFonts w:hint="eastAsia"/>
          </w:rPr>
          <w:delText>合计：做数量合计、金额合计。只读。</w:delText>
        </w:r>
      </w:del>
    </w:p>
    <w:p w14:paraId="587A865C" w14:textId="77777777" w:rsidR="005C3A57" w:rsidDel="009E1FA8" w:rsidRDefault="0041081E">
      <w:pPr>
        <w:rPr>
          <w:del w:id="5788" w:author="Happy" w:date="2018-08-20T18:39:00Z"/>
        </w:rPr>
        <w:pPrChange w:id="5789" w:author="Happy" w:date="2018-08-20T18:39:00Z">
          <w:pPr>
            <w:pStyle w:val="4"/>
            <w:spacing w:line="360" w:lineRule="auto"/>
          </w:pPr>
        </w:pPrChange>
      </w:pPr>
      <w:del w:id="5790" w:author="Happy" w:date="2018-08-20T18:39:00Z">
        <w:r w:rsidDel="009E1FA8">
          <w:delText>出入口</w:delText>
        </w:r>
      </w:del>
    </w:p>
    <w:p w14:paraId="6F814DBD" w14:textId="77777777" w:rsidR="005C3A57" w:rsidDel="009E1FA8" w:rsidRDefault="0041081E">
      <w:pPr>
        <w:rPr>
          <w:del w:id="5791" w:author="Happy" w:date="2018-08-20T18:39:00Z"/>
        </w:rPr>
        <w:pPrChange w:id="5792" w:author="Happy" w:date="2018-08-20T18:39:00Z">
          <w:pPr>
            <w:spacing w:line="360" w:lineRule="auto"/>
          </w:pPr>
        </w:pPrChange>
      </w:pPr>
      <w:del w:id="5793" w:author="Happy" w:date="2018-08-20T18:39:00Z">
        <w:r w:rsidDel="009E1FA8">
          <w:delText>出口</w:delText>
        </w:r>
        <w:r w:rsidDel="009E1FA8">
          <w:rPr>
            <w:rFonts w:hint="eastAsia"/>
          </w:rPr>
          <w:delText>：</w:delText>
        </w:r>
        <w:r w:rsidDel="009E1FA8">
          <w:delText>订单详情</w:delText>
        </w:r>
        <w:r w:rsidDel="009E1FA8">
          <w:rPr>
            <w:rFonts w:hint="eastAsia"/>
          </w:rPr>
          <w:delText>（就餐中）或者订单详情（已预结）</w:delText>
        </w:r>
      </w:del>
    </w:p>
    <w:p w14:paraId="4E902F17" w14:textId="77777777" w:rsidR="005C3A57" w:rsidDel="009E1FA8" w:rsidRDefault="0041081E">
      <w:pPr>
        <w:rPr>
          <w:del w:id="5794" w:author="Happy" w:date="2018-08-20T18:39:00Z"/>
        </w:rPr>
        <w:pPrChange w:id="5795" w:author="Happy" w:date="2018-08-20T18:39:00Z">
          <w:pPr>
            <w:spacing w:line="360" w:lineRule="auto"/>
          </w:pPr>
        </w:pPrChange>
      </w:pPr>
      <w:del w:id="5796" w:author="Happy" w:date="2018-08-20T18:39:00Z">
        <w:r w:rsidDel="009E1FA8">
          <w:rPr>
            <w:rFonts w:hint="eastAsia"/>
          </w:rPr>
          <w:delText>入口：订单详情（就餐中）或者订单详情（已预结）中点击了“移菜”按钮</w:delText>
        </w:r>
      </w:del>
    </w:p>
    <w:p w14:paraId="0C6B60B2" w14:textId="77777777" w:rsidR="005C3A57" w:rsidDel="009E1FA8" w:rsidRDefault="001B1E30">
      <w:pPr>
        <w:rPr>
          <w:del w:id="5797" w:author="Happy" w:date="2018-08-20T18:39:00Z"/>
        </w:rPr>
        <w:pPrChange w:id="5798" w:author="Happy" w:date="2018-08-20T18:39:00Z">
          <w:pPr>
            <w:pStyle w:val="4"/>
            <w:spacing w:line="360" w:lineRule="auto"/>
          </w:pPr>
        </w:pPrChange>
      </w:pPr>
      <w:del w:id="5799" w:author="Happy" w:date="2018-08-20T18:39:00Z">
        <w:r w:rsidDel="009E1FA8">
          <w:delText>数据来源</w:delText>
        </w:r>
      </w:del>
    </w:p>
    <w:p w14:paraId="0E695041" w14:textId="77777777" w:rsidR="005C3A57" w:rsidDel="009E1FA8" w:rsidRDefault="001B1E30">
      <w:pPr>
        <w:rPr>
          <w:del w:id="5800" w:author="Happy" w:date="2018-08-20T18:39:00Z"/>
        </w:rPr>
        <w:pPrChange w:id="5801" w:author="Happy" w:date="2018-08-20T18:39:00Z">
          <w:pPr>
            <w:spacing w:line="360" w:lineRule="auto"/>
          </w:pPr>
        </w:pPrChange>
      </w:pPr>
      <w:del w:id="5802" w:author="Happy" w:date="2018-08-20T18:39:00Z">
        <w:r w:rsidDel="009E1FA8">
          <w:delText>订单基本信息</w:delText>
        </w:r>
        <w:r w:rsidDel="009E1FA8">
          <w:rPr>
            <w:rFonts w:hint="eastAsia"/>
          </w:rPr>
          <w:delText>、</w:delText>
        </w:r>
        <w:r w:rsidDel="009E1FA8">
          <w:delText>菜品信息从服务器端获得</w:delText>
        </w:r>
        <w:r w:rsidDel="009E1FA8">
          <w:rPr>
            <w:rFonts w:hint="eastAsia"/>
          </w:rPr>
          <w:delText>。</w:delText>
        </w:r>
      </w:del>
    </w:p>
    <w:p w14:paraId="79387AF1" w14:textId="77777777" w:rsidR="005C3A57" w:rsidDel="009E1FA8" w:rsidRDefault="00544D64">
      <w:pPr>
        <w:rPr>
          <w:del w:id="5803" w:author="Happy" w:date="2018-08-20T18:39:00Z"/>
        </w:rPr>
        <w:pPrChange w:id="5804" w:author="Happy" w:date="2018-08-20T18:39:00Z">
          <w:pPr>
            <w:pStyle w:val="4"/>
            <w:spacing w:line="360" w:lineRule="auto"/>
          </w:pPr>
        </w:pPrChange>
      </w:pPr>
      <w:del w:id="5805" w:author="Happy" w:date="2018-08-20T18:39:00Z">
        <w:r w:rsidDel="009E1FA8">
          <w:delText>输入项</w:delText>
        </w:r>
      </w:del>
    </w:p>
    <w:p w14:paraId="06D16BA3" w14:textId="77777777" w:rsidR="005C3A57" w:rsidDel="009E1FA8" w:rsidRDefault="00544D64">
      <w:pPr>
        <w:rPr>
          <w:del w:id="5806" w:author="Happy" w:date="2018-08-20T18:39:00Z"/>
        </w:rPr>
        <w:pPrChange w:id="5807" w:author="Happy" w:date="2018-08-20T18:39:00Z">
          <w:pPr>
            <w:spacing w:line="360" w:lineRule="auto"/>
          </w:pPr>
        </w:pPrChange>
      </w:pPr>
      <w:del w:id="5808" w:author="Happy" w:date="2018-08-20T18:39:00Z">
        <w:r w:rsidDel="009E1FA8">
          <w:rPr>
            <w:rFonts w:hint="eastAsia"/>
          </w:rPr>
          <w:delText>无</w:delText>
        </w:r>
      </w:del>
    </w:p>
    <w:p w14:paraId="2B1AF7E6" w14:textId="77777777" w:rsidR="005C3A57" w:rsidDel="009E1FA8" w:rsidRDefault="00544D64">
      <w:pPr>
        <w:rPr>
          <w:del w:id="5809" w:author="Happy" w:date="2018-08-20T18:39:00Z"/>
        </w:rPr>
        <w:pPrChange w:id="5810" w:author="Happy" w:date="2018-08-20T18:39:00Z">
          <w:pPr>
            <w:pStyle w:val="4"/>
            <w:spacing w:line="360" w:lineRule="auto"/>
          </w:pPr>
        </w:pPrChange>
      </w:pPr>
      <w:del w:id="5811" w:author="Happy" w:date="2018-08-20T18:39:00Z">
        <w:r w:rsidDel="009E1FA8">
          <w:delText>操作规则</w:delText>
        </w:r>
      </w:del>
    </w:p>
    <w:p w14:paraId="44A5086C" w14:textId="77777777" w:rsidR="005C3A57" w:rsidDel="009E1FA8" w:rsidRDefault="00544D64">
      <w:pPr>
        <w:rPr>
          <w:del w:id="5812" w:author="Happy" w:date="2018-08-20T18:39:00Z"/>
        </w:rPr>
        <w:pPrChange w:id="5813" w:author="Happy" w:date="2018-08-20T18:39:00Z">
          <w:pPr>
            <w:pStyle w:val="af3"/>
            <w:numPr>
              <w:numId w:val="69"/>
            </w:numPr>
            <w:spacing w:line="360" w:lineRule="auto"/>
            <w:ind w:left="420" w:firstLineChars="0" w:hanging="420"/>
          </w:pPr>
        </w:pPrChange>
      </w:pPr>
      <w:del w:id="5814" w:author="Happy" w:date="2018-08-20T18:39:00Z">
        <w:r w:rsidDel="009E1FA8">
          <w:rPr>
            <w:rFonts w:hint="eastAsia"/>
          </w:rPr>
          <w:delText>复选框：点击需要移菜行的复选框，进行勾选。可以多选。</w:delText>
        </w:r>
      </w:del>
    </w:p>
    <w:p w14:paraId="0A40F739" w14:textId="77777777" w:rsidR="005C3A57" w:rsidDel="009E1FA8" w:rsidRDefault="00544D64">
      <w:pPr>
        <w:rPr>
          <w:del w:id="5815" w:author="Happy" w:date="2018-08-20T18:39:00Z"/>
        </w:rPr>
        <w:pPrChange w:id="5816" w:author="Happy" w:date="2018-08-20T18:39:00Z">
          <w:pPr>
            <w:pStyle w:val="af3"/>
            <w:numPr>
              <w:numId w:val="69"/>
            </w:numPr>
            <w:spacing w:line="360" w:lineRule="auto"/>
            <w:ind w:left="420" w:firstLineChars="0" w:hanging="420"/>
          </w:pPr>
        </w:pPrChange>
      </w:pPr>
      <w:del w:id="5817" w:author="Happy" w:date="2018-08-20T18:39:00Z">
        <w:r w:rsidDel="009E1FA8">
          <w:rPr>
            <w:rFonts w:hint="eastAsia"/>
          </w:rPr>
          <w:delText>【选择移入桌台】：选择菜品完毕，点击此按钮，则跳转到选择桌台页面。</w:delText>
        </w:r>
      </w:del>
    </w:p>
    <w:p w14:paraId="7958ECF7" w14:textId="77777777" w:rsidR="005C3A57" w:rsidDel="009E1FA8" w:rsidRDefault="00F2469E">
      <w:pPr>
        <w:rPr>
          <w:del w:id="5818" w:author="Happy" w:date="2018-08-20T18:39:00Z"/>
        </w:rPr>
        <w:pPrChange w:id="5819" w:author="Happy" w:date="2018-08-20T18:39:00Z">
          <w:pPr>
            <w:pStyle w:val="4"/>
            <w:spacing w:line="360" w:lineRule="auto"/>
          </w:pPr>
        </w:pPrChange>
      </w:pPr>
      <w:del w:id="5820" w:author="Happy" w:date="2018-08-20T18:39:00Z">
        <w:r w:rsidDel="009E1FA8">
          <w:delText>提示信息</w:delText>
        </w:r>
      </w:del>
    </w:p>
    <w:p w14:paraId="6387C6D3" w14:textId="77777777" w:rsidR="005C3A57" w:rsidDel="009E1FA8" w:rsidRDefault="00F2469E">
      <w:pPr>
        <w:rPr>
          <w:del w:id="5821" w:author="Happy" w:date="2018-08-20T18:39:00Z"/>
        </w:rPr>
        <w:pPrChange w:id="5822" w:author="Happy" w:date="2018-08-20T18:39:00Z">
          <w:pPr>
            <w:spacing w:line="360" w:lineRule="auto"/>
          </w:pPr>
        </w:pPrChange>
      </w:pPr>
      <w:del w:id="5823" w:author="Happy" w:date="2018-08-20T18:39:00Z">
        <w:r w:rsidDel="009E1FA8">
          <w:delText>无</w:delText>
        </w:r>
      </w:del>
    </w:p>
    <w:p w14:paraId="6AE379AC" w14:textId="77777777" w:rsidR="005C3A57" w:rsidDel="009E1FA8" w:rsidRDefault="008145F1">
      <w:pPr>
        <w:rPr>
          <w:del w:id="5824" w:author="Happy" w:date="2018-08-20T18:39:00Z"/>
        </w:rPr>
        <w:pPrChange w:id="5825" w:author="Happy" w:date="2018-08-20T18:39:00Z">
          <w:pPr>
            <w:pStyle w:val="3"/>
            <w:spacing w:line="360" w:lineRule="auto"/>
          </w:pPr>
        </w:pPrChange>
      </w:pPr>
      <w:del w:id="5826" w:author="Happy" w:date="2018-08-20T18:39:00Z">
        <w:r w:rsidDel="009E1FA8">
          <w:rPr>
            <w:rFonts w:hint="eastAsia"/>
          </w:rPr>
          <w:delText>选择移菜桌台</w:delText>
        </w:r>
      </w:del>
    </w:p>
    <w:p w14:paraId="33BFA057" w14:textId="77777777" w:rsidR="005C3A57" w:rsidDel="009E1FA8" w:rsidRDefault="003C73CF">
      <w:pPr>
        <w:rPr>
          <w:del w:id="5827" w:author="Happy" w:date="2018-08-20T18:39:00Z"/>
        </w:rPr>
        <w:pPrChange w:id="5828" w:author="Happy" w:date="2018-08-20T18:39:00Z">
          <w:pPr>
            <w:spacing w:line="360" w:lineRule="auto"/>
          </w:pPr>
        </w:pPrChange>
      </w:pPr>
      <w:del w:id="5829" w:author="Happy" w:date="2018-08-20T18:39:00Z">
        <w:r w:rsidDel="009E1FA8">
          <w:rPr>
            <w:noProof/>
          </w:rPr>
          <w:drawing>
            <wp:inline distT="0" distB="0" distL="0" distR="0" wp14:anchorId="72624724" wp14:editId="3F501AB4">
              <wp:extent cx="5478780" cy="4140200"/>
              <wp:effectExtent l="19050" t="0" r="7620" b="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srcRect/>
                      <a:stretch>
                        <a:fillRect/>
                      </a:stretch>
                    </pic:blipFill>
                    <pic:spPr bwMode="auto">
                      <a:xfrm>
                        <a:off x="0" y="0"/>
                        <a:ext cx="5478780" cy="4140200"/>
                      </a:xfrm>
                      <a:prstGeom prst="rect">
                        <a:avLst/>
                      </a:prstGeom>
                      <a:noFill/>
                      <a:ln w="9525">
                        <a:noFill/>
                        <a:miter lim="800000"/>
                        <a:headEnd/>
                        <a:tailEnd/>
                      </a:ln>
                    </pic:spPr>
                  </pic:pic>
                </a:graphicData>
              </a:graphic>
            </wp:inline>
          </w:drawing>
        </w:r>
      </w:del>
    </w:p>
    <w:p w14:paraId="5976EFF6" w14:textId="77777777" w:rsidR="005C3A57" w:rsidDel="009E1FA8" w:rsidRDefault="0050373E">
      <w:pPr>
        <w:rPr>
          <w:del w:id="5830" w:author="Happy" w:date="2018-08-20T18:39:00Z"/>
        </w:rPr>
        <w:pPrChange w:id="5831" w:author="Happy" w:date="2018-08-20T18:39:00Z">
          <w:pPr>
            <w:pStyle w:val="4"/>
            <w:spacing w:line="360" w:lineRule="auto"/>
          </w:pPr>
        </w:pPrChange>
      </w:pPr>
      <w:del w:id="5832" w:author="Happy" w:date="2018-08-20T18:39:00Z">
        <w:r w:rsidDel="009E1FA8">
          <w:delText>显示内容</w:delText>
        </w:r>
      </w:del>
    </w:p>
    <w:p w14:paraId="42E09FB6" w14:textId="77777777" w:rsidR="005C3A57" w:rsidDel="009E1FA8" w:rsidRDefault="00117021">
      <w:pPr>
        <w:rPr>
          <w:del w:id="5833" w:author="Happy" w:date="2018-08-20T18:39:00Z"/>
        </w:rPr>
        <w:pPrChange w:id="5834" w:author="Happy" w:date="2018-08-20T18:39:00Z">
          <w:pPr>
            <w:pStyle w:val="af3"/>
            <w:numPr>
              <w:numId w:val="70"/>
            </w:numPr>
            <w:spacing w:line="360" w:lineRule="auto"/>
            <w:ind w:left="420" w:firstLineChars="0" w:hanging="420"/>
          </w:pPr>
        </w:pPrChange>
      </w:pPr>
      <w:del w:id="5835" w:author="Happy" w:date="2018-08-20T18:39:00Z">
        <w:r w:rsidDel="009E1FA8">
          <w:rPr>
            <w:rFonts w:hint="eastAsia"/>
          </w:rPr>
          <w:delText>显示</w:delText>
        </w:r>
        <w:r w:rsidR="00C0326D" w:rsidDel="009E1FA8">
          <w:rPr>
            <w:rFonts w:hint="eastAsia"/>
          </w:rPr>
          <w:delText>桌台为已开桌，订单状态为就餐中、</w:delText>
        </w:r>
        <w:r w:rsidR="00F413CA" w:rsidDel="009E1FA8">
          <w:rPr>
            <w:rFonts w:hint="eastAsia"/>
          </w:rPr>
          <w:delText>已预结的桌台</w:delText>
        </w:r>
        <w:r w:rsidDel="009E1FA8">
          <w:rPr>
            <w:rFonts w:hint="eastAsia"/>
          </w:rPr>
          <w:delText>。</w:delText>
        </w:r>
      </w:del>
    </w:p>
    <w:p w14:paraId="3E5BDFCF" w14:textId="77777777" w:rsidR="005C3A57" w:rsidDel="009E1FA8" w:rsidRDefault="0050373E">
      <w:pPr>
        <w:rPr>
          <w:del w:id="5836" w:author="Happy" w:date="2018-08-20T18:39:00Z"/>
        </w:rPr>
        <w:pPrChange w:id="5837" w:author="Happy" w:date="2018-08-20T18:39:00Z">
          <w:pPr>
            <w:pStyle w:val="af3"/>
            <w:numPr>
              <w:numId w:val="70"/>
            </w:numPr>
            <w:spacing w:line="360" w:lineRule="auto"/>
            <w:ind w:left="420" w:firstLineChars="0" w:hanging="420"/>
          </w:pPr>
        </w:pPrChange>
      </w:pPr>
      <w:del w:id="5838" w:author="Happy" w:date="2018-08-20T18:39:00Z">
        <w:r w:rsidDel="009E1FA8">
          <w:rPr>
            <w:rFonts w:hint="eastAsia"/>
          </w:rPr>
          <w:delText>桌台号：只读</w:delText>
        </w:r>
      </w:del>
    </w:p>
    <w:p w14:paraId="65A5E81B" w14:textId="77777777" w:rsidR="005C3A57" w:rsidDel="009E1FA8" w:rsidRDefault="001B140F">
      <w:pPr>
        <w:rPr>
          <w:del w:id="5839" w:author="Happy" w:date="2018-08-20T18:39:00Z"/>
        </w:rPr>
        <w:pPrChange w:id="5840" w:author="Happy" w:date="2018-08-20T18:39:00Z">
          <w:pPr>
            <w:pStyle w:val="4"/>
            <w:spacing w:line="360" w:lineRule="auto"/>
          </w:pPr>
        </w:pPrChange>
      </w:pPr>
      <w:del w:id="5841" w:author="Happy" w:date="2018-08-20T18:39:00Z">
        <w:r w:rsidDel="009E1FA8">
          <w:delText>出入口</w:delText>
        </w:r>
      </w:del>
    </w:p>
    <w:p w14:paraId="28C640D5" w14:textId="77777777" w:rsidR="005C3A57" w:rsidDel="009E1FA8" w:rsidRDefault="001B140F">
      <w:pPr>
        <w:rPr>
          <w:del w:id="5842" w:author="Happy" w:date="2018-08-20T18:39:00Z"/>
        </w:rPr>
        <w:pPrChange w:id="5843" w:author="Happy" w:date="2018-08-20T18:39:00Z">
          <w:pPr>
            <w:pStyle w:val="af3"/>
            <w:numPr>
              <w:numId w:val="71"/>
            </w:numPr>
            <w:spacing w:line="360" w:lineRule="auto"/>
            <w:ind w:left="420" w:firstLineChars="0" w:hanging="420"/>
          </w:pPr>
        </w:pPrChange>
      </w:pPr>
      <w:del w:id="5844" w:author="Happy" w:date="2018-08-20T18:39:00Z">
        <w:r w:rsidDel="009E1FA8">
          <w:delText>出口</w:delText>
        </w:r>
        <w:r w:rsidDel="009E1FA8">
          <w:rPr>
            <w:rFonts w:hint="eastAsia"/>
          </w:rPr>
          <w:delText>：</w:delText>
        </w:r>
        <w:r w:rsidDel="009E1FA8">
          <w:delText>订单详情</w:delText>
        </w:r>
        <w:r w:rsidDel="009E1FA8">
          <w:rPr>
            <w:rFonts w:hint="eastAsia"/>
          </w:rPr>
          <w:delText>（就餐中）或者订单详情（已预结）</w:delText>
        </w:r>
      </w:del>
    </w:p>
    <w:p w14:paraId="58B1E9DE" w14:textId="77777777" w:rsidR="005C3A57" w:rsidDel="009E1FA8" w:rsidRDefault="00C03F71">
      <w:pPr>
        <w:rPr>
          <w:del w:id="5845" w:author="Happy" w:date="2018-08-20T18:39:00Z"/>
        </w:rPr>
        <w:pPrChange w:id="5846" w:author="Happy" w:date="2018-08-20T18:39:00Z">
          <w:pPr>
            <w:pStyle w:val="af3"/>
            <w:numPr>
              <w:numId w:val="71"/>
            </w:numPr>
            <w:spacing w:line="360" w:lineRule="auto"/>
            <w:ind w:left="420" w:firstLineChars="0" w:hanging="420"/>
          </w:pPr>
        </w:pPrChange>
      </w:pPr>
      <w:del w:id="5847" w:author="Happy" w:date="2018-08-20T18:39:00Z">
        <w:r w:rsidDel="009E1FA8">
          <w:rPr>
            <w:rFonts w:hint="eastAsia"/>
          </w:rPr>
          <w:delText>入口：</w:delText>
        </w:r>
        <w:r w:rsidR="00DC5398" w:rsidDel="009E1FA8">
          <w:rPr>
            <w:rFonts w:hint="eastAsia"/>
          </w:rPr>
          <w:delText>移菜页面</w:delText>
        </w:r>
      </w:del>
    </w:p>
    <w:p w14:paraId="3C65D638" w14:textId="77777777" w:rsidR="005C3A57" w:rsidDel="009E1FA8" w:rsidRDefault="0085317F">
      <w:pPr>
        <w:rPr>
          <w:del w:id="5848" w:author="Happy" w:date="2018-08-20T18:39:00Z"/>
        </w:rPr>
        <w:pPrChange w:id="5849" w:author="Happy" w:date="2018-08-20T18:39:00Z">
          <w:pPr>
            <w:pStyle w:val="4"/>
            <w:spacing w:line="360" w:lineRule="auto"/>
          </w:pPr>
        </w:pPrChange>
      </w:pPr>
      <w:del w:id="5850" w:author="Happy" w:date="2018-08-20T18:39:00Z">
        <w:r w:rsidDel="009E1FA8">
          <w:delText>数据来源</w:delText>
        </w:r>
      </w:del>
    </w:p>
    <w:p w14:paraId="29D803C1" w14:textId="77777777" w:rsidR="005C3A57" w:rsidDel="009E1FA8" w:rsidRDefault="0085317F">
      <w:pPr>
        <w:rPr>
          <w:del w:id="5851" w:author="Happy" w:date="2018-08-20T18:39:00Z"/>
        </w:rPr>
        <w:pPrChange w:id="5852" w:author="Happy" w:date="2018-08-20T18:39:00Z">
          <w:pPr>
            <w:pStyle w:val="af3"/>
            <w:numPr>
              <w:numId w:val="72"/>
            </w:numPr>
            <w:spacing w:line="360" w:lineRule="auto"/>
            <w:ind w:left="420" w:firstLineChars="0" w:hanging="420"/>
          </w:pPr>
        </w:pPrChange>
      </w:pPr>
      <w:del w:id="5853" w:author="Happy" w:date="2018-08-20T18:39:00Z">
        <w:r w:rsidDel="009E1FA8">
          <w:delText>桌台号</w:delText>
        </w:r>
        <w:r w:rsidDel="009E1FA8">
          <w:rPr>
            <w:rFonts w:hint="eastAsia"/>
          </w:rPr>
          <w:delText>从服务器端获取</w:delText>
        </w:r>
      </w:del>
    </w:p>
    <w:p w14:paraId="5F14BBAF" w14:textId="77777777" w:rsidR="005C3A57" w:rsidDel="009E1FA8" w:rsidRDefault="0085317F">
      <w:pPr>
        <w:rPr>
          <w:del w:id="5854" w:author="Happy" w:date="2018-08-20T18:39:00Z"/>
        </w:rPr>
        <w:pPrChange w:id="5855" w:author="Happy" w:date="2018-08-20T18:39:00Z">
          <w:pPr>
            <w:pStyle w:val="4"/>
            <w:spacing w:line="360" w:lineRule="auto"/>
          </w:pPr>
        </w:pPrChange>
      </w:pPr>
      <w:del w:id="5856" w:author="Happy" w:date="2018-08-20T18:39:00Z">
        <w:r w:rsidDel="009E1FA8">
          <w:delText>输入项</w:delText>
        </w:r>
      </w:del>
    </w:p>
    <w:p w14:paraId="397107BC" w14:textId="77777777" w:rsidR="005C3A57" w:rsidDel="009E1FA8" w:rsidRDefault="00364AEA">
      <w:pPr>
        <w:rPr>
          <w:del w:id="5857" w:author="Happy" w:date="2018-08-20T18:39:00Z"/>
        </w:rPr>
        <w:pPrChange w:id="5858" w:author="Happy" w:date="2018-08-20T18:39:00Z">
          <w:pPr>
            <w:spacing w:line="360" w:lineRule="auto"/>
          </w:pPr>
        </w:pPrChange>
      </w:pPr>
      <w:del w:id="5859" w:author="Happy" w:date="2018-08-20T18:39:00Z">
        <w:r w:rsidDel="009E1FA8">
          <w:delText>无</w:delText>
        </w:r>
      </w:del>
    </w:p>
    <w:p w14:paraId="404284FF" w14:textId="77777777" w:rsidR="005C3A57" w:rsidDel="009E1FA8" w:rsidRDefault="00364AEA">
      <w:pPr>
        <w:rPr>
          <w:del w:id="5860" w:author="Happy" w:date="2018-08-20T18:39:00Z"/>
        </w:rPr>
        <w:pPrChange w:id="5861" w:author="Happy" w:date="2018-08-20T18:39:00Z">
          <w:pPr>
            <w:pStyle w:val="4"/>
            <w:spacing w:line="360" w:lineRule="auto"/>
          </w:pPr>
        </w:pPrChange>
      </w:pPr>
      <w:del w:id="5862" w:author="Happy" w:date="2018-08-20T18:39:00Z">
        <w:r w:rsidDel="009E1FA8">
          <w:delText>操作规则</w:delText>
        </w:r>
      </w:del>
    </w:p>
    <w:p w14:paraId="52F51256" w14:textId="77777777" w:rsidR="005C3A57" w:rsidDel="009E1FA8" w:rsidRDefault="00364AEA">
      <w:pPr>
        <w:rPr>
          <w:del w:id="5863" w:author="Happy" w:date="2018-08-20T18:39:00Z"/>
        </w:rPr>
        <w:pPrChange w:id="5864" w:author="Happy" w:date="2018-08-20T18:39:00Z">
          <w:pPr>
            <w:pStyle w:val="af3"/>
            <w:numPr>
              <w:numId w:val="72"/>
            </w:numPr>
            <w:spacing w:line="360" w:lineRule="auto"/>
            <w:ind w:left="420" w:firstLineChars="0" w:hanging="420"/>
          </w:pPr>
        </w:pPrChange>
      </w:pPr>
      <w:del w:id="5865" w:author="Happy" w:date="2018-08-20T18:39:00Z">
        <w:r w:rsidDel="009E1FA8">
          <w:delText>复选框</w:delText>
        </w:r>
        <w:r w:rsidDel="009E1FA8">
          <w:rPr>
            <w:rFonts w:hint="eastAsia"/>
          </w:rPr>
          <w:delText>：</w:delText>
        </w:r>
        <w:r w:rsidDel="009E1FA8">
          <w:delText>选择需要将菜品移入的桌台</w:delText>
        </w:r>
        <w:r w:rsidDel="009E1FA8">
          <w:rPr>
            <w:rFonts w:hint="eastAsia"/>
          </w:rPr>
          <w:delText>（只能选择一个）</w:delText>
        </w:r>
      </w:del>
    </w:p>
    <w:p w14:paraId="1ECD5612" w14:textId="77777777" w:rsidR="005C3A57" w:rsidDel="009E1FA8" w:rsidRDefault="00364AEA">
      <w:pPr>
        <w:rPr>
          <w:del w:id="5866" w:author="Happy" w:date="2018-08-20T18:39:00Z"/>
        </w:rPr>
        <w:pPrChange w:id="5867" w:author="Happy" w:date="2018-08-20T18:39:00Z">
          <w:pPr>
            <w:pStyle w:val="af3"/>
            <w:numPr>
              <w:numId w:val="72"/>
            </w:numPr>
            <w:spacing w:line="360" w:lineRule="auto"/>
            <w:ind w:left="420" w:firstLineChars="0" w:hanging="420"/>
          </w:pPr>
        </w:pPrChange>
      </w:pPr>
      <w:del w:id="5868" w:author="Happy" w:date="2018-08-20T18:39:00Z">
        <w:r w:rsidDel="009E1FA8">
          <w:rPr>
            <w:rFonts w:hint="eastAsia"/>
          </w:rPr>
          <w:delText>【取消】：点击取消，则返回到移菜页面，</w:delText>
        </w:r>
        <w:r w:rsidR="00D9456B" w:rsidDel="009E1FA8">
          <w:rPr>
            <w:rFonts w:hint="eastAsia"/>
          </w:rPr>
          <w:delText>弹框消失。</w:delText>
        </w:r>
      </w:del>
    </w:p>
    <w:p w14:paraId="466BA86F" w14:textId="77777777" w:rsidR="005C3A57" w:rsidDel="009E1FA8" w:rsidRDefault="0086327C">
      <w:pPr>
        <w:rPr>
          <w:del w:id="5869" w:author="Happy" w:date="2018-08-20T18:39:00Z"/>
        </w:rPr>
        <w:pPrChange w:id="5870" w:author="Happy" w:date="2018-08-20T18:39:00Z">
          <w:pPr>
            <w:pStyle w:val="af3"/>
            <w:numPr>
              <w:numId w:val="72"/>
            </w:numPr>
            <w:spacing w:line="360" w:lineRule="auto"/>
            <w:ind w:left="420" w:firstLineChars="0" w:hanging="420"/>
          </w:pPr>
        </w:pPrChange>
      </w:pPr>
      <w:del w:id="5871" w:author="Happy" w:date="2018-08-20T18:39:00Z">
        <w:r w:rsidDel="009E1FA8">
          <w:rPr>
            <w:rFonts w:hint="eastAsia"/>
          </w:rPr>
          <w:delText>【确定】：点击</w:delText>
        </w:r>
        <w:r w:rsidR="0073362C" w:rsidDel="009E1FA8">
          <w:rPr>
            <w:rFonts w:hint="eastAsia"/>
          </w:rPr>
          <w:delText>确定，</w:delText>
        </w:r>
        <w:r w:rsidR="005B0006" w:rsidDel="009E1FA8">
          <w:rPr>
            <w:rFonts w:hint="eastAsia"/>
          </w:rPr>
          <w:delText>则返回</w:delText>
        </w:r>
        <w:r w:rsidR="00D241BE" w:rsidDel="009E1FA8">
          <w:rPr>
            <w:rFonts w:hint="eastAsia"/>
          </w:rPr>
          <w:delText>到订单详情（就餐中）或者订单详情（已预结）。移出的菜品不再显示，同时合计数量、合计金额重新计算。</w:delText>
        </w:r>
      </w:del>
    </w:p>
    <w:p w14:paraId="2B29977F" w14:textId="77777777" w:rsidR="005C3A57" w:rsidDel="009E1FA8" w:rsidRDefault="00040C24">
      <w:pPr>
        <w:rPr>
          <w:del w:id="5872" w:author="Happy" w:date="2018-08-20T18:39:00Z"/>
        </w:rPr>
        <w:pPrChange w:id="5873" w:author="Happy" w:date="2018-08-20T18:39:00Z">
          <w:pPr>
            <w:pStyle w:val="af3"/>
            <w:numPr>
              <w:numId w:val="73"/>
            </w:numPr>
            <w:spacing w:line="360" w:lineRule="auto"/>
            <w:ind w:left="840" w:firstLineChars="0" w:hanging="420"/>
          </w:pPr>
        </w:pPrChange>
      </w:pPr>
      <w:del w:id="5874" w:author="Happy" w:date="2018-08-20T18:39:00Z">
        <w:r w:rsidDel="009E1FA8">
          <w:rPr>
            <w:rFonts w:hint="eastAsia"/>
          </w:rPr>
          <w:delText>当移出的菜品，移入到了桌台状态“已开桌”订单详情“就餐中”，则相应订单详情中增加移入的菜品，合计金额</w:delText>
        </w:r>
        <w:r w:rsidR="0028390A" w:rsidDel="009E1FA8">
          <w:rPr>
            <w:rFonts w:hint="eastAsia"/>
          </w:rPr>
          <w:delText>、数量重新计算。</w:delText>
        </w:r>
      </w:del>
    </w:p>
    <w:p w14:paraId="75A5AF90" w14:textId="77777777" w:rsidR="005C3A57" w:rsidDel="009E1FA8" w:rsidRDefault="00CF68CD">
      <w:pPr>
        <w:rPr>
          <w:del w:id="5875" w:author="Happy" w:date="2018-08-20T18:39:00Z"/>
        </w:rPr>
        <w:pPrChange w:id="5876" w:author="Happy" w:date="2018-08-20T18:39:00Z">
          <w:pPr>
            <w:pStyle w:val="af3"/>
            <w:numPr>
              <w:numId w:val="73"/>
            </w:numPr>
            <w:spacing w:line="360" w:lineRule="auto"/>
            <w:ind w:left="840" w:firstLineChars="0" w:hanging="420"/>
          </w:pPr>
        </w:pPrChange>
      </w:pPr>
      <w:del w:id="5877" w:author="Happy" w:date="2018-08-20T18:39:00Z">
        <w:r w:rsidDel="009E1FA8">
          <w:rPr>
            <w:rFonts w:hint="eastAsia"/>
          </w:rPr>
          <w:delText>当移出的菜品，移入到了桌台状态“已开桌”订单状态“</w:delText>
        </w:r>
        <w:r w:rsidR="008A667F" w:rsidDel="009E1FA8">
          <w:rPr>
            <w:rFonts w:hint="eastAsia"/>
          </w:rPr>
          <w:delText>已预结</w:delText>
        </w:r>
        <w:r w:rsidDel="009E1FA8">
          <w:rPr>
            <w:rFonts w:hint="eastAsia"/>
          </w:rPr>
          <w:delText>”，则相应的订单详情中增加移入的菜品，合计金额、数量重新计算，</w:delText>
        </w:r>
        <w:r w:rsidR="001F5E3A" w:rsidDel="009E1FA8">
          <w:rPr>
            <w:rFonts w:hint="eastAsia"/>
          </w:rPr>
          <w:delText>订单状态变为“就餐中”，</w:delText>
        </w:r>
        <w:r w:rsidR="00A7648E" w:rsidDel="009E1FA8">
          <w:rPr>
            <w:rFonts w:hint="eastAsia"/>
          </w:rPr>
          <w:delText>【预结】按钮变为可点状态。</w:delText>
        </w:r>
      </w:del>
    </w:p>
    <w:p w14:paraId="704D0BA4" w14:textId="77777777" w:rsidR="005C3A57" w:rsidDel="009E1FA8" w:rsidRDefault="00885E73">
      <w:pPr>
        <w:rPr>
          <w:del w:id="5878" w:author="Happy" w:date="2018-08-20T18:39:00Z"/>
        </w:rPr>
        <w:pPrChange w:id="5879" w:author="Happy" w:date="2018-08-20T18:39:00Z">
          <w:pPr>
            <w:pStyle w:val="4"/>
            <w:spacing w:line="360" w:lineRule="auto"/>
          </w:pPr>
        </w:pPrChange>
      </w:pPr>
      <w:del w:id="5880" w:author="Happy" w:date="2018-08-20T18:39:00Z">
        <w:r w:rsidDel="009E1FA8">
          <w:delText>提示信息</w:delText>
        </w:r>
      </w:del>
    </w:p>
    <w:p w14:paraId="56C474CF" w14:textId="77777777" w:rsidR="005C3A57" w:rsidDel="009E1FA8" w:rsidRDefault="003304E0">
      <w:pPr>
        <w:rPr>
          <w:del w:id="5881" w:author="Happy" w:date="2018-08-20T18:39:00Z"/>
        </w:rPr>
        <w:pPrChange w:id="5882" w:author="Happy" w:date="2018-08-20T18:39:00Z">
          <w:pPr>
            <w:pStyle w:val="af3"/>
            <w:numPr>
              <w:numId w:val="72"/>
            </w:numPr>
            <w:spacing w:line="360" w:lineRule="auto"/>
            <w:ind w:left="420" w:firstLineChars="0" w:hanging="420"/>
          </w:pPr>
        </w:pPrChange>
      </w:pPr>
      <w:del w:id="5883" w:author="Happy" w:date="2018-08-20T18:39:00Z">
        <w:r w:rsidDel="009E1FA8">
          <w:delText>当选择超过一个桌台时</w:delText>
        </w:r>
        <w:r w:rsidDel="009E1FA8">
          <w:rPr>
            <w:rFonts w:hint="eastAsia"/>
          </w:rPr>
          <w:delText>，</w:delText>
        </w:r>
        <w:r w:rsidDel="009E1FA8">
          <w:delText>不可操作</w:delText>
        </w:r>
        <w:r w:rsidDel="009E1FA8">
          <w:rPr>
            <w:rFonts w:hint="eastAsia"/>
          </w:rPr>
          <w:delText>，</w:delText>
        </w:r>
        <w:r w:rsidDel="009E1FA8">
          <w:delText>并且</w:delText>
        </w:r>
        <w:r w:rsidDel="009E1FA8">
          <w:delText>toast</w:delText>
        </w:r>
        <w:r w:rsidDel="009E1FA8">
          <w:delText>提示</w:delText>
        </w:r>
        <w:r w:rsidDel="009E1FA8">
          <w:rPr>
            <w:rFonts w:hint="eastAsia"/>
          </w:rPr>
          <w:delText>：</w:delText>
        </w:r>
        <w:r w:rsidDel="009E1FA8">
          <w:delText>只能选择一个桌台</w:delText>
        </w:r>
        <w:r w:rsidDel="009E1FA8">
          <w:rPr>
            <w:rFonts w:hint="eastAsia"/>
          </w:rPr>
          <w:delText>。</w:delText>
        </w:r>
      </w:del>
    </w:p>
    <w:p w14:paraId="49C20822" w14:textId="77777777" w:rsidR="005C3A57" w:rsidDel="009E1FA8" w:rsidRDefault="00257EAB">
      <w:pPr>
        <w:rPr>
          <w:del w:id="5884" w:author="Happy" w:date="2018-08-20T18:39:00Z"/>
        </w:rPr>
        <w:pPrChange w:id="5885" w:author="Happy" w:date="2018-08-20T18:39:00Z">
          <w:pPr>
            <w:pStyle w:val="af3"/>
            <w:numPr>
              <w:numId w:val="72"/>
            </w:numPr>
            <w:spacing w:line="360" w:lineRule="auto"/>
            <w:ind w:left="420" w:firstLineChars="0" w:hanging="420"/>
          </w:pPr>
        </w:pPrChange>
      </w:pPr>
      <w:del w:id="5886" w:author="Happy" w:date="2018-08-20T18:39:00Z">
        <w:r w:rsidDel="009E1FA8">
          <w:rPr>
            <w:rFonts w:hint="eastAsia"/>
          </w:rPr>
          <w:delText>点击“确定”，当网络正常，则</w:delText>
        </w:r>
        <w:r w:rsidDel="009E1FA8">
          <w:rPr>
            <w:rFonts w:hint="eastAsia"/>
          </w:rPr>
          <w:delText>toast</w:delText>
        </w:r>
        <w:r w:rsidDel="009E1FA8">
          <w:rPr>
            <w:rFonts w:hint="eastAsia"/>
          </w:rPr>
          <w:delText>提示：移菜成功。当网络不正常，则</w:delText>
        </w:r>
        <w:r w:rsidDel="009E1FA8">
          <w:rPr>
            <w:rFonts w:hint="eastAsia"/>
          </w:rPr>
          <w:delText>toast</w:delText>
        </w:r>
        <w:r w:rsidDel="009E1FA8">
          <w:rPr>
            <w:rFonts w:hint="eastAsia"/>
          </w:rPr>
          <w:delText>提示：移菜失败。</w:delText>
        </w:r>
      </w:del>
    </w:p>
    <w:p w14:paraId="33BEDF83" w14:textId="77777777" w:rsidR="005C3A57" w:rsidDel="009E1FA8" w:rsidRDefault="009C425C">
      <w:pPr>
        <w:rPr>
          <w:del w:id="5887" w:author="Happy" w:date="2018-08-20T18:39:00Z"/>
        </w:rPr>
        <w:pPrChange w:id="5888" w:author="Happy" w:date="2018-08-20T18:39:00Z">
          <w:pPr>
            <w:pStyle w:val="2"/>
            <w:spacing w:line="360" w:lineRule="auto"/>
          </w:pPr>
        </w:pPrChange>
      </w:pPr>
      <w:del w:id="5889" w:author="Happy" w:date="2018-08-20T18:39:00Z">
        <w:r w:rsidDel="009E1FA8">
          <w:rPr>
            <w:rFonts w:hint="eastAsia"/>
          </w:rPr>
          <w:delText>加菜</w:delText>
        </w:r>
      </w:del>
    </w:p>
    <w:p w14:paraId="3C91724B" w14:textId="77777777" w:rsidR="005C3A57" w:rsidDel="009E1FA8" w:rsidRDefault="00A433D7">
      <w:pPr>
        <w:rPr>
          <w:del w:id="5890" w:author="Happy" w:date="2018-08-20T18:39:00Z"/>
        </w:rPr>
        <w:pPrChange w:id="5891" w:author="Happy" w:date="2018-08-20T18:39:00Z">
          <w:pPr>
            <w:spacing w:line="360" w:lineRule="auto"/>
          </w:pPr>
        </w:pPrChange>
      </w:pPr>
      <w:del w:id="5892" w:author="Happy" w:date="2018-08-20T18:39:00Z">
        <w:r w:rsidDel="009E1FA8">
          <w:rPr>
            <w:rFonts w:hint="eastAsia"/>
          </w:rPr>
          <w:delText>基本逻辑：</w:delText>
        </w:r>
      </w:del>
    </w:p>
    <w:p w14:paraId="32DA6896" w14:textId="77777777" w:rsidR="005C3A57" w:rsidDel="009E1FA8" w:rsidRDefault="009C425C">
      <w:pPr>
        <w:rPr>
          <w:del w:id="5893" w:author="Happy" w:date="2018-08-20T18:39:00Z"/>
        </w:rPr>
        <w:pPrChange w:id="5894" w:author="Happy" w:date="2018-08-20T18:39:00Z">
          <w:pPr>
            <w:pStyle w:val="af3"/>
            <w:numPr>
              <w:numId w:val="81"/>
            </w:numPr>
            <w:spacing w:line="360" w:lineRule="auto"/>
            <w:ind w:left="420" w:firstLineChars="0" w:hanging="420"/>
          </w:pPr>
        </w:pPrChange>
      </w:pPr>
      <w:del w:id="5895" w:author="Happy" w:date="2018-08-20T18:39:00Z">
        <w:r w:rsidDel="009E1FA8">
          <w:rPr>
            <w:rFonts w:hint="eastAsia"/>
          </w:rPr>
          <w:delText>当订单</w:delText>
        </w:r>
        <w:r w:rsidR="00B061AE" w:rsidDel="009E1FA8">
          <w:rPr>
            <w:rFonts w:hint="eastAsia"/>
          </w:rPr>
          <w:delText>状态</w:delText>
        </w:r>
        <w:r w:rsidR="005F49F9" w:rsidDel="009E1FA8">
          <w:rPr>
            <w:rFonts w:hint="eastAsia"/>
          </w:rPr>
          <w:delText>为</w:delText>
        </w:r>
        <w:r w:rsidR="00E12998" w:rsidDel="009E1FA8">
          <w:rPr>
            <w:rFonts w:hint="eastAsia"/>
          </w:rPr>
          <w:delText>“</w:delText>
        </w:r>
        <w:r w:rsidDel="009E1FA8">
          <w:rPr>
            <w:rFonts w:hint="eastAsia"/>
          </w:rPr>
          <w:delText>就餐中</w:delText>
        </w:r>
        <w:r w:rsidR="00E12998" w:rsidDel="009E1FA8">
          <w:rPr>
            <w:rFonts w:hint="eastAsia"/>
          </w:rPr>
          <w:delText>”</w:delText>
        </w:r>
        <w:r w:rsidDel="009E1FA8">
          <w:rPr>
            <w:rFonts w:hint="eastAsia"/>
          </w:rPr>
          <w:delText>，加菜时，在原订单上加菜</w:delText>
        </w:r>
        <w:r w:rsidR="004C5386" w:rsidDel="009E1FA8">
          <w:rPr>
            <w:rFonts w:hint="eastAsia"/>
          </w:rPr>
          <w:delText>，加菜菜品有加菜标记</w:delText>
        </w:r>
        <w:r w:rsidDel="009E1FA8">
          <w:rPr>
            <w:rFonts w:hint="eastAsia"/>
          </w:rPr>
          <w:delText>。</w:delText>
        </w:r>
      </w:del>
    </w:p>
    <w:p w14:paraId="7FEB04F3" w14:textId="77777777" w:rsidR="005C3A57" w:rsidDel="009E1FA8" w:rsidRDefault="009C425C">
      <w:pPr>
        <w:rPr>
          <w:del w:id="5896" w:author="Happy" w:date="2018-08-20T18:39:00Z"/>
        </w:rPr>
        <w:pPrChange w:id="5897" w:author="Happy" w:date="2018-08-20T18:39:00Z">
          <w:pPr>
            <w:pStyle w:val="af3"/>
            <w:numPr>
              <w:numId w:val="81"/>
            </w:numPr>
            <w:spacing w:line="360" w:lineRule="auto"/>
            <w:ind w:left="420" w:firstLineChars="0" w:hanging="420"/>
          </w:pPr>
        </w:pPrChange>
      </w:pPr>
      <w:del w:id="5898" w:author="Happy" w:date="2018-08-20T18:39:00Z">
        <w:r w:rsidDel="009E1FA8">
          <w:rPr>
            <w:rFonts w:hint="eastAsia"/>
          </w:rPr>
          <w:delText>当订单</w:delText>
        </w:r>
        <w:r w:rsidR="00B061AE" w:rsidDel="009E1FA8">
          <w:rPr>
            <w:rFonts w:hint="eastAsia"/>
          </w:rPr>
          <w:delText>状态为“</w:delText>
        </w:r>
        <w:r w:rsidDel="009E1FA8">
          <w:rPr>
            <w:rFonts w:hint="eastAsia"/>
          </w:rPr>
          <w:delText>已预结</w:delText>
        </w:r>
        <w:r w:rsidR="00B061AE" w:rsidDel="009E1FA8">
          <w:rPr>
            <w:rFonts w:hint="eastAsia"/>
          </w:rPr>
          <w:delText>”</w:delText>
        </w:r>
        <w:r w:rsidDel="009E1FA8">
          <w:rPr>
            <w:rFonts w:hint="eastAsia"/>
          </w:rPr>
          <w:delText>，加菜时，在原订单上加菜，</w:delText>
        </w:r>
        <w:r w:rsidR="004C5386" w:rsidDel="009E1FA8">
          <w:rPr>
            <w:rFonts w:hint="eastAsia"/>
          </w:rPr>
          <w:delText>加菜菜品有加菜标记，</w:delText>
        </w:r>
        <w:r w:rsidDel="009E1FA8">
          <w:rPr>
            <w:rFonts w:hint="eastAsia"/>
          </w:rPr>
          <w:delText>订单状态</w:delText>
        </w:r>
        <w:r w:rsidR="002C4E94" w:rsidDel="009E1FA8">
          <w:rPr>
            <w:rFonts w:hint="eastAsia"/>
          </w:rPr>
          <w:delText>回</w:delText>
        </w:r>
        <w:r w:rsidDel="009E1FA8">
          <w:rPr>
            <w:rFonts w:hint="eastAsia"/>
          </w:rPr>
          <w:delText>写为</w:delText>
        </w:r>
        <w:r w:rsidR="00ED3BFD" w:rsidDel="009E1FA8">
          <w:rPr>
            <w:rFonts w:hint="eastAsia"/>
          </w:rPr>
          <w:delText>“</w:delText>
        </w:r>
        <w:r w:rsidDel="009E1FA8">
          <w:rPr>
            <w:rFonts w:hint="eastAsia"/>
          </w:rPr>
          <w:delText>就餐中</w:delText>
        </w:r>
        <w:r w:rsidR="00ED3BFD" w:rsidDel="009E1FA8">
          <w:rPr>
            <w:rFonts w:hint="eastAsia"/>
          </w:rPr>
          <w:delText>”</w:delText>
        </w:r>
        <w:r w:rsidDel="009E1FA8">
          <w:rPr>
            <w:rFonts w:hint="eastAsia"/>
          </w:rPr>
          <w:delText>，需要重新预结。</w:delText>
        </w:r>
      </w:del>
    </w:p>
    <w:p w14:paraId="7629E2E6" w14:textId="77777777" w:rsidR="005C3A57" w:rsidDel="009E1FA8" w:rsidRDefault="009C425C">
      <w:pPr>
        <w:rPr>
          <w:del w:id="5899" w:author="Happy" w:date="2018-08-20T18:39:00Z"/>
        </w:rPr>
        <w:pPrChange w:id="5900" w:author="Happy" w:date="2018-08-20T18:39:00Z">
          <w:pPr>
            <w:pStyle w:val="af3"/>
            <w:numPr>
              <w:numId w:val="81"/>
            </w:numPr>
            <w:spacing w:line="360" w:lineRule="auto"/>
            <w:ind w:left="420" w:firstLineChars="0" w:hanging="420"/>
          </w:pPr>
        </w:pPrChange>
      </w:pPr>
      <w:del w:id="5901" w:author="Happy" w:date="2018-08-20T18:39:00Z">
        <w:r w:rsidDel="009E1FA8">
          <w:rPr>
            <w:rFonts w:hint="eastAsia"/>
          </w:rPr>
          <w:delText>当订单</w:delText>
        </w:r>
        <w:r w:rsidR="003E1F9A" w:rsidDel="009E1FA8">
          <w:rPr>
            <w:rFonts w:hint="eastAsia"/>
          </w:rPr>
          <w:delText>为“</w:delText>
        </w:r>
        <w:r w:rsidDel="009E1FA8">
          <w:rPr>
            <w:rFonts w:hint="eastAsia"/>
          </w:rPr>
          <w:delText>已买单</w:delText>
        </w:r>
        <w:r w:rsidR="003E1F9A" w:rsidDel="009E1FA8">
          <w:rPr>
            <w:rFonts w:hint="eastAsia"/>
          </w:rPr>
          <w:delText>”</w:delText>
        </w:r>
        <w:r w:rsidDel="009E1FA8">
          <w:rPr>
            <w:rFonts w:hint="eastAsia"/>
          </w:rPr>
          <w:delText>，加菜时，</w:delText>
        </w:r>
        <w:r w:rsidR="00C55D56" w:rsidDel="009E1FA8">
          <w:rPr>
            <w:rFonts w:hint="eastAsia"/>
          </w:rPr>
          <w:delText>需要</w:delText>
        </w:r>
        <w:r w:rsidR="00EC6FA7" w:rsidRPr="00A433D7" w:rsidDel="009E1FA8">
          <w:rPr>
            <w:rFonts w:hint="eastAsia"/>
          </w:rPr>
          <w:delText>生成新的订单</w:delText>
        </w:r>
        <w:r w:rsidR="00F9157E" w:rsidDel="009E1FA8">
          <w:rPr>
            <w:rFonts w:hint="eastAsia"/>
          </w:rPr>
          <w:delText>，加菜菜品有加菜标记</w:delText>
        </w:r>
        <w:r w:rsidDel="009E1FA8">
          <w:rPr>
            <w:rFonts w:hint="eastAsia"/>
          </w:rPr>
          <w:delText>，</w:delText>
        </w:r>
        <w:r w:rsidR="00554A1D" w:rsidDel="009E1FA8">
          <w:rPr>
            <w:rFonts w:hint="eastAsia"/>
          </w:rPr>
          <w:delText>并</w:delText>
        </w:r>
        <w:r w:rsidR="00282D4D" w:rsidDel="009E1FA8">
          <w:rPr>
            <w:rFonts w:hint="eastAsia"/>
          </w:rPr>
          <w:delText>与</w:delText>
        </w:r>
        <w:r w:rsidR="00371F86" w:rsidDel="009E1FA8">
          <w:rPr>
            <w:rFonts w:hint="eastAsia"/>
          </w:rPr>
          <w:delText>原</w:delText>
        </w:r>
        <w:r w:rsidR="00282D4D" w:rsidDel="009E1FA8">
          <w:rPr>
            <w:rFonts w:hint="eastAsia"/>
          </w:rPr>
          <w:delText>订单关联。</w:delText>
        </w:r>
      </w:del>
    </w:p>
    <w:p w14:paraId="3FF27EE0" w14:textId="77777777" w:rsidR="005C3A57" w:rsidDel="009E1FA8" w:rsidRDefault="009C425C">
      <w:pPr>
        <w:rPr>
          <w:del w:id="5902" w:author="Happy" w:date="2018-08-20T18:39:00Z"/>
        </w:rPr>
        <w:pPrChange w:id="5903" w:author="Happy" w:date="2018-08-20T18:39:00Z">
          <w:pPr>
            <w:pStyle w:val="3"/>
            <w:spacing w:line="360" w:lineRule="auto"/>
          </w:pPr>
        </w:pPrChange>
      </w:pPr>
      <w:del w:id="5904" w:author="Happy" w:date="2018-08-20T18:39:00Z">
        <w:r w:rsidDel="009E1FA8">
          <w:rPr>
            <w:rFonts w:hint="eastAsia"/>
          </w:rPr>
          <w:delText>就餐中</w:delText>
        </w:r>
        <w:r w:rsidR="00327160" w:rsidDel="009E1FA8">
          <w:rPr>
            <w:rFonts w:hint="eastAsia"/>
          </w:rPr>
          <w:delText>或已预结</w:delText>
        </w:r>
        <w:r w:rsidDel="009E1FA8">
          <w:rPr>
            <w:rFonts w:hint="eastAsia"/>
          </w:rPr>
          <w:delText>加菜页面</w:delText>
        </w:r>
      </w:del>
    </w:p>
    <w:p w14:paraId="54FA31D0" w14:textId="77777777" w:rsidR="005C3A57" w:rsidDel="009E1FA8" w:rsidRDefault="00AA7117">
      <w:pPr>
        <w:rPr>
          <w:del w:id="5905" w:author="Happy" w:date="2018-08-20T18:39:00Z"/>
        </w:rPr>
        <w:pPrChange w:id="5906" w:author="Happy" w:date="2018-08-20T18:39:00Z">
          <w:pPr>
            <w:spacing w:line="360" w:lineRule="auto"/>
          </w:pPr>
        </w:pPrChange>
      </w:pPr>
      <w:del w:id="5907" w:author="Happy" w:date="2018-08-20T18:39:00Z">
        <w:r w:rsidDel="009E1FA8">
          <w:rPr>
            <w:noProof/>
          </w:rPr>
          <w:drawing>
            <wp:inline distT="0" distB="0" distL="0" distR="0" wp14:anchorId="7F1D3125" wp14:editId="1DF35CC4">
              <wp:extent cx="5943600" cy="3543000"/>
              <wp:effectExtent l="19050" t="0" r="0" b="0"/>
              <wp:docPr id="5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0"/>
                      <a:srcRect/>
                      <a:stretch>
                        <a:fillRect/>
                      </a:stretch>
                    </pic:blipFill>
                    <pic:spPr bwMode="auto">
                      <a:xfrm>
                        <a:off x="0" y="0"/>
                        <a:ext cx="5943600" cy="3543000"/>
                      </a:xfrm>
                      <a:prstGeom prst="rect">
                        <a:avLst/>
                      </a:prstGeom>
                      <a:noFill/>
                      <a:ln w="9525">
                        <a:noFill/>
                        <a:miter lim="800000"/>
                        <a:headEnd/>
                        <a:tailEnd/>
                      </a:ln>
                    </pic:spPr>
                  </pic:pic>
                </a:graphicData>
              </a:graphic>
            </wp:inline>
          </w:drawing>
        </w:r>
      </w:del>
    </w:p>
    <w:p w14:paraId="1D55DB9F" w14:textId="77777777" w:rsidR="005C3A57" w:rsidDel="009E1FA8" w:rsidRDefault="00CF4FBF">
      <w:pPr>
        <w:rPr>
          <w:del w:id="5908" w:author="Happy" w:date="2018-08-20T18:39:00Z"/>
          <w:rStyle w:val="af8"/>
          <w:i w:val="0"/>
          <w:color w:val="auto"/>
        </w:rPr>
        <w:pPrChange w:id="5909" w:author="Happy" w:date="2018-08-20T18:39:00Z">
          <w:pPr>
            <w:pStyle w:val="4"/>
            <w:spacing w:line="360" w:lineRule="auto"/>
          </w:pPr>
        </w:pPrChange>
      </w:pPr>
      <w:del w:id="5910" w:author="Happy" w:date="2018-08-20T18:39:00Z">
        <w:r w:rsidRPr="009F2834" w:rsidDel="009E1FA8">
          <w:rPr>
            <w:rStyle w:val="af8"/>
            <w:rFonts w:hint="eastAsia"/>
            <w:b/>
            <w:i w:val="0"/>
            <w:color w:val="auto"/>
          </w:rPr>
          <w:delText>显示内容</w:delText>
        </w:r>
      </w:del>
    </w:p>
    <w:p w14:paraId="01D71B30" w14:textId="77777777" w:rsidR="005C3A57" w:rsidDel="009E1FA8" w:rsidRDefault="0080782A">
      <w:pPr>
        <w:rPr>
          <w:del w:id="5911" w:author="Happy" w:date="2018-08-20T18:39:00Z"/>
        </w:rPr>
        <w:pPrChange w:id="5912" w:author="Happy" w:date="2018-08-20T18:39:00Z">
          <w:pPr>
            <w:pStyle w:val="af3"/>
            <w:numPr>
              <w:numId w:val="8"/>
            </w:numPr>
            <w:spacing w:line="360" w:lineRule="auto"/>
            <w:ind w:left="420" w:firstLineChars="0" w:hanging="420"/>
          </w:pPr>
        </w:pPrChange>
      </w:pPr>
      <w:del w:id="5913" w:author="Happy" w:date="2018-08-20T18:39:00Z">
        <w:r w:rsidDel="009E1FA8">
          <w:delText>与点菜页面没有差别</w:delText>
        </w:r>
        <w:r w:rsidDel="009E1FA8">
          <w:rPr>
            <w:rFonts w:hint="eastAsia"/>
          </w:rPr>
          <w:delText>，</w:delText>
        </w:r>
        <w:r w:rsidDel="009E1FA8">
          <w:delText>加菜菜品会</w:delText>
        </w:r>
        <w:r w:rsidR="0019363A" w:rsidDel="009E1FA8">
          <w:delText>在订单中和打印出的小票中带</w:delText>
        </w:r>
        <w:r w:rsidDel="009E1FA8">
          <w:delText>有加菜标记</w:delText>
        </w:r>
        <w:r w:rsidDel="009E1FA8">
          <w:rPr>
            <w:rFonts w:hint="eastAsia"/>
          </w:rPr>
          <w:delText>。</w:delText>
        </w:r>
        <w:r w:rsidR="001E4D4B" w:rsidDel="009E1FA8">
          <w:rPr>
            <w:rFonts w:hint="eastAsia"/>
          </w:rPr>
          <w:delText>详细信息</w:delText>
        </w:r>
      </w:del>
      <w:ins w:id="5914" w:author="xiaohou" w:date="2016-09-09T10:33:00Z">
        <w:del w:id="5915" w:author="Happy" w:date="2018-08-20T18:39:00Z">
          <w:r w:rsidR="009F7CE5" w:rsidDel="009E1FA8">
            <w:rPr>
              <w:rFonts w:hint="eastAsia"/>
            </w:rPr>
            <w:delText>但是会带订单编号。</w:delText>
          </w:r>
        </w:del>
      </w:ins>
    </w:p>
    <w:p w14:paraId="343AAB4C" w14:textId="77777777" w:rsidR="005C3A57" w:rsidDel="009E1FA8" w:rsidRDefault="00CF4FBF">
      <w:pPr>
        <w:rPr>
          <w:del w:id="5916" w:author="Happy" w:date="2018-08-20T18:39:00Z"/>
          <w:rStyle w:val="af8"/>
          <w:i w:val="0"/>
          <w:color w:val="auto"/>
        </w:rPr>
        <w:pPrChange w:id="5917" w:author="Happy" w:date="2018-08-20T18:39:00Z">
          <w:pPr>
            <w:pStyle w:val="4"/>
            <w:spacing w:line="360" w:lineRule="auto"/>
          </w:pPr>
        </w:pPrChange>
      </w:pPr>
      <w:del w:id="5918" w:author="Happy" w:date="2018-08-20T18:39:00Z">
        <w:r w:rsidDel="009E1FA8">
          <w:rPr>
            <w:rStyle w:val="af8"/>
            <w:rFonts w:hint="eastAsia"/>
            <w:b/>
            <w:i w:val="0"/>
            <w:color w:val="auto"/>
          </w:rPr>
          <w:delText>出入口</w:delText>
        </w:r>
      </w:del>
    </w:p>
    <w:p w14:paraId="49CA588E" w14:textId="77777777" w:rsidR="005C3A57" w:rsidDel="009E1FA8" w:rsidRDefault="00CF4FBF">
      <w:pPr>
        <w:rPr>
          <w:del w:id="5919" w:author="Happy" w:date="2018-08-20T18:39:00Z"/>
        </w:rPr>
        <w:pPrChange w:id="5920" w:author="Happy" w:date="2018-08-20T18:39:00Z">
          <w:pPr>
            <w:pStyle w:val="af3"/>
            <w:numPr>
              <w:numId w:val="9"/>
            </w:numPr>
            <w:spacing w:line="360" w:lineRule="auto"/>
            <w:ind w:left="420" w:firstLineChars="0" w:hanging="420"/>
          </w:pPr>
        </w:pPrChange>
      </w:pPr>
      <w:del w:id="5921" w:author="Happy" w:date="2018-08-20T18:39:00Z">
        <w:r w:rsidDel="009E1FA8">
          <w:delText>出口</w:delText>
        </w:r>
        <w:r w:rsidDel="009E1FA8">
          <w:rPr>
            <w:rFonts w:hint="eastAsia"/>
          </w:rPr>
          <w:delText>：</w:delText>
        </w:r>
        <w:r w:rsidR="00544FF2" w:rsidDel="009E1FA8">
          <w:delText>订单详情</w:delText>
        </w:r>
        <w:r w:rsidR="00544FF2" w:rsidDel="009E1FA8">
          <w:rPr>
            <w:rFonts w:hint="eastAsia"/>
          </w:rPr>
          <w:delText>（就餐中）</w:delText>
        </w:r>
      </w:del>
    </w:p>
    <w:p w14:paraId="72B4172D" w14:textId="77777777" w:rsidR="005C3A57" w:rsidDel="009E1FA8" w:rsidRDefault="00544FF2">
      <w:pPr>
        <w:rPr>
          <w:del w:id="5922" w:author="Happy" w:date="2018-08-20T18:39:00Z"/>
        </w:rPr>
        <w:pPrChange w:id="5923" w:author="Happy" w:date="2018-08-20T18:39:00Z">
          <w:pPr>
            <w:pStyle w:val="af3"/>
            <w:numPr>
              <w:numId w:val="9"/>
            </w:numPr>
            <w:spacing w:line="360" w:lineRule="auto"/>
            <w:ind w:left="420" w:firstLineChars="0" w:hanging="420"/>
          </w:pPr>
        </w:pPrChange>
      </w:pPr>
      <w:del w:id="5924" w:author="Happy" w:date="2018-08-20T18:39:00Z">
        <w:r w:rsidDel="009E1FA8">
          <w:rPr>
            <w:rFonts w:hint="eastAsia"/>
          </w:rPr>
          <w:delText>入口：订单详情（就餐中）</w:delText>
        </w:r>
        <w:r w:rsidR="00327160" w:rsidDel="009E1FA8">
          <w:rPr>
            <w:rFonts w:hint="eastAsia"/>
          </w:rPr>
          <w:delText>或（已预结）</w:delText>
        </w:r>
      </w:del>
      <w:ins w:id="5925" w:author="xiaohou" w:date="2016-08-24T18:43:00Z">
        <w:del w:id="5926" w:author="Happy" w:date="2018-08-20T18:39:00Z">
          <w:r w:rsidR="00EE297D" w:rsidDel="009E1FA8">
            <w:rPr>
              <w:rFonts w:hint="eastAsia"/>
            </w:rPr>
            <w:delText>，点击“加菜”</w:delText>
          </w:r>
        </w:del>
      </w:ins>
      <w:ins w:id="5927" w:author="xiaohou" w:date="2016-08-24T18:44:00Z">
        <w:del w:id="5928" w:author="Happy" w:date="2018-08-20T18:39:00Z">
          <w:r w:rsidR="00EE297D" w:rsidDel="009E1FA8">
            <w:rPr>
              <w:rFonts w:hint="eastAsia"/>
            </w:rPr>
            <w:delText>按钮。</w:delText>
          </w:r>
        </w:del>
      </w:ins>
    </w:p>
    <w:p w14:paraId="01EA0027" w14:textId="77777777" w:rsidR="005C3A57" w:rsidDel="009E1FA8" w:rsidRDefault="00CF4FBF">
      <w:pPr>
        <w:rPr>
          <w:del w:id="5929" w:author="Happy" w:date="2018-08-20T18:39:00Z"/>
          <w:rStyle w:val="af8"/>
          <w:i w:val="0"/>
          <w:color w:val="auto"/>
        </w:rPr>
        <w:pPrChange w:id="5930" w:author="Happy" w:date="2018-08-20T18:39:00Z">
          <w:pPr>
            <w:pStyle w:val="4"/>
            <w:spacing w:line="360" w:lineRule="auto"/>
          </w:pPr>
        </w:pPrChange>
      </w:pPr>
      <w:del w:id="5931" w:author="Happy" w:date="2018-08-20T18:39:00Z">
        <w:r w:rsidDel="009E1FA8">
          <w:rPr>
            <w:rStyle w:val="af8"/>
            <w:b/>
            <w:i w:val="0"/>
            <w:color w:val="auto"/>
          </w:rPr>
          <w:delText>数据来源</w:delText>
        </w:r>
      </w:del>
    </w:p>
    <w:p w14:paraId="091493BD" w14:textId="77777777" w:rsidR="005C3A57" w:rsidDel="009E1FA8" w:rsidRDefault="00CF4FBF">
      <w:pPr>
        <w:rPr>
          <w:del w:id="5932" w:author="Happy" w:date="2018-08-20T18:39:00Z"/>
        </w:rPr>
        <w:pPrChange w:id="5933" w:author="Happy" w:date="2018-08-20T18:39:00Z">
          <w:pPr>
            <w:spacing w:line="360" w:lineRule="auto"/>
          </w:pPr>
        </w:pPrChange>
      </w:pPr>
      <w:del w:id="5934" w:author="Happy" w:date="2018-08-20T18:39:00Z">
        <w:r w:rsidDel="009E1FA8">
          <w:rPr>
            <w:rFonts w:hint="eastAsia"/>
          </w:rPr>
          <w:delText>无</w:delText>
        </w:r>
      </w:del>
    </w:p>
    <w:p w14:paraId="75747CA5" w14:textId="77777777" w:rsidR="005C3A57" w:rsidDel="009E1FA8" w:rsidRDefault="00CF4FBF">
      <w:pPr>
        <w:rPr>
          <w:del w:id="5935" w:author="Happy" w:date="2018-08-20T18:39:00Z"/>
          <w:rStyle w:val="af8"/>
          <w:i w:val="0"/>
          <w:color w:val="auto"/>
        </w:rPr>
        <w:pPrChange w:id="5936" w:author="Happy" w:date="2018-08-20T18:39:00Z">
          <w:pPr>
            <w:pStyle w:val="4"/>
            <w:spacing w:line="360" w:lineRule="auto"/>
          </w:pPr>
        </w:pPrChange>
      </w:pPr>
      <w:del w:id="5937" w:author="Happy" w:date="2018-08-20T18:39:00Z">
        <w:r w:rsidDel="009E1FA8">
          <w:rPr>
            <w:rStyle w:val="af8"/>
            <w:rFonts w:hint="eastAsia"/>
            <w:b/>
            <w:i w:val="0"/>
            <w:color w:val="auto"/>
          </w:rPr>
          <w:delText>输入项</w:delText>
        </w:r>
      </w:del>
    </w:p>
    <w:p w14:paraId="10DEC59D" w14:textId="77777777" w:rsidR="005C3A57" w:rsidDel="009E1FA8" w:rsidRDefault="000E5523">
      <w:pPr>
        <w:rPr>
          <w:del w:id="5938" w:author="Happy" w:date="2018-08-20T18:39:00Z"/>
        </w:rPr>
        <w:pPrChange w:id="5939" w:author="Happy" w:date="2018-08-20T18:39:00Z">
          <w:pPr>
            <w:spacing w:line="360" w:lineRule="auto"/>
          </w:pPr>
        </w:pPrChange>
      </w:pPr>
      <w:del w:id="5940" w:author="Happy" w:date="2018-08-20T18:39:00Z">
        <w:r w:rsidDel="009E1FA8">
          <w:rPr>
            <w:rFonts w:hint="eastAsia"/>
          </w:rPr>
          <w:delText>无</w:delText>
        </w:r>
      </w:del>
    </w:p>
    <w:p w14:paraId="4D4FD028" w14:textId="77777777" w:rsidR="005C3A57" w:rsidDel="009E1FA8" w:rsidRDefault="00CF4FBF">
      <w:pPr>
        <w:rPr>
          <w:del w:id="5941" w:author="Happy" w:date="2018-08-20T18:39:00Z"/>
          <w:rStyle w:val="af8"/>
          <w:i w:val="0"/>
          <w:color w:val="auto"/>
        </w:rPr>
        <w:pPrChange w:id="5942" w:author="Happy" w:date="2018-08-20T18:39:00Z">
          <w:pPr>
            <w:pStyle w:val="4"/>
            <w:spacing w:line="360" w:lineRule="auto"/>
          </w:pPr>
        </w:pPrChange>
      </w:pPr>
      <w:del w:id="5943" w:author="Happy" w:date="2018-08-20T18:39:00Z">
        <w:r w:rsidDel="009E1FA8">
          <w:rPr>
            <w:rStyle w:val="af8"/>
            <w:rFonts w:hint="eastAsia"/>
            <w:b/>
            <w:i w:val="0"/>
            <w:color w:val="auto"/>
          </w:rPr>
          <w:delText>操作规则</w:delText>
        </w:r>
      </w:del>
    </w:p>
    <w:p w14:paraId="09F16A3F" w14:textId="77777777" w:rsidR="005C3A57" w:rsidDel="009E1FA8" w:rsidRDefault="00CE1140">
      <w:pPr>
        <w:rPr>
          <w:del w:id="5944" w:author="Happy" w:date="2018-08-20T18:39:00Z"/>
        </w:rPr>
        <w:pPrChange w:id="5945" w:author="Happy" w:date="2018-08-20T18:39:00Z">
          <w:pPr>
            <w:pStyle w:val="af3"/>
            <w:numPr>
              <w:numId w:val="44"/>
            </w:numPr>
            <w:spacing w:line="360" w:lineRule="auto"/>
            <w:ind w:left="420" w:firstLineChars="0" w:hanging="420"/>
          </w:pPr>
        </w:pPrChange>
      </w:pPr>
      <w:del w:id="5946" w:author="Happy" w:date="2018-08-20T18:39:00Z">
        <w:r w:rsidDel="009E1FA8">
          <w:rPr>
            <w:rFonts w:hint="eastAsia"/>
          </w:rPr>
          <w:delText>【下单到后厨】</w:delText>
        </w:r>
        <w:r w:rsidR="007452CD" w:rsidDel="009E1FA8">
          <w:rPr>
            <w:rFonts w:hint="eastAsia"/>
          </w:rPr>
          <w:delText>：</w:delText>
        </w:r>
        <w:r w:rsidDel="009E1FA8">
          <w:rPr>
            <w:rFonts w:hint="eastAsia"/>
          </w:rPr>
          <w:delText>生成含有加菜菜品的订单详情（就餐中）。</w:delText>
        </w:r>
        <w:r w:rsidR="005F5572" w:rsidDel="009E1FA8">
          <w:rPr>
            <w:rFonts w:hint="eastAsia"/>
          </w:rPr>
          <w:delText>同时打印加菜单（见</w:delText>
        </w:r>
      </w:del>
      <w:ins w:id="5947" w:author="xiaohou" w:date="2016-08-24T18:45:00Z">
        <w:del w:id="5948" w:author="Happy" w:date="2018-08-20T18:39:00Z">
          <w:r w:rsidR="00645CF1" w:rsidDel="009E1FA8">
            <w:rPr>
              <w:rFonts w:hint="eastAsia"/>
            </w:rPr>
            <w:delText>6</w:delText>
          </w:r>
        </w:del>
      </w:ins>
      <w:del w:id="5949" w:author="Happy" w:date="2018-08-20T18:39:00Z">
        <w:r w:rsidR="005F5572" w:rsidDel="009E1FA8">
          <w:rPr>
            <w:rFonts w:hint="eastAsia"/>
          </w:rPr>
          <w:delText>.1.7</w:delText>
        </w:r>
        <w:r w:rsidR="005F5572" w:rsidDel="009E1FA8">
          <w:rPr>
            <w:rFonts w:hint="eastAsia"/>
          </w:rPr>
          <w:delText>）</w:delText>
        </w:r>
      </w:del>
    </w:p>
    <w:p w14:paraId="0D85B2F4" w14:textId="77777777" w:rsidR="005C3A57" w:rsidDel="009E1FA8" w:rsidRDefault="00CF4FBF">
      <w:pPr>
        <w:rPr>
          <w:del w:id="5950" w:author="Happy" w:date="2018-08-20T18:39:00Z"/>
          <w:rStyle w:val="af8"/>
          <w:i w:val="0"/>
          <w:color w:val="auto"/>
        </w:rPr>
        <w:pPrChange w:id="5951" w:author="Happy" w:date="2018-08-20T18:39:00Z">
          <w:pPr>
            <w:pStyle w:val="4"/>
            <w:spacing w:line="360" w:lineRule="auto"/>
          </w:pPr>
        </w:pPrChange>
      </w:pPr>
      <w:del w:id="5952" w:author="Happy" w:date="2018-08-20T18:39:00Z">
        <w:r w:rsidDel="009E1FA8">
          <w:rPr>
            <w:rStyle w:val="af8"/>
            <w:rFonts w:hint="eastAsia"/>
            <w:b/>
            <w:i w:val="0"/>
            <w:color w:val="auto"/>
          </w:rPr>
          <w:delText>提示信息</w:delText>
        </w:r>
      </w:del>
    </w:p>
    <w:p w14:paraId="5D2EF9BB" w14:textId="77777777" w:rsidR="005C3A57" w:rsidDel="009E1FA8" w:rsidRDefault="00CF4FBF">
      <w:pPr>
        <w:rPr>
          <w:del w:id="5953" w:author="Happy" w:date="2018-08-20T18:39:00Z"/>
        </w:rPr>
        <w:pPrChange w:id="5954" w:author="Happy" w:date="2018-08-20T18:39:00Z">
          <w:pPr>
            <w:spacing w:line="360" w:lineRule="auto"/>
          </w:pPr>
        </w:pPrChange>
      </w:pPr>
      <w:del w:id="5955" w:author="Happy" w:date="2018-08-20T18:39:00Z">
        <w:r w:rsidDel="009E1FA8">
          <w:rPr>
            <w:rFonts w:hint="eastAsia"/>
          </w:rPr>
          <w:delText>无</w:delText>
        </w:r>
      </w:del>
    </w:p>
    <w:p w14:paraId="6E2F5286" w14:textId="77777777" w:rsidR="005C3A57" w:rsidDel="009E1FA8" w:rsidRDefault="0072167F">
      <w:pPr>
        <w:rPr>
          <w:del w:id="5956" w:author="Happy" w:date="2018-08-20T18:39:00Z"/>
        </w:rPr>
        <w:pPrChange w:id="5957" w:author="Happy" w:date="2018-08-20T18:39:00Z">
          <w:pPr>
            <w:pStyle w:val="4"/>
            <w:spacing w:line="360" w:lineRule="auto"/>
          </w:pPr>
        </w:pPrChange>
      </w:pPr>
      <w:del w:id="5958" w:author="Happy" w:date="2018-08-20T18:39:00Z">
        <w:r w:rsidDel="009E1FA8">
          <w:delText>加菜单</w:delText>
        </w:r>
      </w:del>
    </w:p>
    <w:p w14:paraId="287DC57C" w14:textId="77777777" w:rsidR="005C3A57" w:rsidDel="009E1FA8" w:rsidRDefault="005F3E9A">
      <w:pPr>
        <w:rPr>
          <w:del w:id="5959" w:author="Happy" w:date="2018-08-20T18:39:00Z"/>
        </w:rPr>
        <w:pPrChange w:id="5960" w:author="Happy" w:date="2018-08-20T18:39:00Z">
          <w:pPr>
            <w:spacing w:line="360" w:lineRule="auto"/>
          </w:pPr>
        </w:pPrChange>
      </w:pPr>
      <w:del w:id="5961" w:author="Happy" w:date="2018-08-20T18:39:00Z">
        <w:r w:rsidDel="009E1FA8">
          <w:rPr>
            <w:noProof/>
          </w:rPr>
          <w:drawing>
            <wp:inline distT="0" distB="0" distL="0" distR="0" wp14:anchorId="1C3A9CA7" wp14:editId="0F987728">
              <wp:extent cx="2553335" cy="6184900"/>
              <wp:effectExtent l="19050" t="0" r="0" b="0"/>
              <wp:docPr id="99"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1"/>
                      <a:srcRect/>
                      <a:stretch>
                        <a:fillRect/>
                      </a:stretch>
                    </pic:blipFill>
                    <pic:spPr bwMode="auto">
                      <a:xfrm>
                        <a:off x="0" y="0"/>
                        <a:ext cx="2553335" cy="6184900"/>
                      </a:xfrm>
                      <a:prstGeom prst="rect">
                        <a:avLst/>
                      </a:prstGeom>
                      <a:noFill/>
                      <a:ln w="9525">
                        <a:noFill/>
                        <a:miter lim="800000"/>
                        <a:headEnd/>
                        <a:tailEnd/>
                      </a:ln>
                    </pic:spPr>
                  </pic:pic>
                </a:graphicData>
              </a:graphic>
            </wp:inline>
          </w:drawing>
        </w:r>
      </w:del>
    </w:p>
    <w:p w14:paraId="7C0DE19D" w14:textId="77777777" w:rsidR="005C3A57" w:rsidDel="009E1FA8" w:rsidRDefault="00863F53">
      <w:pPr>
        <w:rPr>
          <w:del w:id="5962" w:author="Happy" w:date="2018-08-20T18:39:00Z"/>
        </w:rPr>
        <w:pPrChange w:id="5963" w:author="Happy" w:date="2018-08-20T18:39:00Z">
          <w:pPr>
            <w:pStyle w:val="af3"/>
            <w:numPr>
              <w:numId w:val="44"/>
            </w:numPr>
            <w:spacing w:line="360" w:lineRule="auto"/>
            <w:ind w:left="420" w:firstLineChars="0" w:hanging="420"/>
          </w:pPr>
        </w:pPrChange>
      </w:pPr>
      <w:del w:id="5964" w:author="Happy" w:date="2018-08-20T18:39:00Z">
        <w:r w:rsidDel="009E1FA8">
          <w:delText>欢迎语</w:delText>
        </w:r>
        <w:r w:rsidDel="009E1FA8">
          <w:rPr>
            <w:rFonts w:hint="eastAsia"/>
          </w:rPr>
          <w:delText>、</w:delText>
        </w:r>
        <w:r w:rsidDel="009E1FA8">
          <w:delText>小票类型</w:delText>
        </w:r>
        <w:r w:rsidDel="009E1FA8">
          <w:rPr>
            <w:rFonts w:hint="eastAsia"/>
          </w:rPr>
          <w:delText>、</w:delText>
        </w:r>
        <w:r w:rsidDel="009E1FA8">
          <w:delText>提示语</w:delText>
        </w:r>
        <w:r w:rsidDel="009E1FA8">
          <w:rPr>
            <w:rFonts w:hint="eastAsia"/>
          </w:rPr>
          <w:delText>、</w:delText>
        </w:r>
        <w:r w:rsidDel="009E1FA8">
          <w:delText>技术支持</w:delText>
        </w:r>
        <w:r w:rsidDel="009E1FA8">
          <w:rPr>
            <w:rFonts w:hint="eastAsia"/>
          </w:rPr>
          <w:delText>、</w:delText>
        </w:r>
        <w:r w:rsidDel="009E1FA8">
          <w:delText>服务电话写在打印程序中</w:delText>
        </w:r>
      </w:del>
    </w:p>
    <w:p w14:paraId="3B952D63" w14:textId="77777777" w:rsidR="005C3A57" w:rsidDel="009E1FA8" w:rsidRDefault="00863F53">
      <w:pPr>
        <w:rPr>
          <w:del w:id="5965" w:author="Happy" w:date="2018-08-20T18:39:00Z"/>
        </w:rPr>
        <w:pPrChange w:id="5966" w:author="Happy" w:date="2018-08-20T18:39:00Z">
          <w:pPr>
            <w:pStyle w:val="af3"/>
            <w:numPr>
              <w:numId w:val="44"/>
            </w:numPr>
            <w:spacing w:line="360" w:lineRule="auto"/>
            <w:ind w:left="420" w:firstLineChars="0" w:hanging="420"/>
          </w:pPr>
        </w:pPrChange>
      </w:pPr>
      <w:del w:id="5967" w:author="Happy" w:date="2018-08-20T18:39:00Z">
        <w:r w:rsidDel="009E1FA8">
          <w:rPr>
            <w:rFonts w:hint="eastAsia"/>
          </w:rPr>
          <w:delText>桌号、账单号、人数、服务员、单位、打印时间从服务器端获取</w:delText>
        </w:r>
      </w:del>
    </w:p>
    <w:p w14:paraId="64FAF16D" w14:textId="77777777" w:rsidR="005C3A57" w:rsidDel="009E1FA8" w:rsidRDefault="00863F53">
      <w:pPr>
        <w:rPr>
          <w:del w:id="5968" w:author="Happy" w:date="2018-08-20T18:39:00Z"/>
        </w:rPr>
        <w:pPrChange w:id="5969" w:author="Happy" w:date="2018-08-20T18:39:00Z">
          <w:pPr>
            <w:pStyle w:val="af3"/>
            <w:numPr>
              <w:numId w:val="44"/>
            </w:numPr>
            <w:spacing w:line="360" w:lineRule="auto"/>
            <w:ind w:left="420" w:firstLineChars="0" w:hanging="420"/>
          </w:pPr>
        </w:pPrChange>
      </w:pPr>
      <w:del w:id="5970" w:author="Happy" w:date="2018-08-20T18:39:00Z">
        <w:r w:rsidDel="009E1FA8">
          <w:rPr>
            <w:rFonts w:hint="eastAsia"/>
          </w:rPr>
          <w:delText>菜品名称、数量、单价、总价、合计从服务器端获取</w:delText>
        </w:r>
      </w:del>
    </w:p>
    <w:p w14:paraId="0A0CC0DC" w14:textId="77777777" w:rsidR="005C3A57" w:rsidDel="009E1FA8" w:rsidRDefault="00863F53">
      <w:pPr>
        <w:rPr>
          <w:del w:id="5971" w:author="Happy" w:date="2018-08-20T18:39:00Z"/>
        </w:rPr>
        <w:pPrChange w:id="5972" w:author="Happy" w:date="2018-08-20T18:39:00Z">
          <w:pPr>
            <w:pStyle w:val="af3"/>
            <w:numPr>
              <w:numId w:val="44"/>
            </w:numPr>
            <w:spacing w:line="360" w:lineRule="auto"/>
            <w:ind w:left="420" w:firstLineChars="0" w:hanging="420"/>
          </w:pPr>
        </w:pPrChange>
      </w:pPr>
      <w:del w:id="5973" w:author="Happy" w:date="2018-08-20T18:39:00Z">
        <w:r w:rsidDel="009E1FA8">
          <w:rPr>
            <w:rFonts w:hint="eastAsia"/>
          </w:rPr>
          <w:delText>二维码包含订单信息，用食乐淘</w:delText>
        </w:r>
        <w:r w:rsidDel="009E1FA8">
          <w:rPr>
            <w:rFonts w:hint="eastAsia"/>
          </w:rPr>
          <w:delText>APP</w:delText>
        </w:r>
        <w:r w:rsidDel="009E1FA8">
          <w:rPr>
            <w:rFonts w:hint="eastAsia"/>
          </w:rPr>
          <w:delText>扫码后可以识别订单信息。</w:delText>
        </w:r>
      </w:del>
    </w:p>
    <w:p w14:paraId="264F7EBB" w14:textId="77777777" w:rsidR="005C3A57" w:rsidDel="009E1FA8" w:rsidRDefault="004A0F9C">
      <w:pPr>
        <w:rPr>
          <w:del w:id="5974" w:author="Happy" w:date="2018-08-20T18:39:00Z"/>
        </w:rPr>
        <w:pPrChange w:id="5975" w:author="Happy" w:date="2018-08-20T18:39:00Z">
          <w:pPr>
            <w:pStyle w:val="3"/>
            <w:spacing w:line="360" w:lineRule="auto"/>
          </w:pPr>
        </w:pPrChange>
      </w:pPr>
      <w:del w:id="5976" w:author="Happy" w:date="2018-08-20T18:39:00Z">
        <w:r w:rsidDel="009E1FA8">
          <w:rPr>
            <w:rFonts w:hint="eastAsia"/>
          </w:rPr>
          <w:delText>就餐中</w:delText>
        </w:r>
        <w:r w:rsidR="002D1304" w:rsidDel="009E1FA8">
          <w:rPr>
            <w:rFonts w:hint="eastAsia"/>
          </w:rPr>
          <w:delText>或已预结</w:delText>
        </w:r>
      </w:del>
      <w:ins w:id="5977" w:author="xiaohou" w:date="2016-08-24T18:49:00Z">
        <w:del w:id="5978" w:author="Happy" w:date="2018-08-20T18:39:00Z">
          <w:r w:rsidR="00C700F7" w:rsidDel="009E1FA8">
            <w:rPr>
              <w:rFonts w:hint="eastAsia"/>
            </w:rPr>
            <w:delText>订单</w:delText>
          </w:r>
        </w:del>
      </w:ins>
      <w:del w:id="5979" w:author="Happy" w:date="2018-08-20T18:39:00Z">
        <w:r w:rsidR="00D61273" w:rsidDel="009E1FA8">
          <w:rPr>
            <w:rFonts w:hint="eastAsia"/>
          </w:rPr>
          <w:delText>加菜</w:delText>
        </w:r>
      </w:del>
      <w:ins w:id="5980" w:author="xiaohou" w:date="2016-08-24T18:49:00Z">
        <w:del w:id="5981" w:author="Happy" w:date="2018-08-20T18:39:00Z">
          <w:r w:rsidR="00C700F7" w:rsidDel="009E1FA8">
            <w:rPr>
              <w:rFonts w:hint="eastAsia"/>
            </w:rPr>
            <w:delText>后的</w:delText>
          </w:r>
        </w:del>
      </w:ins>
      <w:del w:id="5982" w:author="Happy" w:date="2018-08-20T18:39:00Z">
        <w:r w:rsidDel="009E1FA8">
          <w:rPr>
            <w:rFonts w:hint="eastAsia"/>
          </w:rPr>
          <w:delText>订单详情</w:delText>
        </w:r>
      </w:del>
    </w:p>
    <w:p w14:paraId="52BD985C" w14:textId="77777777" w:rsidR="005C3A57" w:rsidDel="009E1FA8" w:rsidRDefault="0087072B">
      <w:pPr>
        <w:rPr>
          <w:del w:id="5983" w:author="Happy" w:date="2018-08-20T18:39:00Z"/>
        </w:rPr>
        <w:pPrChange w:id="5984" w:author="Happy" w:date="2018-08-20T18:39:00Z">
          <w:pPr>
            <w:spacing w:line="360" w:lineRule="auto"/>
          </w:pPr>
        </w:pPrChange>
      </w:pPr>
      <w:ins w:id="5985" w:author="xiaohou" w:date="2016-09-09T10:36:00Z">
        <w:del w:id="5986" w:author="Happy" w:date="2018-08-20T18:39:00Z">
          <w:r w:rsidDel="009E1FA8">
            <w:rPr>
              <w:noProof/>
              <w:rPrChange w:id="5987" w:author="Unknown">
                <w:rPr>
                  <w:i/>
                  <w:iCs/>
                  <w:noProof/>
                  <w:color w:val="808080" w:themeColor="text1" w:themeTint="7F"/>
                </w:rPr>
              </w:rPrChange>
            </w:rPr>
            <w:drawing>
              <wp:inline distT="0" distB="0" distL="0" distR="0" wp14:anchorId="671FEDC1" wp14:editId="4EF0F61B">
                <wp:extent cx="4945380" cy="3752850"/>
                <wp:effectExtent l="19050" t="0" r="7620" b="0"/>
                <wp:docPr id="7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srcRect/>
                        <a:stretch>
                          <a:fillRect/>
                        </a:stretch>
                      </pic:blipFill>
                      <pic:spPr bwMode="auto">
                        <a:xfrm>
                          <a:off x="0" y="0"/>
                          <a:ext cx="4945380" cy="3752850"/>
                        </a:xfrm>
                        <a:prstGeom prst="rect">
                          <a:avLst/>
                        </a:prstGeom>
                        <a:noFill/>
                        <a:ln w="9525">
                          <a:noFill/>
                          <a:miter lim="800000"/>
                          <a:headEnd/>
                          <a:tailEnd/>
                        </a:ln>
                      </pic:spPr>
                    </pic:pic>
                  </a:graphicData>
                </a:graphic>
              </wp:inline>
            </w:drawing>
          </w:r>
        </w:del>
      </w:ins>
    </w:p>
    <w:p w14:paraId="4E8AE5C0" w14:textId="77777777" w:rsidR="005C3A57" w:rsidDel="009E1FA8" w:rsidRDefault="00AD5A0B">
      <w:pPr>
        <w:rPr>
          <w:del w:id="5988" w:author="Happy" w:date="2018-08-20T18:39:00Z"/>
          <w:rStyle w:val="af8"/>
          <w:i w:val="0"/>
          <w:color w:val="auto"/>
        </w:rPr>
        <w:pPrChange w:id="5989" w:author="Happy" w:date="2018-08-20T18:39:00Z">
          <w:pPr>
            <w:pStyle w:val="4"/>
            <w:spacing w:line="360" w:lineRule="auto"/>
          </w:pPr>
        </w:pPrChange>
      </w:pPr>
      <w:del w:id="5990" w:author="Happy" w:date="2018-08-20T18:39:00Z">
        <w:r w:rsidRPr="009F2834" w:rsidDel="009E1FA8">
          <w:rPr>
            <w:rStyle w:val="af8"/>
            <w:rFonts w:hint="eastAsia"/>
            <w:b/>
            <w:i w:val="0"/>
            <w:color w:val="auto"/>
          </w:rPr>
          <w:delText>显示内容</w:delText>
        </w:r>
      </w:del>
    </w:p>
    <w:p w14:paraId="419CD8E8" w14:textId="77777777" w:rsidR="005C3A57" w:rsidDel="009E1FA8" w:rsidRDefault="00AD5A0B">
      <w:pPr>
        <w:rPr>
          <w:del w:id="5991" w:author="Happy" w:date="2018-08-20T18:39:00Z"/>
        </w:rPr>
        <w:pPrChange w:id="5992" w:author="Happy" w:date="2018-08-20T18:39:00Z">
          <w:pPr>
            <w:pStyle w:val="af3"/>
            <w:numPr>
              <w:numId w:val="8"/>
            </w:numPr>
            <w:spacing w:line="360" w:lineRule="auto"/>
            <w:ind w:left="420" w:firstLineChars="0" w:hanging="420"/>
          </w:pPr>
        </w:pPrChange>
      </w:pPr>
      <w:del w:id="5993" w:author="Happy" w:date="2018-08-20T18:39:00Z">
        <w:r w:rsidDel="009E1FA8">
          <w:delText>与订单详情</w:delText>
        </w:r>
        <w:r w:rsidDel="009E1FA8">
          <w:rPr>
            <w:rFonts w:hint="eastAsia"/>
          </w:rPr>
          <w:delText>（就餐中），显示内容相同</w:delText>
        </w:r>
      </w:del>
    </w:p>
    <w:p w14:paraId="393A142C" w14:textId="77777777" w:rsidR="005C3A57" w:rsidDel="009E1FA8" w:rsidRDefault="00C74173">
      <w:pPr>
        <w:rPr>
          <w:del w:id="5994" w:author="Happy" w:date="2018-08-20T18:39:00Z"/>
        </w:rPr>
        <w:pPrChange w:id="5995" w:author="Happy" w:date="2018-08-20T18:39:00Z">
          <w:pPr>
            <w:pStyle w:val="af3"/>
            <w:numPr>
              <w:numId w:val="8"/>
            </w:numPr>
            <w:spacing w:line="360" w:lineRule="auto"/>
            <w:ind w:left="420" w:firstLineChars="0" w:hanging="420"/>
          </w:pPr>
        </w:pPrChange>
      </w:pPr>
      <w:del w:id="5996" w:author="Happy" w:date="2018-08-20T18:39:00Z">
        <w:r w:rsidDel="009E1FA8">
          <w:rPr>
            <w:rFonts w:hint="eastAsia"/>
          </w:rPr>
          <w:delText>新</w:delText>
        </w:r>
        <w:r w:rsidR="0070585F" w:rsidDel="009E1FA8">
          <w:rPr>
            <w:rFonts w:hint="eastAsia"/>
          </w:rPr>
          <w:delText>加菜菜品会会有</w:delText>
        </w:r>
        <w:r w:rsidR="004F3C75" w:rsidDel="009E1FA8">
          <w:rPr>
            <w:rFonts w:hint="eastAsia"/>
          </w:rPr>
          <w:delText>“加菜”</w:delText>
        </w:r>
        <w:r w:rsidR="0070585F" w:rsidDel="009E1FA8">
          <w:rPr>
            <w:rFonts w:hint="eastAsia"/>
          </w:rPr>
          <w:delText>标记。</w:delText>
        </w:r>
      </w:del>
    </w:p>
    <w:p w14:paraId="0424B84D" w14:textId="77777777" w:rsidR="005C3A57" w:rsidDel="009E1FA8" w:rsidRDefault="00AD5A0B">
      <w:pPr>
        <w:rPr>
          <w:del w:id="5997" w:author="Happy" w:date="2018-08-20T18:39:00Z"/>
          <w:rStyle w:val="af8"/>
          <w:i w:val="0"/>
          <w:color w:val="auto"/>
        </w:rPr>
        <w:pPrChange w:id="5998" w:author="Happy" w:date="2018-08-20T18:39:00Z">
          <w:pPr>
            <w:pStyle w:val="4"/>
            <w:spacing w:line="360" w:lineRule="auto"/>
          </w:pPr>
        </w:pPrChange>
      </w:pPr>
      <w:del w:id="5999" w:author="Happy" w:date="2018-08-20T18:39:00Z">
        <w:r w:rsidDel="009E1FA8">
          <w:rPr>
            <w:rStyle w:val="af8"/>
            <w:rFonts w:hint="eastAsia"/>
            <w:b/>
            <w:i w:val="0"/>
            <w:color w:val="auto"/>
          </w:rPr>
          <w:delText>出入口</w:delText>
        </w:r>
      </w:del>
    </w:p>
    <w:p w14:paraId="0FBF0D0F" w14:textId="77777777" w:rsidR="005C3A57" w:rsidDel="009E1FA8" w:rsidRDefault="00AD5A0B">
      <w:pPr>
        <w:rPr>
          <w:del w:id="6000" w:author="Happy" w:date="2018-08-20T18:39:00Z"/>
        </w:rPr>
        <w:pPrChange w:id="6001" w:author="Happy" w:date="2018-08-20T18:39:00Z">
          <w:pPr>
            <w:pStyle w:val="af3"/>
            <w:numPr>
              <w:numId w:val="9"/>
            </w:numPr>
            <w:spacing w:line="360" w:lineRule="auto"/>
            <w:ind w:left="420" w:firstLineChars="0" w:hanging="420"/>
          </w:pPr>
        </w:pPrChange>
      </w:pPr>
      <w:del w:id="6002" w:author="Happy" w:date="2018-08-20T18:39:00Z">
        <w:r w:rsidDel="009E1FA8">
          <w:delText>出口</w:delText>
        </w:r>
        <w:r w:rsidDel="009E1FA8">
          <w:rPr>
            <w:rFonts w:hint="eastAsia"/>
          </w:rPr>
          <w:delText>：</w:delText>
        </w:r>
      </w:del>
      <w:ins w:id="6003" w:author="xiaohou" w:date="2016-09-09T10:37:00Z">
        <w:del w:id="6004" w:author="Happy" w:date="2018-08-20T18:39:00Z">
          <w:r w:rsidR="00EA0D00" w:rsidDel="009E1FA8">
            <w:rPr>
              <w:rFonts w:hint="eastAsia"/>
            </w:rPr>
            <w:delText>整单起、</w:delText>
          </w:r>
        </w:del>
      </w:ins>
      <w:ins w:id="6005" w:author="xiaohou" w:date="2016-08-24T18:52:00Z">
        <w:del w:id="6006" w:author="Happy" w:date="2018-08-20T18:39:00Z">
          <w:r w:rsidR="00197A46" w:rsidDel="009E1FA8">
            <w:rPr>
              <w:rFonts w:hint="eastAsia"/>
            </w:rPr>
            <w:delText>加菜、退菜、</w:delText>
          </w:r>
        </w:del>
      </w:ins>
      <w:ins w:id="6007" w:author="xiaohou" w:date="2016-09-09T10:37:00Z">
        <w:del w:id="6008" w:author="Happy" w:date="2018-08-20T18:39:00Z">
          <w:r w:rsidR="00EA0D00" w:rsidDel="009E1FA8">
            <w:rPr>
              <w:rFonts w:hint="eastAsia"/>
            </w:rPr>
            <w:delText>移菜、</w:delText>
          </w:r>
        </w:del>
      </w:ins>
      <w:ins w:id="6009" w:author="xiaohou" w:date="2016-08-24T18:52:00Z">
        <w:del w:id="6010" w:author="Happy" w:date="2018-08-20T18:39:00Z">
          <w:r w:rsidR="00197A46" w:rsidDel="009E1FA8">
            <w:rPr>
              <w:rFonts w:hint="eastAsia"/>
            </w:rPr>
            <w:delText>预结。</w:delText>
          </w:r>
        </w:del>
      </w:ins>
    </w:p>
    <w:p w14:paraId="2F64BCEF" w14:textId="77777777" w:rsidR="005C3A57" w:rsidDel="009E1FA8" w:rsidRDefault="00700948">
      <w:pPr>
        <w:rPr>
          <w:del w:id="6011" w:author="Happy" w:date="2018-08-20T18:39:00Z"/>
        </w:rPr>
        <w:pPrChange w:id="6012" w:author="Happy" w:date="2018-08-20T18:39:00Z">
          <w:pPr>
            <w:pStyle w:val="af3"/>
            <w:numPr>
              <w:numId w:val="9"/>
            </w:numPr>
            <w:spacing w:line="360" w:lineRule="auto"/>
            <w:ind w:left="420" w:firstLineChars="0" w:hanging="420"/>
          </w:pPr>
        </w:pPrChange>
      </w:pPr>
      <w:del w:id="6013" w:author="Happy" w:date="2018-08-20T18:39:00Z">
        <w:r w:rsidDel="009E1FA8">
          <w:rPr>
            <w:rFonts w:hint="eastAsia"/>
          </w:rPr>
          <w:delText>入口：就餐中</w:delText>
        </w:r>
        <w:r w:rsidR="00F66DE9" w:rsidDel="009E1FA8">
          <w:rPr>
            <w:rFonts w:hint="eastAsia"/>
          </w:rPr>
          <w:delText>或已预结</w:delText>
        </w:r>
        <w:r w:rsidR="00AD5A0B" w:rsidDel="009E1FA8">
          <w:rPr>
            <w:rFonts w:hint="eastAsia"/>
          </w:rPr>
          <w:delText>加菜页面</w:delText>
        </w:r>
      </w:del>
    </w:p>
    <w:p w14:paraId="46B0F76A" w14:textId="77777777" w:rsidR="005C3A57" w:rsidDel="009E1FA8" w:rsidRDefault="00AD5A0B">
      <w:pPr>
        <w:rPr>
          <w:del w:id="6014" w:author="Happy" w:date="2018-08-20T18:39:00Z"/>
          <w:rStyle w:val="af8"/>
          <w:i w:val="0"/>
          <w:color w:val="auto"/>
        </w:rPr>
        <w:pPrChange w:id="6015" w:author="Happy" w:date="2018-08-20T18:39:00Z">
          <w:pPr>
            <w:pStyle w:val="4"/>
            <w:spacing w:line="360" w:lineRule="auto"/>
          </w:pPr>
        </w:pPrChange>
      </w:pPr>
      <w:del w:id="6016" w:author="Happy" w:date="2018-08-20T18:39:00Z">
        <w:r w:rsidDel="009E1FA8">
          <w:rPr>
            <w:rStyle w:val="af8"/>
            <w:b/>
            <w:i w:val="0"/>
            <w:color w:val="auto"/>
          </w:rPr>
          <w:delText>数据来源</w:delText>
        </w:r>
      </w:del>
    </w:p>
    <w:p w14:paraId="0E106824" w14:textId="77777777" w:rsidR="005C3A57" w:rsidDel="009E1FA8" w:rsidRDefault="005C122F">
      <w:pPr>
        <w:rPr>
          <w:del w:id="6017" w:author="Happy" w:date="2018-08-20T18:39:00Z"/>
        </w:rPr>
        <w:pPrChange w:id="6018" w:author="Happy" w:date="2018-08-20T18:39:00Z">
          <w:pPr>
            <w:pStyle w:val="af3"/>
            <w:numPr>
              <w:numId w:val="134"/>
            </w:numPr>
            <w:spacing w:line="360" w:lineRule="auto"/>
            <w:ind w:left="420" w:firstLineChars="0" w:hanging="420"/>
          </w:pPr>
        </w:pPrChange>
      </w:pPr>
      <w:del w:id="6019" w:author="Happy" w:date="2018-08-20T18:39:00Z">
        <w:r w:rsidDel="009E1FA8">
          <w:rPr>
            <w:rFonts w:hint="eastAsia"/>
          </w:rPr>
          <w:delText>订单数据从服务器端获取</w:delText>
        </w:r>
      </w:del>
    </w:p>
    <w:p w14:paraId="2677DD42" w14:textId="77777777" w:rsidR="005C3A57" w:rsidDel="009E1FA8" w:rsidRDefault="00AD5A0B">
      <w:pPr>
        <w:rPr>
          <w:del w:id="6020" w:author="Happy" w:date="2018-08-20T18:39:00Z"/>
          <w:rStyle w:val="af8"/>
          <w:i w:val="0"/>
          <w:color w:val="auto"/>
        </w:rPr>
        <w:pPrChange w:id="6021" w:author="Happy" w:date="2018-08-20T18:39:00Z">
          <w:pPr>
            <w:pStyle w:val="4"/>
            <w:spacing w:line="360" w:lineRule="auto"/>
          </w:pPr>
        </w:pPrChange>
      </w:pPr>
      <w:del w:id="6022" w:author="Happy" w:date="2018-08-20T18:39:00Z">
        <w:r w:rsidDel="009E1FA8">
          <w:rPr>
            <w:rStyle w:val="af8"/>
            <w:rFonts w:hint="eastAsia"/>
            <w:b/>
            <w:i w:val="0"/>
            <w:color w:val="auto"/>
          </w:rPr>
          <w:delText>输入项</w:delText>
        </w:r>
      </w:del>
    </w:p>
    <w:p w14:paraId="5F6FFEF2" w14:textId="77777777" w:rsidR="005C3A57" w:rsidDel="009E1FA8" w:rsidRDefault="00AD5A0B">
      <w:pPr>
        <w:rPr>
          <w:del w:id="6023" w:author="Happy" w:date="2018-08-20T18:39:00Z"/>
        </w:rPr>
        <w:pPrChange w:id="6024" w:author="Happy" w:date="2018-08-20T18:39:00Z">
          <w:pPr>
            <w:spacing w:line="360" w:lineRule="auto"/>
          </w:pPr>
        </w:pPrChange>
      </w:pPr>
      <w:del w:id="6025" w:author="Happy" w:date="2018-08-20T18:39:00Z">
        <w:r w:rsidDel="009E1FA8">
          <w:rPr>
            <w:rFonts w:hint="eastAsia"/>
          </w:rPr>
          <w:delText>无</w:delText>
        </w:r>
      </w:del>
    </w:p>
    <w:p w14:paraId="66947F2D" w14:textId="77777777" w:rsidR="005C3A57" w:rsidDel="009E1FA8" w:rsidRDefault="00AD5A0B">
      <w:pPr>
        <w:rPr>
          <w:del w:id="6026" w:author="Happy" w:date="2018-08-20T18:39:00Z"/>
          <w:rStyle w:val="af8"/>
          <w:i w:val="0"/>
          <w:color w:val="auto"/>
        </w:rPr>
        <w:pPrChange w:id="6027" w:author="Happy" w:date="2018-08-20T18:39:00Z">
          <w:pPr>
            <w:pStyle w:val="4"/>
            <w:spacing w:line="360" w:lineRule="auto"/>
          </w:pPr>
        </w:pPrChange>
      </w:pPr>
      <w:del w:id="6028" w:author="Happy" w:date="2018-08-20T18:39:00Z">
        <w:r w:rsidDel="009E1FA8">
          <w:rPr>
            <w:rStyle w:val="af8"/>
            <w:rFonts w:hint="eastAsia"/>
            <w:b/>
            <w:i w:val="0"/>
            <w:color w:val="auto"/>
          </w:rPr>
          <w:delText>操作规则</w:delText>
        </w:r>
      </w:del>
    </w:p>
    <w:p w14:paraId="69DFC573" w14:textId="77777777" w:rsidR="005C3A57" w:rsidDel="009E1FA8" w:rsidRDefault="00A352E3">
      <w:pPr>
        <w:rPr>
          <w:ins w:id="6029" w:author="xiaohou" w:date="2016-09-09T10:38:00Z"/>
          <w:del w:id="6030" w:author="Happy" w:date="2018-08-20T18:39:00Z"/>
        </w:rPr>
        <w:pPrChange w:id="6031" w:author="Happy" w:date="2018-08-20T18:39:00Z">
          <w:pPr>
            <w:pStyle w:val="af3"/>
            <w:numPr>
              <w:numId w:val="135"/>
            </w:numPr>
            <w:spacing w:line="360" w:lineRule="auto"/>
            <w:ind w:left="420" w:firstLineChars="0" w:hanging="420"/>
          </w:pPr>
        </w:pPrChange>
      </w:pPr>
      <w:del w:id="6032" w:author="Happy" w:date="2018-08-20T18:39:00Z">
        <w:r w:rsidDel="009E1FA8">
          <w:rPr>
            <w:rFonts w:hint="eastAsia"/>
          </w:rPr>
          <w:delText>操作与订单详情（就餐中）一致（见</w:delText>
        </w:r>
        <w:r w:rsidDel="009E1FA8">
          <w:rPr>
            <w:rFonts w:hint="eastAsia"/>
          </w:rPr>
          <w:delText>4.1</w:delText>
        </w:r>
        <w:r w:rsidDel="009E1FA8">
          <w:rPr>
            <w:rFonts w:hint="eastAsia"/>
          </w:rPr>
          <w:delText>）</w:delText>
        </w:r>
      </w:del>
    </w:p>
    <w:p w14:paraId="48A6C064" w14:textId="77777777" w:rsidR="008261D7" w:rsidDel="009E1FA8" w:rsidRDefault="008261D7">
      <w:pPr>
        <w:rPr>
          <w:del w:id="6033" w:author="Happy" w:date="2018-08-20T18:39:00Z"/>
        </w:rPr>
        <w:pPrChange w:id="6034" w:author="Happy" w:date="2018-08-20T18:39:00Z">
          <w:pPr>
            <w:pStyle w:val="af3"/>
            <w:numPr>
              <w:numId w:val="135"/>
            </w:numPr>
            <w:spacing w:line="360" w:lineRule="auto"/>
            <w:ind w:left="420" w:firstLineChars="0" w:hanging="420"/>
          </w:pPr>
        </w:pPrChange>
      </w:pPr>
      <w:ins w:id="6035" w:author="xiaohou" w:date="2016-09-09T10:38:00Z">
        <w:del w:id="6036" w:author="Happy" w:date="2018-08-20T18:39:00Z">
          <w:r w:rsidDel="009E1FA8">
            <w:rPr>
              <w:rFonts w:hint="eastAsia"/>
            </w:rPr>
            <w:delText>点击返回，则返回到主页页面。</w:delText>
          </w:r>
        </w:del>
      </w:ins>
    </w:p>
    <w:p w14:paraId="402FA095" w14:textId="77777777" w:rsidR="005C3A57" w:rsidDel="009E1FA8" w:rsidRDefault="00AD5A0B">
      <w:pPr>
        <w:rPr>
          <w:del w:id="6037" w:author="Happy" w:date="2018-08-20T18:39:00Z"/>
          <w:rStyle w:val="af8"/>
          <w:i w:val="0"/>
          <w:color w:val="auto"/>
        </w:rPr>
        <w:pPrChange w:id="6038" w:author="Happy" w:date="2018-08-20T18:39:00Z">
          <w:pPr>
            <w:pStyle w:val="4"/>
            <w:spacing w:line="360" w:lineRule="auto"/>
          </w:pPr>
        </w:pPrChange>
      </w:pPr>
      <w:del w:id="6039" w:author="Happy" w:date="2018-08-20T18:39:00Z">
        <w:r w:rsidDel="009E1FA8">
          <w:rPr>
            <w:rStyle w:val="af8"/>
            <w:rFonts w:hint="eastAsia"/>
            <w:b/>
            <w:i w:val="0"/>
            <w:color w:val="auto"/>
          </w:rPr>
          <w:delText>提示信息</w:delText>
        </w:r>
      </w:del>
    </w:p>
    <w:p w14:paraId="7E304F50" w14:textId="77777777" w:rsidR="005C3A57" w:rsidDel="009E1FA8" w:rsidRDefault="00AD5A0B">
      <w:pPr>
        <w:rPr>
          <w:del w:id="6040" w:author="Happy" w:date="2018-08-20T18:39:00Z"/>
        </w:rPr>
        <w:pPrChange w:id="6041" w:author="Happy" w:date="2018-08-20T18:39:00Z">
          <w:pPr>
            <w:spacing w:line="360" w:lineRule="auto"/>
          </w:pPr>
        </w:pPrChange>
      </w:pPr>
      <w:del w:id="6042" w:author="Happy" w:date="2018-08-20T18:39:00Z">
        <w:r w:rsidDel="009E1FA8">
          <w:rPr>
            <w:rFonts w:hint="eastAsia"/>
          </w:rPr>
          <w:delText>无</w:delText>
        </w:r>
      </w:del>
    </w:p>
    <w:p w14:paraId="1E5FB271" w14:textId="77777777" w:rsidR="005C3A57" w:rsidDel="009E1FA8" w:rsidRDefault="00A96E5B">
      <w:pPr>
        <w:rPr>
          <w:del w:id="6043" w:author="Happy" w:date="2018-08-20T18:39:00Z"/>
        </w:rPr>
        <w:pPrChange w:id="6044" w:author="Happy" w:date="2018-08-20T18:39:00Z">
          <w:pPr>
            <w:pStyle w:val="3"/>
            <w:spacing w:line="360" w:lineRule="auto"/>
          </w:pPr>
        </w:pPrChange>
      </w:pPr>
      <w:del w:id="6045" w:author="Happy" w:date="2018-08-20T18:39:00Z">
        <w:r w:rsidDel="009E1FA8">
          <w:rPr>
            <w:rFonts w:hint="eastAsia"/>
          </w:rPr>
          <w:delText>已买单加菜询问页</w:delText>
        </w:r>
      </w:del>
    </w:p>
    <w:p w14:paraId="584D4EA0" w14:textId="77777777" w:rsidR="005C3A57" w:rsidDel="009E1FA8" w:rsidRDefault="000A7E76">
      <w:pPr>
        <w:rPr>
          <w:del w:id="6046" w:author="Happy" w:date="2018-08-20T18:39:00Z"/>
        </w:rPr>
        <w:pPrChange w:id="6047" w:author="Happy" w:date="2018-08-20T18:39:00Z">
          <w:pPr>
            <w:spacing w:line="360" w:lineRule="auto"/>
          </w:pPr>
        </w:pPrChange>
      </w:pPr>
      <w:del w:id="6048" w:author="Happy" w:date="2018-08-20T18:39:00Z">
        <w:r w:rsidDel="009E1FA8">
          <w:rPr>
            <w:noProof/>
          </w:rPr>
          <w:drawing>
            <wp:inline distT="0" distB="0" distL="0" distR="0" wp14:anchorId="0D1E405B" wp14:editId="5C978EAA">
              <wp:extent cx="5469255" cy="4140835"/>
              <wp:effectExtent l="19050" t="0" r="0" b="0"/>
              <wp:docPr id="7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3"/>
                      <a:srcRect/>
                      <a:stretch>
                        <a:fillRect/>
                      </a:stretch>
                    </pic:blipFill>
                    <pic:spPr bwMode="auto">
                      <a:xfrm>
                        <a:off x="0" y="0"/>
                        <a:ext cx="5469255" cy="4140835"/>
                      </a:xfrm>
                      <a:prstGeom prst="rect">
                        <a:avLst/>
                      </a:prstGeom>
                      <a:noFill/>
                      <a:ln w="9525">
                        <a:noFill/>
                        <a:miter lim="800000"/>
                        <a:headEnd/>
                        <a:tailEnd/>
                      </a:ln>
                    </pic:spPr>
                  </pic:pic>
                </a:graphicData>
              </a:graphic>
            </wp:inline>
          </w:drawing>
        </w:r>
      </w:del>
    </w:p>
    <w:p w14:paraId="28CE2518" w14:textId="77777777" w:rsidR="005C3A57" w:rsidDel="009E1FA8" w:rsidRDefault="00A96E5B">
      <w:pPr>
        <w:rPr>
          <w:del w:id="6049" w:author="Happy" w:date="2018-08-20T18:39:00Z"/>
          <w:rStyle w:val="af8"/>
          <w:i w:val="0"/>
          <w:color w:val="auto"/>
        </w:rPr>
        <w:pPrChange w:id="6050" w:author="Happy" w:date="2018-08-20T18:39:00Z">
          <w:pPr>
            <w:pStyle w:val="4"/>
            <w:spacing w:line="360" w:lineRule="auto"/>
          </w:pPr>
        </w:pPrChange>
      </w:pPr>
      <w:del w:id="6051" w:author="Happy" w:date="2018-08-20T18:39:00Z">
        <w:r w:rsidRPr="009F2834" w:rsidDel="009E1FA8">
          <w:rPr>
            <w:rStyle w:val="af8"/>
            <w:rFonts w:hint="eastAsia"/>
            <w:b/>
            <w:i w:val="0"/>
            <w:color w:val="auto"/>
          </w:rPr>
          <w:delText>显示内容</w:delText>
        </w:r>
      </w:del>
    </w:p>
    <w:p w14:paraId="0771E2D0" w14:textId="77777777" w:rsidR="005C3A57" w:rsidDel="009E1FA8" w:rsidRDefault="005B5E6D">
      <w:pPr>
        <w:rPr>
          <w:del w:id="6052" w:author="Happy" w:date="2018-08-20T18:39:00Z"/>
        </w:rPr>
        <w:pPrChange w:id="6053" w:author="Happy" w:date="2018-08-20T18:39:00Z">
          <w:pPr>
            <w:spacing w:line="360" w:lineRule="auto"/>
          </w:pPr>
        </w:pPrChange>
      </w:pPr>
      <w:del w:id="6054" w:author="Happy" w:date="2018-08-20T18:39:00Z">
        <w:r w:rsidDel="009E1FA8">
          <w:rPr>
            <w:rFonts w:hint="eastAsia"/>
          </w:rPr>
          <w:delText>无</w:delText>
        </w:r>
      </w:del>
    </w:p>
    <w:p w14:paraId="3716F7EA" w14:textId="77777777" w:rsidR="005C3A57" w:rsidDel="009E1FA8" w:rsidRDefault="00A96E5B">
      <w:pPr>
        <w:rPr>
          <w:del w:id="6055" w:author="Happy" w:date="2018-08-20T18:39:00Z"/>
          <w:rStyle w:val="af8"/>
          <w:i w:val="0"/>
          <w:color w:val="auto"/>
        </w:rPr>
        <w:pPrChange w:id="6056" w:author="Happy" w:date="2018-08-20T18:39:00Z">
          <w:pPr>
            <w:pStyle w:val="4"/>
            <w:spacing w:line="360" w:lineRule="auto"/>
          </w:pPr>
        </w:pPrChange>
      </w:pPr>
      <w:del w:id="6057" w:author="Happy" w:date="2018-08-20T18:39:00Z">
        <w:r w:rsidDel="009E1FA8">
          <w:rPr>
            <w:rStyle w:val="af8"/>
            <w:rFonts w:hint="eastAsia"/>
            <w:b/>
            <w:i w:val="0"/>
            <w:color w:val="auto"/>
          </w:rPr>
          <w:delText>出入口</w:delText>
        </w:r>
      </w:del>
    </w:p>
    <w:p w14:paraId="0731A840" w14:textId="77777777" w:rsidR="005C3A57" w:rsidDel="009E1FA8" w:rsidRDefault="00A96E5B">
      <w:pPr>
        <w:rPr>
          <w:del w:id="6058" w:author="Happy" w:date="2018-08-20T18:39:00Z"/>
        </w:rPr>
        <w:pPrChange w:id="6059" w:author="Happy" w:date="2018-08-20T18:39:00Z">
          <w:pPr>
            <w:pStyle w:val="af3"/>
            <w:numPr>
              <w:numId w:val="9"/>
            </w:numPr>
            <w:spacing w:line="360" w:lineRule="auto"/>
            <w:ind w:left="420" w:firstLineChars="0" w:hanging="420"/>
          </w:pPr>
        </w:pPrChange>
      </w:pPr>
      <w:del w:id="6060" w:author="Happy" w:date="2018-08-20T18:39:00Z">
        <w:r w:rsidDel="009E1FA8">
          <w:delText>出口</w:delText>
        </w:r>
        <w:r w:rsidDel="009E1FA8">
          <w:rPr>
            <w:rFonts w:hint="eastAsia"/>
          </w:rPr>
          <w:delText>：</w:delText>
        </w:r>
      </w:del>
      <w:ins w:id="6061" w:author="xiaohou" w:date="2016-08-24T18:54:00Z">
        <w:del w:id="6062" w:author="Happy" w:date="2018-08-20T18:39:00Z">
          <w:r w:rsidR="00654A0F" w:rsidDel="009E1FA8">
            <w:rPr>
              <w:rFonts w:hint="eastAsia"/>
            </w:rPr>
            <w:delText>已买单</w:delText>
          </w:r>
          <w:r w:rsidR="00654A0F" w:rsidDel="009E1FA8">
            <w:delText>订单详情页面或者</w:delText>
          </w:r>
        </w:del>
      </w:ins>
      <w:ins w:id="6063" w:author="xiaohou" w:date="2016-08-24T18:55:00Z">
        <w:del w:id="6064" w:author="Happy" w:date="2018-08-20T18:39:00Z">
          <w:r w:rsidR="00654A0F" w:rsidDel="009E1FA8">
            <w:delText>桌台可用页面</w:delText>
          </w:r>
        </w:del>
      </w:ins>
    </w:p>
    <w:p w14:paraId="1710435E" w14:textId="77777777" w:rsidR="005C3A57" w:rsidDel="009E1FA8" w:rsidRDefault="00887CB2">
      <w:pPr>
        <w:rPr>
          <w:del w:id="6065" w:author="Happy" w:date="2018-08-20T18:39:00Z"/>
        </w:rPr>
        <w:pPrChange w:id="6066" w:author="Happy" w:date="2018-08-20T18:39:00Z">
          <w:pPr>
            <w:pStyle w:val="af3"/>
            <w:numPr>
              <w:numId w:val="9"/>
            </w:numPr>
            <w:spacing w:line="360" w:lineRule="auto"/>
            <w:ind w:left="420" w:firstLineChars="0" w:hanging="420"/>
          </w:pPr>
        </w:pPrChange>
      </w:pPr>
      <w:del w:id="6067" w:author="Happy" w:date="2018-08-20T18:39:00Z">
        <w:r w:rsidDel="009E1FA8">
          <w:rPr>
            <w:rFonts w:hint="eastAsia"/>
          </w:rPr>
          <w:delText>入口：</w:delText>
        </w:r>
        <w:r w:rsidDel="009E1FA8">
          <w:rPr>
            <w:rFonts w:hint="eastAsia"/>
          </w:rPr>
          <w:delText>BP</w:delText>
        </w:r>
        <w:r w:rsidDel="009E1FA8">
          <w:rPr>
            <w:rFonts w:hint="eastAsia"/>
          </w:rPr>
          <w:delText>堂食主页</w:delText>
        </w:r>
      </w:del>
      <w:ins w:id="6068" w:author="xiaohou" w:date="2016-08-24T18:54:00Z">
        <w:del w:id="6069" w:author="Happy" w:date="2018-08-20T18:39:00Z">
          <w:r w:rsidR="00DF3043" w:rsidDel="009E1FA8">
            <w:rPr>
              <w:rFonts w:hint="eastAsia"/>
            </w:rPr>
            <w:delText>，点击“桌台已开桌，订单已买单”的桌台。</w:delText>
          </w:r>
        </w:del>
      </w:ins>
    </w:p>
    <w:p w14:paraId="65F535C1" w14:textId="77777777" w:rsidR="005C3A57" w:rsidDel="009E1FA8" w:rsidRDefault="00A96E5B">
      <w:pPr>
        <w:rPr>
          <w:del w:id="6070" w:author="Happy" w:date="2018-08-20T18:39:00Z"/>
          <w:rStyle w:val="af8"/>
          <w:i w:val="0"/>
          <w:color w:val="auto"/>
        </w:rPr>
        <w:pPrChange w:id="6071" w:author="Happy" w:date="2018-08-20T18:39:00Z">
          <w:pPr>
            <w:pStyle w:val="4"/>
            <w:spacing w:line="360" w:lineRule="auto"/>
          </w:pPr>
        </w:pPrChange>
      </w:pPr>
      <w:del w:id="6072" w:author="Happy" w:date="2018-08-20T18:39:00Z">
        <w:r w:rsidDel="009E1FA8">
          <w:rPr>
            <w:rStyle w:val="af8"/>
            <w:b/>
            <w:i w:val="0"/>
            <w:color w:val="auto"/>
          </w:rPr>
          <w:delText>数据来源</w:delText>
        </w:r>
      </w:del>
    </w:p>
    <w:p w14:paraId="0B1C0755" w14:textId="77777777" w:rsidR="005C3A57" w:rsidDel="009E1FA8" w:rsidRDefault="00A96E5B">
      <w:pPr>
        <w:rPr>
          <w:del w:id="6073" w:author="Happy" w:date="2018-08-20T18:39:00Z"/>
        </w:rPr>
        <w:pPrChange w:id="6074" w:author="Happy" w:date="2018-08-20T18:39:00Z">
          <w:pPr>
            <w:spacing w:line="360" w:lineRule="auto"/>
          </w:pPr>
        </w:pPrChange>
      </w:pPr>
      <w:del w:id="6075" w:author="Happy" w:date="2018-08-20T18:39:00Z">
        <w:r w:rsidDel="009E1FA8">
          <w:rPr>
            <w:rFonts w:hint="eastAsia"/>
          </w:rPr>
          <w:delText>无</w:delText>
        </w:r>
      </w:del>
    </w:p>
    <w:p w14:paraId="4D51EFAA" w14:textId="77777777" w:rsidR="005C3A57" w:rsidDel="009E1FA8" w:rsidRDefault="00A96E5B">
      <w:pPr>
        <w:rPr>
          <w:del w:id="6076" w:author="Happy" w:date="2018-08-20T18:39:00Z"/>
          <w:rStyle w:val="af8"/>
          <w:i w:val="0"/>
          <w:color w:val="auto"/>
        </w:rPr>
        <w:pPrChange w:id="6077" w:author="Happy" w:date="2018-08-20T18:39:00Z">
          <w:pPr>
            <w:pStyle w:val="4"/>
            <w:spacing w:line="360" w:lineRule="auto"/>
          </w:pPr>
        </w:pPrChange>
      </w:pPr>
      <w:del w:id="6078" w:author="Happy" w:date="2018-08-20T18:39:00Z">
        <w:r w:rsidDel="009E1FA8">
          <w:rPr>
            <w:rStyle w:val="af8"/>
            <w:rFonts w:hint="eastAsia"/>
            <w:b/>
            <w:i w:val="0"/>
            <w:color w:val="auto"/>
          </w:rPr>
          <w:delText>输入项</w:delText>
        </w:r>
      </w:del>
    </w:p>
    <w:p w14:paraId="5B6437E7" w14:textId="77777777" w:rsidR="005C3A57" w:rsidDel="009E1FA8" w:rsidRDefault="009D565F">
      <w:pPr>
        <w:rPr>
          <w:del w:id="6079" w:author="Happy" w:date="2018-08-20T18:39:00Z"/>
        </w:rPr>
        <w:pPrChange w:id="6080" w:author="Happy" w:date="2018-08-20T18:39:00Z">
          <w:pPr>
            <w:spacing w:line="360" w:lineRule="auto"/>
          </w:pPr>
        </w:pPrChange>
      </w:pPr>
      <w:del w:id="6081" w:author="Happy" w:date="2018-08-20T18:39:00Z">
        <w:r w:rsidDel="009E1FA8">
          <w:rPr>
            <w:rFonts w:hint="eastAsia"/>
          </w:rPr>
          <w:delText>无</w:delText>
        </w:r>
      </w:del>
    </w:p>
    <w:p w14:paraId="2EC18F62" w14:textId="77777777" w:rsidR="005C3A57" w:rsidDel="009E1FA8" w:rsidRDefault="00A96E5B">
      <w:pPr>
        <w:rPr>
          <w:del w:id="6082" w:author="Happy" w:date="2018-08-20T18:39:00Z"/>
          <w:rStyle w:val="af8"/>
          <w:i w:val="0"/>
          <w:color w:val="auto"/>
        </w:rPr>
        <w:pPrChange w:id="6083" w:author="Happy" w:date="2018-08-20T18:39:00Z">
          <w:pPr>
            <w:pStyle w:val="4"/>
            <w:spacing w:line="360" w:lineRule="auto"/>
          </w:pPr>
        </w:pPrChange>
      </w:pPr>
      <w:del w:id="6084" w:author="Happy" w:date="2018-08-20T18:39:00Z">
        <w:r w:rsidDel="009E1FA8">
          <w:rPr>
            <w:rStyle w:val="af8"/>
            <w:rFonts w:hint="eastAsia"/>
            <w:b/>
            <w:i w:val="0"/>
            <w:color w:val="auto"/>
          </w:rPr>
          <w:delText>操作规则</w:delText>
        </w:r>
      </w:del>
    </w:p>
    <w:p w14:paraId="52A65CBF" w14:textId="77777777" w:rsidR="005C3A57" w:rsidDel="009E1FA8" w:rsidRDefault="008D362B">
      <w:pPr>
        <w:rPr>
          <w:del w:id="6085" w:author="Happy" w:date="2018-08-20T18:39:00Z"/>
        </w:rPr>
        <w:pPrChange w:id="6086" w:author="Happy" w:date="2018-08-20T18:39:00Z">
          <w:pPr>
            <w:pStyle w:val="af3"/>
            <w:numPr>
              <w:numId w:val="8"/>
            </w:numPr>
            <w:spacing w:line="360" w:lineRule="auto"/>
            <w:ind w:left="420" w:firstLineChars="0" w:hanging="420"/>
          </w:pPr>
        </w:pPrChange>
      </w:pPr>
      <w:del w:id="6087" w:author="Happy" w:date="2018-08-20T18:39:00Z">
        <w:r w:rsidDel="009E1FA8">
          <w:rPr>
            <w:rFonts w:hint="eastAsia"/>
          </w:rPr>
          <w:delText>【操作此订单】</w:delText>
        </w:r>
        <w:r w:rsidR="005B5E6D" w:rsidDel="009E1FA8">
          <w:rPr>
            <w:rFonts w:hint="eastAsia"/>
          </w:rPr>
          <w:delText>：点击</w:delText>
        </w:r>
        <w:r w:rsidR="007065A4" w:rsidDel="009E1FA8">
          <w:rPr>
            <w:rFonts w:hint="eastAsia"/>
          </w:rPr>
          <w:delText>，</w:delText>
        </w:r>
        <w:r w:rsidDel="009E1FA8">
          <w:rPr>
            <w:rFonts w:hint="eastAsia"/>
          </w:rPr>
          <w:delText>跳转到已买单的订单详情页面，然后进行加菜操作</w:delText>
        </w:r>
        <w:r w:rsidR="005B5E6D" w:rsidDel="009E1FA8">
          <w:rPr>
            <w:rFonts w:hint="eastAsia"/>
          </w:rPr>
          <w:delText>。</w:delText>
        </w:r>
      </w:del>
    </w:p>
    <w:p w14:paraId="5340E36D" w14:textId="77777777" w:rsidR="005C3A57" w:rsidDel="009E1FA8" w:rsidRDefault="005B5E6D">
      <w:pPr>
        <w:rPr>
          <w:del w:id="6088" w:author="Happy" w:date="2018-08-20T18:39:00Z"/>
        </w:rPr>
        <w:pPrChange w:id="6089" w:author="Happy" w:date="2018-08-20T18:39:00Z">
          <w:pPr>
            <w:pStyle w:val="af3"/>
            <w:numPr>
              <w:numId w:val="8"/>
            </w:numPr>
            <w:spacing w:line="360" w:lineRule="auto"/>
            <w:ind w:left="420" w:firstLineChars="0" w:hanging="420"/>
          </w:pPr>
        </w:pPrChange>
      </w:pPr>
      <w:del w:id="6090" w:author="Happy" w:date="2018-08-20T18:39:00Z">
        <w:r w:rsidDel="009E1FA8">
          <w:rPr>
            <w:rFonts w:hint="eastAsia"/>
          </w:rPr>
          <w:delText>【新开单】：点击新开单，</w:delText>
        </w:r>
        <w:r w:rsidR="007065A4" w:rsidDel="009E1FA8">
          <w:rPr>
            <w:rFonts w:hint="eastAsia"/>
          </w:rPr>
          <w:delText>提交服务器，由服务器对当前桌台“清台”将桌台状态调整为“空闲”，并</w:delText>
        </w:r>
        <w:r w:rsidDel="009E1FA8">
          <w:rPr>
            <w:rFonts w:hint="eastAsia"/>
          </w:rPr>
          <w:delText>跳转到开桌页面</w:delText>
        </w:r>
      </w:del>
      <w:ins w:id="6091" w:author="xiaohou" w:date="2016-08-24T18:56:00Z">
        <w:del w:id="6092" w:author="Happy" w:date="2018-08-20T18:39:00Z">
          <w:r w:rsidR="00986A50" w:rsidDel="009E1FA8">
            <w:rPr>
              <w:rFonts w:hint="eastAsia"/>
            </w:rPr>
            <w:delText>（见</w:delText>
          </w:r>
          <w:r w:rsidR="00986A50" w:rsidDel="009E1FA8">
            <w:rPr>
              <w:rFonts w:hint="eastAsia"/>
            </w:rPr>
            <w:delText>2.1</w:delText>
          </w:r>
          <w:r w:rsidR="00986A50" w:rsidDel="009E1FA8">
            <w:rPr>
              <w:rFonts w:hint="eastAsia"/>
            </w:rPr>
            <w:delText>）</w:delText>
          </w:r>
        </w:del>
      </w:ins>
      <w:del w:id="6093" w:author="Happy" w:date="2018-08-20T18:39:00Z">
        <w:r w:rsidDel="009E1FA8">
          <w:rPr>
            <w:rFonts w:hint="eastAsia"/>
          </w:rPr>
          <w:delText>。</w:delText>
        </w:r>
      </w:del>
    </w:p>
    <w:p w14:paraId="7B61B6D8" w14:textId="77777777" w:rsidR="005C3A57" w:rsidDel="009E1FA8" w:rsidRDefault="00452EF4">
      <w:pPr>
        <w:rPr>
          <w:del w:id="6094" w:author="Happy" w:date="2018-08-20T18:39:00Z"/>
          <w:iCs/>
          <w:sz w:val="24"/>
        </w:rPr>
        <w:pPrChange w:id="6095" w:author="Happy" w:date="2018-08-20T18:39:00Z">
          <w:pPr>
            <w:pStyle w:val="3"/>
            <w:spacing w:line="360" w:lineRule="auto"/>
          </w:pPr>
        </w:pPrChange>
      </w:pPr>
      <w:del w:id="6096" w:author="Happy" w:date="2018-08-20T18:39:00Z">
        <w:r w:rsidDel="009E1FA8">
          <w:rPr>
            <w:rStyle w:val="af8"/>
            <w:rFonts w:hint="eastAsia"/>
            <w:b/>
            <w:i w:val="0"/>
            <w:color w:val="auto"/>
            <w:sz w:val="24"/>
          </w:rPr>
          <w:delText>已买单加菜页面</w:delText>
        </w:r>
      </w:del>
    </w:p>
    <w:p w14:paraId="6EB06C09" w14:textId="77777777" w:rsidR="005C3A57" w:rsidDel="009E1FA8" w:rsidRDefault="00293665">
      <w:pPr>
        <w:rPr>
          <w:del w:id="6097" w:author="Happy" w:date="2018-08-20T18:39:00Z"/>
          <w:noProof/>
        </w:rPr>
        <w:pPrChange w:id="6098" w:author="Happy" w:date="2018-08-20T18:39:00Z">
          <w:pPr>
            <w:spacing w:line="360" w:lineRule="auto"/>
          </w:pPr>
        </w:pPrChange>
      </w:pPr>
      <w:del w:id="6099" w:author="Happy" w:date="2018-08-20T18:39:00Z">
        <w:r w:rsidDel="009E1FA8">
          <w:rPr>
            <w:noProof/>
          </w:rPr>
          <w:drawing>
            <wp:inline distT="0" distB="0" distL="0" distR="0" wp14:anchorId="3D490505" wp14:editId="355274EC">
              <wp:extent cx="5943600" cy="3495679"/>
              <wp:effectExtent l="19050" t="0" r="0" b="0"/>
              <wp:docPr id="6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4"/>
                      <a:srcRect/>
                      <a:stretch>
                        <a:fillRect/>
                      </a:stretch>
                    </pic:blipFill>
                    <pic:spPr bwMode="auto">
                      <a:xfrm>
                        <a:off x="0" y="0"/>
                        <a:ext cx="5943600" cy="3495679"/>
                      </a:xfrm>
                      <a:prstGeom prst="rect">
                        <a:avLst/>
                      </a:prstGeom>
                      <a:noFill/>
                      <a:ln w="9525">
                        <a:noFill/>
                        <a:miter lim="800000"/>
                        <a:headEnd/>
                        <a:tailEnd/>
                      </a:ln>
                    </pic:spPr>
                  </pic:pic>
                </a:graphicData>
              </a:graphic>
            </wp:inline>
          </w:drawing>
        </w:r>
      </w:del>
    </w:p>
    <w:p w14:paraId="012D80F2" w14:textId="77777777" w:rsidR="005C3A57" w:rsidDel="009E1FA8" w:rsidRDefault="00CF4FBF">
      <w:pPr>
        <w:rPr>
          <w:del w:id="6100" w:author="Happy" w:date="2018-08-20T18:39:00Z"/>
        </w:rPr>
        <w:pPrChange w:id="6101" w:author="Happy" w:date="2018-08-20T18:39:00Z">
          <w:pPr>
            <w:pStyle w:val="4"/>
            <w:spacing w:line="360" w:lineRule="auto"/>
          </w:pPr>
        </w:pPrChange>
      </w:pPr>
      <w:del w:id="6102" w:author="Happy" w:date="2018-08-20T18:39:00Z">
        <w:r w:rsidRPr="009F2834" w:rsidDel="009E1FA8">
          <w:rPr>
            <w:rStyle w:val="af8"/>
            <w:rFonts w:hint="eastAsia"/>
            <w:b/>
            <w:i w:val="0"/>
            <w:color w:val="auto"/>
          </w:rPr>
          <w:delText>显示内容</w:delText>
        </w:r>
      </w:del>
    </w:p>
    <w:p w14:paraId="49B87824" w14:textId="77777777" w:rsidR="005C3A57" w:rsidDel="009E1FA8" w:rsidRDefault="004E2EFC">
      <w:pPr>
        <w:rPr>
          <w:del w:id="6103" w:author="Happy" w:date="2018-08-20T18:39:00Z"/>
        </w:rPr>
        <w:pPrChange w:id="6104" w:author="Happy" w:date="2018-08-20T18:39:00Z">
          <w:pPr>
            <w:pStyle w:val="af3"/>
            <w:numPr>
              <w:numId w:val="8"/>
            </w:numPr>
            <w:spacing w:line="360" w:lineRule="auto"/>
            <w:ind w:left="420" w:firstLineChars="0" w:hanging="420"/>
          </w:pPr>
        </w:pPrChange>
      </w:pPr>
      <w:del w:id="6105" w:author="Happy" w:date="2018-08-20T18:39:00Z">
        <w:r w:rsidDel="009E1FA8">
          <w:rPr>
            <w:rFonts w:hint="eastAsia"/>
          </w:rPr>
          <w:delText>显示</w:delText>
        </w:r>
        <w:r w:rsidR="00322E30" w:rsidDel="009E1FA8">
          <w:rPr>
            <w:rFonts w:hint="eastAsia"/>
          </w:rPr>
          <w:delText>的</w:delText>
        </w:r>
        <w:r w:rsidDel="009E1FA8">
          <w:rPr>
            <w:rFonts w:hint="eastAsia"/>
          </w:rPr>
          <w:delText>信息</w:delText>
        </w:r>
        <w:r w:rsidR="00322E30" w:rsidDel="009E1FA8">
          <w:rPr>
            <w:rFonts w:hint="eastAsia"/>
          </w:rPr>
          <w:delText>内容</w:delText>
        </w:r>
        <w:r w:rsidDel="009E1FA8">
          <w:rPr>
            <w:rFonts w:hint="eastAsia"/>
          </w:rPr>
          <w:delText>与</w:delText>
        </w:r>
        <w:r w:rsidR="00322E30" w:rsidDel="009E1FA8">
          <w:rPr>
            <w:rFonts w:hint="eastAsia"/>
          </w:rPr>
          <w:delText>“新开桌”时的</w:delText>
        </w:r>
        <w:r w:rsidDel="009E1FA8">
          <w:rPr>
            <w:rFonts w:hint="eastAsia"/>
          </w:rPr>
          <w:delText>点菜页面显示信息相同。</w:delText>
        </w:r>
      </w:del>
    </w:p>
    <w:p w14:paraId="44E5C7B5" w14:textId="77777777" w:rsidR="005C3A57" w:rsidDel="009E1FA8" w:rsidRDefault="004E2EFC">
      <w:pPr>
        <w:rPr>
          <w:del w:id="6106" w:author="Happy" w:date="2018-08-20T18:39:00Z"/>
        </w:rPr>
        <w:pPrChange w:id="6107" w:author="Happy" w:date="2018-08-20T18:39:00Z">
          <w:pPr>
            <w:pStyle w:val="af3"/>
            <w:numPr>
              <w:numId w:val="8"/>
            </w:numPr>
            <w:spacing w:line="360" w:lineRule="auto"/>
            <w:ind w:left="420" w:firstLineChars="0" w:hanging="420"/>
          </w:pPr>
        </w:pPrChange>
      </w:pPr>
      <w:del w:id="6108" w:author="Happy" w:date="2018-08-20T18:39:00Z">
        <w:r w:rsidDel="009E1FA8">
          <w:rPr>
            <w:rFonts w:hint="eastAsia"/>
          </w:rPr>
          <w:delText>开桌信息将此桌台</w:delText>
        </w:r>
        <w:r w:rsidR="0078530A" w:rsidDel="009E1FA8">
          <w:rPr>
            <w:rFonts w:hint="eastAsia"/>
          </w:rPr>
          <w:delText>（市别、开桌时间</w:delText>
        </w:r>
        <w:r w:rsidR="0078530A" w:rsidDel="009E1FA8">
          <w:rPr>
            <w:rFonts w:hint="eastAsia"/>
          </w:rPr>
          <w:delText>/</w:delText>
        </w:r>
        <w:r w:rsidR="0078530A" w:rsidDel="009E1FA8">
          <w:rPr>
            <w:rFonts w:hint="eastAsia"/>
          </w:rPr>
          <w:delText>操作员、就餐人信息、就餐人数）</w:delText>
        </w:r>
      </w:del>
      <w:ins w:id="6109" w:author="xiaohou" w:date="2016-08-24T19:02:00Z">
        <w:del w:id="6110" w:author="Happy" w:date="2018-08-20T18:39:00Z">
          <w:r w:rsidR="00B76E97" w:rsidDel="009E1FA8">
            <w:rPr>
              <w:rFonts w:hint="eastAsia"/>
            </w:rPr>
            <w:delText>继承下来</w:delText>
          </w:r>
        </w:del>
      </w:ins>
      <w:del w:id="6111" w:author="Happy" w:date="2018-08-20T18:39:00Z">
        <w:r w:rsidDel="009E1FA8">
          <w:rPr>
            <w:rFonts w:hint="eastAsia"/>
          </w:rPr>
          <w:delText>。订单编号</w:delText>
        </w:r>
        <w:r w:rsidR="00D56BBA" w:rsidDel="009E1FA8">
          <w:rPr>
            <w:rFonts w:hint="eastAsia"/>
          </w:rPr>
          <w:delText>显示为</w:delText>
        </w:r>
        <w:r w:rsidR="00376D99" w:rsidDel="009E1FA8">
          <w:rPr>
            <w:rFonts w:hint="eastAsia"/>
          </w:rPr>
          <w:delText>“无”</w:delText>
        </w:r>
        <w:r w:rsidR="000011F2" w:rsidDel="009E1FA8">
          <w:rPr>
            <w:rFonts w:hint="eastAsia"/>
          </w:rPr>
          <w:delText>。</w:delText>
        </w:r>
      </w:del>
    </w:p>
    <w:p w14:paraId="3E2B4CC3" w14:textId="77777777" w:rsidR="005C3A57" w:rsidDel="009E1FA8" w:rsidRDefault="000011F2">
      <w:pPr>
        <w:rPr>
          <w:del w:id="6112" w:author="Happy" w:date="2018-08-20T18:39:00Z"/>
        </w:rPr>
        <w:pPrChange w:id="6113" w:author="Happy" w:date="2018-08-20T18:39:00Z">
          <w:pPr>
            <w:pStyle w:val="af3"/>
            <w:numPr>
              <w:numId w:val="8"/>
            </w:numPr>
            <w:spacing w:line="360" w:lineRule="auto"/>
            <w:ind w:left="420" w:firstLineChars="0" w:hanging="420"/>
          </w:pPr>
        </w:pPrChange>
      </w:pPr>
      <w:del w:id="6114" w:author="Happy" w:date="2018-08-20T18:39:00Z">
        <w:r w:rsidDel="009E1FA8">
          <w:rPr>
            <w:rFonts w:hint="eastAsia"/>
          </w:rPr>
          <w:delText>关联订单信息：</w:delText>
        </w:r>
        <w:r w:rsidR="00E267EF" w:rsidDel="009E1FA8">
          <w:rPr>
            <w:rFonts w:hint="eastAsia"/>
          </w:rPr>
          <w:delText>关联此桌台</w:delText>
        </w:r>
        <w:r w:rsidR="007843C3" w:rsidDel="009E1FA8">
          <w:rPr>
            <w:rFonts w:hint="eastAsia"/>
          </w:rPr>
          <w:delText>当前的订单</w:delText>
        </w:r>
        <w:r w:rsidDel="009E1FA8">
          <w:rPr>
            <w:rFonts w:hint="eastAsia"/>
          </w:rPr>
          <w:delText>。</w:delText>
        </w:r>
      </w:del>
    </w:p>
    <w:p w14:paraId="1E2C9ECC" w14:textId="77777777" w:rsidR="005C3A57" w:rsidDel="009E1FA8" w:rsidRDefault="00E267EF">
      <w:pPr>
        <w:rPr>
          <w:del w:id="6115" w:author="Happy" w:date="2018-08-20T18:39:00Z"/>
        </w:rPr>
        <w:pPrChange w:id="6116" w:author="Happy" w:date="2018-08-20T18:39:00Z">
          <w:pPr>
            <w:pStyle w:val="af3"/>
            <w:numPr>
              <w:numId w:val="8"/>
            </w:numPr>
            <w:spacing w:line="360" w:lineRule="auto"/>
            <w:ind w:left="420" w:firstLineChars="0" w:hanging="420"/>
          </w:pPr>
        </w:pPrChange>
      </w:pPr>
      <w:del w:id="6117" w:author="Happy" w:date="2018-08-20T18:39:00Z">
        <w:r w:rsidDel="009E1FA8">
          <w:rPr>
            <w:rFonts w:hint="eastAsia"/>
          </w:rPr>
          <w:delText>当前订单中（加菜的订单）</w:delText>
        </w:r>
        <w:r w:rsidR="006A03C0" w:rsidDel="009E1FA8">
          <w:rPr>
            <w:rFonts w:hint="eastAsia"/>
          </w:rPr>
          <w:delText>所</w:delText>
        </w:r>
        <w:r w:rsidDel="009E1FA8">
          <w:rPr>
            <w:rFonts w:hint="eastAsia"/>
          </w:rPr>
          <w:delText>有</w:delText>
        </w:r>
        <w:r w:rsidR="006A03C0" w:rsidDel="009E1FA8">
          <w:rPr>
            <w:rFonts w:hint="eastAsia"/>
          </w:rPr>
          <w:delText>菜品会有</w:delText>
        </w:r>
        <w:r w:rsidDel="009E1FA8">
          <w:rPr>
            <w:rFonts w:hint="eastAsia"/>
          </w:rPr>
          <w:delText>“加菜标记”</w:delText>
        </w:r>
        <w:r w:rsidR="00793512" w:rsidDel="009E1FA8">
          <w:rPr>
            <w:rFonts w:hint="eastAsia"/>
          </w:rPr>
          <w:delText>。</w:delText>
        </w:r>
      </w:del>
    </w:p>
    <w:p w14:paraId="30D4B64D" w14:textId="77777777" w:rsidR="005C3A57" w:rsidDel="009E1FA8" w:rsidRDefault="00CF4FBF">
      <w:pPr>
        <w:rPr>
          <w:del w:id="6118" w:author="Happy" w:date="2018-08-20T18:39:00Z"/>
          <w:rStyle w:val="af8"/>
          <w:i w:val="0"/>
          <w:color w:val="auto"/>
        </w:rPr>
        <w:pPrChange w:id="6119" w:author="Happy" w:date="2018-08-20T18:39:00Z">
          <w:pPr>
            <w:pStyle w:val="4"/>
            <w:spacing w:line="360" w:lineRule="auto"/>
          </w:pPr>
        </w:pPrChange>
      </w:pPr>
      <w:del w:id="6120" w:author="Happy" w:date="2018-08-20T18:39:00Z">
        <w:r w:rsidDel="009E1FA8">
          <w:rPr>
            <w:rStyle w:val="af8"/>
            <w:rFonts w:hint="eastAsia"/>
            <w:b/>
            <w:i w:val="0"/>
            <w:color w:val="auto"/>
          </w:rPr>
          <w:delText>出入口</w:delText>
        </w:r>
      </w:del>
    </w:p>
    <w:p w14:paraId="6B6278AB" w14:textId="77777777" w:rsidR="005C3A57" w:rsidDel="009E1FA8" w:rsidRDefault="00CF4FBF">
      <w:pPr>
        <w:rPr>
          <w:del w:id="6121" w:author="Happy" w:date="2018-08-20T18:39:00Z"/>
        </w:rPr>
        <w:pPrChange w:id="6122" w:author="Happy" w:date="2018-08-20T18:39:00Z">
          <w:pPr>
            <w:pStyle w:val="af3"/>
            <w:numPr>
              <w:numId w:val="9"/>
            </w:numPr>
            <w:spacing w:line="360" w:lineRule="auto"/>
            <w:ind w:left="420" w:firstLineChars="0" w:hanging="420"/>
          </w:pPr>
        </w:pPrChange>
      </w:pPr>
      <w:del w:id="6123" w:author="Happy" w:date="2018-08-20T18:39:00Z">
        <w:r w:rsidDel="009E1FA8">
          <w:delText>出口</w:delText>
        </w:r>
        <w:r w:rsidDel="009E1FA8">
          <w:rPr>
            <w:rFonts w:hint="eastAsia"/>
          </w:rPr>
          <w:delText>：</w:delText>
        </w:r>
      </w:del>
      <w:ins w:id="6124" w:author="xiaohou" w:date="2016-08-24T19:04:00Z">
        <w:del w:id="6125" w:author="Happy" w:date="2018-08-20T18:39:00Z">
          <w:r w:rsidR="00286A0B" w:rsidDel="009E1FA8">
            <w:rPr>
              <w:rFonts w:hint="eastAsia"/>
            </w:rPr>
            <w:delText>已买单加菜的订单详情</w:delText>
          </w:r>
        </w:del>
      </w:ins>
    </w:p>
    <w:p w14:paraId="3BBC2A03" w14:textId="77777777" w:rsidR="005C3A57" w:rsidDel="009E1FA8" w:rsidRDefault="00737000">
      <w:pPr>
        <w:rPr>
          <w:del w:id="6126" w:author="Happy" w:date="2018-08-20T18:39:00Z"/>
        </w:rPr>
        <w:pPrChange w:id="6127" w:author="Happy" w:date="2018-08-20T18:39:00Z">
          <w:pPr>
            <w:pStyle w:val="af3"/>
            <w:numPr>
              <w:numId w:val="9"/>
            </w:numPr>
            <w:spacing w:line="360" w:lineRule="auto"/>
            <w:ind w:left="420" w:firstLineChars="0" w:hanging="420"/>
          </w:pPr>
        </w:pPrChange>
      </w:pPr>
      <w:del w:id="6128" w:author="Happy" w:date="2018-08-20T18:39:00Z">
        <w:r w:rsidDel="009E1FA8">
          <w:rPr>
            <w:rFonts w:hint="eastAsia"/>
          </w:rPr>
          <w:delText>入口：</w:delText>
        </w:r>
      </w:del>
      <w:ins w:id="6129" w:author="xiaohou" w:date="2016-08-24T19:02:00Z">
        <w:del w:id="6130" w:author="Happy" w:date="2018-08-20T18:39:00Z">
          <w:r w:rsidR="002E6136" w:rsidDel="009E1FA8">
            <w:rPr>
              <w:rFonts w:hint="eastAsia"/>
            </w:rPr>
            <w:delText>订单详情（已买单）</w:delText>
          </w:r>
        </w:del>
      </w:ins>
    </w:p>
    <w:p w14:paraId="3CA49287" w14:textId="77777777" w:rsidR="005C3A57" w:rsidDel="009E1FA8" w:rsidRDefault="00CF4FBF">
      <w:pPr>
        <w:rPr>
          <w:del w:id="6131" w:author="Happy" w:date="2018-08-20T18:39:00Z"/>
          <w:rStyle w:val="af8"/>
          <w:i w:val="0"/>
          <w:color w:val="auto"/>
        </w:rPr>
        <w:pPrChange w:id="6132" w:author="Happy" w:date="2018-08-20T18:39:00Z">
          <w:pPr>
            <w:pStyle w:val="4"/>
            <w:spacing w:line="360" w:lineRule="auto"/>
          </w:pPr>
        </w:pPrChange>
      </w:pPr>
      <w:del w:id="6133" w:author="Happy" w:date="2018-08-20T18:39:00Z">
        <w:r w:rsidDel="009E1FA8">
          <w:rPr>
            <w:rStyle w:val="af8"/>
            <w:b/>
            <w:i w:val="0"/>
            <w:color w:val="auto"/>
          </w:rPr>
          <w:delText>数据来源</w:delText>
        </w:r>
      </w:del>
    </w:p>
    <w:p w14:paraId="10960BEE" w14:textId="77777777" w:rsidR="005C3A57" w:rsidDel="009E1FA8" w:rsidRDefault="00CF4FBF">
      <w:pPr>
        <w:rPr>
          <w:del w:id="6134" w:author="Happy" w:date="2018-08-20T18:39:00Z"/>
        </w:rPr>
        <w:pPrChange w:id="6135" w:author="Happy" w:date="2018-08-20T18:39:00Z">
          <w:pPr>
            <w:spacing w:line="360" w:lineRule="auto"/>
          </w:pPr>
        </w:pPrChange>
      </w:pPr>
      <w:del w:id="6136" w:author="Happy" w:date="2018-08-20T18:39:00Z">
        <w:r w:rsidDel="009E1FA8">
          <w:rPr>
            <w:rFonts w:hint="eastAsia"/>
          </w:rPr>
          <w:delText>无</w:delText>
        </w:r>
      </w:del>
    </w:p>
    <w:p w14:paraId="6754567E" w14:textId="77777777" w:rsidR="005C3A57" w:rsidDel="009E1FA8" w:rsidRDefault="00CF4FBF">
      <w:pPr>
        <w:rPr>
          <w:del w:id="6137" w:author="Happy" w:date="2018-08-20T18:39:00Z"/>
          <w:rStyle w:val="af8"/>
          <w:i w:val="0"/>
          <w:color w:val="auto"/>
        </w:rPr>
        <w:pPrChange w:id="6138" w:author="Happy" w:date="2018-08-20T18:39:00Z">
          <w:pPr>
            <w:pStyle w:val="4"/>
            <w:spacing w:line="360" w:lineRule="auto"/>
          </w:pPr>
        </w:pPrChange>
      </w:pPr>
      <w:del w:id="6139" w:author="Happy" w:date="2018-08-20T18:39:00Z">
        <w:r w:rsidDel="009E1FA8">
          <w:rPr>
            <w:rStyle w:val="af8"/>
            <w:rFonts w:hint="eastAsia"/>
            <w:b/>
            <w:i w:val="0"/>
            <w:color w:val="auto"/>
          </w:rPr>
          <w:delText>输入项</w:delText>
        </w:r>
      </w:del>
    </w:p>
    <w:p w14:paraId="2986FFFC" w14:textId="77777777" w:rsidR="005C3A57" w:rsidDel="009E1FA8" w:rsidRDefault="00B03393">
      <w:pPr>
        <w:rPr>
          <w:del w:id="6140" w:author="Happy" w:date="2018-08-20T18:39:00Z"/>
        </w:rPr>
        <w:pPrChange w:id="6141" w:author="Happy" w:date="2018-08-20T18:39:00Z">
          <w:pPr>
            <w:spacing w:line="360" w:lineRule="auto"/>
          </w:pPr>
        </w:pPrChange>
      </w:pPr>
      <w:del w:id="6142" w:author="Happy" w:date="2018-08-20T18:39:00Z">
        <w:r w:rsidDel="009E1FA8">
          <w:rPr>
            <w:rFonts w:hint="eastAsia"/>
          </w:rPr>
          <w:delText>无</w:delText>
        </w:r>
      </w:del>
    </w:p>
    <w:p w14:paraId="3B1722B7" w14:textId="77777777" w:rsidR="005C3A57" w:rsidDel="009E1FA8" w:rsidRDefault="00CF4FBF">
      <w:pPr>
        <w:rPr>
          <w:del w:id="6143" w:author="Happy" w:date="2018-08-20T18:39:00Z"/>
          <w:rStyle w:val="af8"/>
          <w:i w:val="0"/>
          <w:color w:val="auto"/>
        </w:rPr>
        <w:pPrChange w:id="6144" w:author="Happy" w:date="2018-08-20T18:39:00Z">
          <w:pPr>
            <w:pStyle w:val="4"/>
            <w:spacing w:line="360" w:lineRule="auto"/>
          </w:pPr>
        </w:pPrChange>
      </w:pPr>
      <w:del w:id="6145" w:author="Happy" w:date="2018-08-20T18:39:00Z">
        <w:r w:rsidDel="009E1FA8">
          <w:rPr>
            <w:rStyle w:val="af8"/>
            <w:rFonts w:hint="eastAsia"/>
            <w:b/>
            <w:i w:val="0"/>
            <w:color w:val="auto"/>
          </w:rPr>
          <w:delText>操作规则</w:delText>
        </w:r>
      </w:del>
    </w:p>
    <w:p w14:paraId="019B9ADB" w14:textId="77777777" w:rsidR="005C3A57" w:rsidDel="009E1FA8" w:rsidRDefault="00B03393">
      <w:pPr>
        <w:rPr>
          <w:del w:id="6146" w:author="Happy" w:date="2018-08-20T18:39:00Z"/>
        </w:rPr>
        <w:pPrChange w:id="6147" w:author="Happy" w:date="2018-08-20T18:39:00Z">
          <w:pPr>
            <w:spacing w:line="360" w:lineRule="auto"/>
          </w:pPr>
        </w:pPrChange>
      </w:pPr>
      <w:del w:id="6148" w:author="Happy" w:date="2018-08-20T18:39:00Z">
        <w:r w:rsidDel="009E1FA8">
          <w:rPr>
            <w:rFonts w:hint="eastAsia"/>
          </w:rPr>
          <w:delText>与点菜页面的操作规则相同</w:delText>
        </w:r>
      </w:del>
    </w:p>
    <w:p w14:paraId="499064E7" w14:textId="77777777" w:rsidR="005C3A57" w:rsidDel="009E1FA8" w:rsidRDefault="00CF4FBF">
      <w:pPr>
        <w:rPr>
          <w:del w:id="6149" w:author="Happy" w:date="2018-08-20T18:39:00Z"/>
          <w:rStyle w:val="af8"/>
          <w:i w:val="0"/>
          <w:color w:val="auto"/>
        </w:rPr>
        <w:pPrChange w:id="6150" w:author="Happy" w:date="2018-08-20T18:39:00Z">
          <w:pPr>
            <w:pStyle w:val="4"/>
            <w:spacing w:line="360" w:lineRule="auto"/>
          </w:pPr>
        </w:pPrChange>
      </w:pPr>
      <w:del w:id="6151" w:author="Happy" w:date="2018-08-20T18:39:00Z">
        <w:r w:rsidDel="009E1FA8">
          <w:rPr>
            <w:rStyle w:val="af8"/>
            <w:rFonts w:hint="eastAsia"/>
            <w:b/>
            <w:i w:val="0"/>
            <w:color w:val="auto"/>
          </w:rPr>
          <w:delText>提示信息</w:delText>
        </w:r>
      </w:del>
    </w:p>
    <w:p w14:paraId="437BC53D" w14:textId="77777777" w:rsidR="005C3A57" w:rsidDel="009E1FA8" w:rsidRDefault="00CF4FBF">
      <w:pPr>
        <w:rPr>
          <w:del w:id="6152" w:author="Happy" w:date="2018-08-20T18:39:00Z"/>
        </w:rPr>
        <w:pPrChange w:id="6153" w:author="Happy" w:date="2018-08-20T18:39:00Z">
          <w:pPr>
            <w:spacing w:line="360" w:lineRule="auto"/>
          </w:pPr>
        </w:pPrChange>
      </w:pPr>
      <w:del w:id="6154" w:author="Happy" w:date="2018-08-20T18:39:00Z">
        <w:r w:rsidDel="009E1FA8">
          <w:rPr>
            <w:rFonts w:hint="eastAsia"/>
          </w:rPr>
          <w:delText>无</w:delText>
        </w:r>
      </w:del>
    </w:p>
    <w:p w14:paraId="7E4A99DC" w14:textId="77777777" w:rsidR="005C3A57" w:rsidDel="009E1FA8" w:rsidRDefault="00A02F0B">
      <w:pPr>
        <w:rPr>
          <w:del w:id="6155" w:author="Happy" w:date="2018-08-20T18:39:00Z"/>
        </w:rPr>
        <w:pPrChange w:id="6156" w:author="Happy" w:date="2018-08-20T18:39:00Z">
          <w:pPr>
            <w:pStyle w:val="3"/>
            <w:spacing w:line="360" w:lineRule="auto"/>
          </w:pPr>
        </w:pPrChange>
      </w:pPr>
      <w:del w:id="6157" w:author="Happy" w:date="2018-08-20T18:39:00Z">
        <w:r w:rsidDel="009E1FA8">
          <w:rPr>
            <w:rFonts w:hint="eastAsia"/>
          </w:rPr>
          <w:delText>已买单加菜</w:delText>
        </w:r>
      </w:del>
      <w:ins w:id="6158" w:author="xiaohou" w:date="2016-08-24T19:05:00Z">
        <w:del w:id="6159" w:author="Happy" w:date="2018-08-20T18:39:00Z">
          <w:r w:rsidR="00CC07C1" w:rsidDel="009E1FA8">
            <w:rPr>
              <w:rFonts w:hint="eastAsia"/>
            </w:rPr>
            <w:delText>后的订单详情</w:delText>
          </w:r>
        </w:del>
      </w:ins>
    </w:p>
    <w:p w14:paraId="0EFD91EC" w14:textId="77777777" w:rsidR="005C3A57" w:rsidDel="009E1FA8" w:rsidRDefault="000A7E76">
      <w:pPr>
        <w:rPr>
          <w:del w:id="6160" w:author="Happy" w:date="2018-08-20T18:39:00Z"/>
        </w:rPr>
        <w:pPrChange w:id="6161" w:author="Happy" w:date="2018-08-20T18:39:00Z">
          <w:pPr>
            <w:spacing w:line="360" w:lineRule="auto"/>
          </w:pPr>
        </w:pPrChange>
      </w:pPr>
      <w:del w:id="6162" w:author="Happy" w:date="2018-08-20T18:39:00Z">
        <w:r w:rsidDel="009E1FA8">
          <w:rPr>
            <w:noProof/>
          </w:rPr>
          <w:drawing>
            <wp:inline distT="0" distB="0" distL="0" distR="0" wp14:anchorId="375C4EFC" wp14:editId="6B4EFDCC">
              <wp:extent cx="5502275" cy="4174490"/>
              <wp:effectExtent l="19050" t="0" r="3175" b="0"/>
              <wp:docPr id="4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a:srcRect/>
                      <a:stretch>
                        <a:fillRect/>
                      </a:stretch>
                    </pic:blipFill>
                    <pic:spPr bwMode="auto">
                      <a:xfrm>
                        <a:off x="0" y="0"/>
                        <a:ext cx="5502275" cy="4174490"/>
                      </a:xfrm>
                      <a:prstGeom prst="rect">
                        <a:avLst/>
                      </a:prstGeom>
                      <a:noFill/>
                      <a:ln w="9525">
                        <a:noFill/>
                        <a:miter lim="800000"/>
                        <a:headEnd/>
                        <a:tailEnd/>
                      </a:ln>
                    </pic:spPr>
                  </pic:pic>
                </a:graphicData>
              </a:graphic>
            </wp:inline>
          </w:drawing>
        </w:r>
      </w:del>
    </w:p>
    <w:p w14:paraId="30D3CE19" w14:textId="77777777" w:rsidR="005C3A57" w:rsidDel="009E1FA8" w:rsidRDefault="00CF4FBF">
      <w:pPr>
        <w:rPr>
          <w:ins w:id="6163" w:author="xiaohou" w:date="2016-08-24T19:05:00Z"/>
          <w:del w:id="6164" w:author="Happy" w:date="2018-08-20T18:39:00Z"/>
          <w:rStyle w:val="af8"/>
          <w:i w:val="0"/>
          <w:color w:val="auto"/>
        </w:rPr>
        <w:pPrChange w:id="6165" w:author="Happy" w:date="2018-08-20T18:39:00Z">
          <w:pPr>
            <w:pStyle w:val="4"/>
            <w:spacing w:line="360" w:lineRule="auto"/>
          </w:pPr>
        </w:pPrChange>
      </w:pPr>
      <w:del w:id="6166" w:author="Happy" w:date="2018-08-20T18:39:00Z">
        <w:r w:rsidRPr="009F2834" w:rsidDel="009E1FA8">
          <w:rPr>
            <w:rStyle w:val="af8"/>
            <w:rFonts w:hint="eastAsia"/>
            <w:b/>
            <w:i w:val="0"/>
            <w:color w:val="auto"/>
          </w:rPr>
          <w:delText>显示内容</w:delText>
        </w:r>
      </w:del>
    </w:p>
    <w:p w14:paraId="489653DF" w14:textId="77777777" w:rsidR="003B1953" w:rsidDel="009E1FA8" w:rsidRDefault="00061FDA">
      <w:pPr>
        <w:rPr>
          <w:ins w:id="6167" w:author="xiaohou" w:date="2016-08-24T19:06:00Z"/>
          <w:del w:id="6168" w:author="Happy" w:date="2018-08-20T18:39:00Z"/>
        </w:rPr>
        <w:pPrChange w:id="6169" w:author="Happy" w:date="2018-08-20T18:39:00Z">
          <w:pPr>
            <w:pStyle w:val="4"/>
            <w:spacing w:line="360" w:lineRule="auto"/>
          </w:pPr>
        </w:pPrChange>
      </w:pPr>
      <w:ins w:id="6170" w:author="xiaohou" w:date="2016-08-24T19:06:00Z">
        <w:del w:id="6171" w:author="Happy" w:date="2018-08-20T18:39:00Z">
          <w:r w:rsidDel="009E1FA8">
            <w:delText>所有菜品即加菜菜品会有</w:delText>
          </w:r>
          <w:r w:rsidDel="009E1FA8">
            <w:rPr>
              <w:rFonts w:hint="eastAsia"/>
            </w:rPr>
            <w:delText>“加菜”标记。</w:delText>
          </w:r>
        </w:del>
      </w:ins>
    </w:p>
    <w:p w14:paraId="4A1C7418" w14:textId="77777777" w:rsidR="003B1953" w:rsidDel="009E1FA8" w:rsidRDefault="00061FDA">
      <w:pPr>
        <w:rPr>
          <w:ins w:id="6172" w:author="xiaohou" w:date="2016-08-24T19:06:00Z"/>
          <w:del w:id="6173" w:author="Happy" w:date="2018-08-20T18:39:00Z"/>
        </w:rPr>
        <w:pPrChange w:id="6174" w:author="Happy" w:date="2018-08-20T18:39:00Z">
          <w:pPr>
            <w:pStyle w:val="4"/>
            <w:spacing w:line="360" w:lineRule="auto"/>
          </w:pPr>
        </w:pPrChange>
      </w:pPr>
      <w:ins w:id="6175" w:author="xiaohou" w:date="2016-08-24T19:06:00Z">
        <w:del w:id="6176" w:author="Happy" w:date="2018-08-20T18:39:00Z">
          <w:r w:rsidDel="009E1FA8">
            <w:rPr>
              <w:rFonts w:hint="eastAsia"/>
            </w:rPr>
            <w:delText>订单编号是新生成的。</w:delText>
          </w:r>
        </w:del>
      </w:ins>
    </w:p>
    <w:p w14:paraId="409E8DA4" w14:textId="77777777" w:rsidR="003B1953" w:rsidDel="009E1FA8" w:rsidRDefault="003B1953">
      <w:pPr>
        <w:rPr>
          <w:del w:id="6177" w:author="Happy" w:date="2018-08-20T18:39:00Z"/>
        </w:rPr>
        <w:pPrChange w:id="6178" w:author="Happy" w:date="2018-08-20T18:39:00Z">
          <w:pPr>
            <w:pStyle w:val="af3"/>
            <w:ind w:left="420" w:firstLineChars="0" w:firstLine="0"/>
          </w:pPr>
        </w:pPrChange>
      </w:pPr>
    </w:p>
    <w:p w14:paraId="1DACAD03" w14:textId="77777777" w:rsidR="003B1953" w:rsidDel="009E1FA8" w:rsidRDefault="00371755">
      <w:pPr>
        <w:rPr>
          <w:ins w:id="6179" w:author="xiaohou" w:date="2016-08-24T19:07:00Z"/>
          <w:del w:id="6180" w:author="Happy" w:date="2018-08-20T18:39:00Z"/>
        </w:rPr>
        <w:pPrChange w:id="6181" w:author="Happy" w:date="2018-08-20T18:39:00Z">
          <w:pPr>
            <w:pStyle w:val="af3"/>
            <w:spacing w:line="360" w:lineRule="auto"/>
            <w:ind w:firstLineChars="0" w:firstLine="0"/>
          </w:pPr>
        </w:pPrChange>
      </w:pPr>
      <w:del w:id="6182" w:author="Happy" w:date="2018-08-20T18:39:00Z">
        <w:r w:rsidDel="009E1FA8">
          <w:rPr>
            <w:rFonts w:hint="eastAsia"/>
          </w:rPr>
          <w:delText>关联订单信息</w:delText>
        </w:r>
        <w:r w:rsidR="00243F3F" w:rsidDel="009E1FA8">
          <w:rPr>
            <w:rFonts w:hint="eastAsia"/>
          </w:rPr>
          <w:delText>（此桌台</w:delText>
        </w:r>
        <w:r w:rsidR="000E7602" w:rsidDel="009E1FA8">
          <w:rPr>
            <w:rFonts w:hint="eastAsia"/>
          </w:rPr>
          <w:delText>当前</w:delText>
        </w:r>
        <w:r w:rsidR="00243F3F" w:rsidDel="009E1FA8">
          <w:rPr>
            <w:rFonts w:hint="eastAsia"/>
          </w:rPr>
          <w:delText>进行的所有加菜</w:delText>
        </w:r>
        <w:r w:rsidR="00F75645" w:rsidDel="009E1FA8">
          <w:rPr>
            <w:rFonts w:hint="eastAsia"/>
          </w:rPr>
          <w:delText>及原订单</w:delText>
        </w:r>
        <w:r w:rsidR="00FB0938" w:rsidDel="009E1FA8">
          <w:rPr>
            <w:rFonts w:hint="eastAsia"/>
          </w:rPr>
          <w:delText>的</w:delText>
        </w:r>
        <w:r w:rsidR="00243F3F" w:rsidDel="009E1FA8">
          <w:rPr>
            <w:rFonts w:hint="eastAsia"/>
          </w:rPr>
          <w:delText>订单信息）</w:delText>
        </w:r>
        <w:r w:rsidDel="009E1FA8">
          <w:rPr>
            <w:rFonts w:hint="eastAsia"/>
          </w:rPr>
          <w:delText>，点击可以查看关联的订单详情。</w:delText>
        </w:r>
      </w:del>
    </w:p>
    <w:p w14:paraId="04761D2B" w14:textId="77777777" w:rsidR="003B1953" w:rsidDel="009E1FA8" w:rsidRDefault="00670498">
      <w:pPr>
        <w:rPr>
          <w:del w:id="6183" w:author="Happy" w:date="2018-08-20T18:39:00Z"/>
        </w:rPr>
        <w:pPrChange w:id="6184" w:author="Happy" w:date="2018-08-20T18:39:00Z">
          <w:pPr>
            <w:pStyle w:val="af3"/>
            <w:spacing w:line="360" w:lineRule="auto"/>
            <w:ind w:firstLineChars="0" w:firstLine="0"/>
          </w:pPr>
        </w:pPrChange>
      </w:pPr>
      <w:ins w:id="6185" w:author="xiaohou" w:date="2016-08-24T19:07:00Z">
        <w:del w:id="6186" w:author="Happy" w:date="2018-08-20T18:39:00Z">
          <w:r w:rsidDel="009E1FA8">
            <w:rPr>
              <w:rFonts w:hint="eastAsia"/>
            </w:rPr>
            <w:delText>其他显示内容与订单详情（就餐中）一致（见</w:delText>
          </w:r>
          <w:r w:rsidDel="009E1FA8">
            <w:rPr>
              <w:rFonts w:hint="eastAsia"/>
            </w:rPr>
            <w:delText>4.1</w:delText>
          </w:r>
          <w:r w:rsidDel="009E1FA8">
            <w:rPr>
              <w:rFonts w:hint="eastAsia"/>
            </w:rPr>
            <w:delText>）</w:delText>
          </w:r>
        </w:del>
      </w:ins>
    </w:p>
    <w:p w14:paraId="42499C44" w14:textId="77777777" w:rsidR="00600B9A" w:rsidDel="009E1FA8" w:rsidRDefault="00CF4FBF">
      <w:pPr>
        <w:rPr>
          <w:del w:id="6187" w:author="Happy" w:date="2018-08-20T18:39:00Z"/>
          <w:rStyle w:val="af8"/>
          <w:i w:val="0"/>
          <w:color w:val="auto"/>
        </w:rPr>
        <w:pPrChange w:id="6188" w:author="Happy" w:date="2018-08-20T18:39:00Z">
          <w:pPr>
            <w:pStyle w:val="4"/>
            <w:spacing w:line="360" w:lineRule="auto"/>
          </w:pPr>
        </w:pPrChange>
      </w:pPr>
      <w:del w:id="6189" w:author="Happy" w:date="2018-08-20T18:39:00Z">
        <w:r w:rsidDel="009E1FA8">
          <w:rPr>
            <w:rStyle w:val="af8"/>
            <w:rFonts w:hint="eastAsia"/>
            <w:b/>
            <w:i w:val="0"/>
            <w:color w:val="auto"/>
          </w:rPr>
          <w:delText>出入口</w:delText>
        </w:r>
      </w:del>
    </w:p>
    <w:p w14:paraId="1CFCA589" w14:textId="77777777" w:rsidR="00600B9A" w:rsidDel="009E1FA8" w:rsidRDefault="00CF4FBF">
      <w:pPr>
        <w:rPr>
          <w:del w:id="6190" w:author="Happy" w:date="2018-08-20T18:39:00Z"/>
        </w:rPr>
        <w:pPrChange w:id="6191" w:author="Happy" w:date="2018-08-20T18:39:00Z">
          <w:pPr>
            <w:pStyle w:val="af3"/>
            <w:numPr>
              <w:numId w:val="9"/>
            </w:numPr>
            <w:spacing w:line="360" w:lineRule="auto"/>
            <w:ind w:left="420" w:firstLineChars="0" w:hanging="420"/>
          </w:pPr>
        </w:pPrChange>
      </w:pPr>
      <w:del w:id="6192" w:author="Happy" w:date="2018-08-20T18:39:00Z">
        <w:r w:rsidDel="009E1FA8">
          <w:delText>出口</w:delText>
        </w:r>
        <w:r w:rsidDel="009E1FA8">
          <w:rPr>
            <w:rFonts w:hint="eastAsia"/>
          </w:rPr>
          <w:delText>：</w:delText>
        </w:r>
      </w:del>
      <w:ins w:id="6193" w:author="xiaohou" w:date="2016-08-24T19:08:00Z">
        <w:del w:id="6194" w:author="Happy" w:date="2018-08-20T18:39:00Z">
          <w:r w:rsidR="0070647E" w:rsidDel="009E1FA8">
            <w:rPr>
              <w:rFonts w:hint="eastAsia"/>
            </w:rPr>
            <w:delText>支付页面、加菜、退菜、移菜、预结、结算。</w:delText>
          </w:r>
        </w:del>
      </w:ins>
    </w:p>
    <w:p w14:paraId="23674187" w14:textId="77777777" w:rsidR="00727D10" w:rsidDel="009E1FA8" w:rsidRDefault="00C12AD1">
      <w:pPr>
        <w:rPr>
          <w:del w:id="6195" w:author="Happy" w:date="2018-08-20T18:39:00Z"/>
        </w:rPr>
        <w:pPrChange w:id="6196" w:author="Happy" w:date="2018-08-20T18:39:00Z">
          <w:pPr>
            <w:pStyle w:val="af3"/>
            <w:numPr>
              <w:numId w:val="9"/>
            </w:numPr>
            <w:spacing w:line="360" w:lineRule="auto"/>
            <w:ind w:left="420" w:firstLineChars="0" w:hanging="420"/>
          </w:pPr>
        </w:pPrChange>
      </w:pPr>
      <w:del w:id="6197" w:author="Happy" w:date="2018-08-20T18:39:00Z">
        <w:r w:rsidDel="009E1FA8">
          <w:rPr>
            <w:rFonts w:hint="eastAsia"/>
          </w:rPr>
          <w:delText>入口：</w:delText>
        </w:r>
      </w:del>
      <w:ins w:id="6198" w:author="xiaohou" w:date="2016-08-24T19:08:00Z">
        <w:del w:id="6199" w:author="Happy" w:date="2018-08-20T18:39:00Z">
          <w:r w:rsidR="002D3C1E" w:rsidDel="009E1FA8">
            <w:rPr>
              <w:rFonts w:hint="eastAsia"/>
            </w:rPr>
            <w:delText>加菜详情、主页。</w:delText>
          </w:r>
        </w:del>
      </w:ins>
    </w:p>
    <w:p w14:paraId="4B4999D4" w14:textId="77777777" w:rsidR="00727D10" w:rsidDel="009E1FA8" w:rsidRDefault="00CF4FBF">
      <w:pPr>
        <w:rPr>
          <w:del w:id="6200" w:author="Happy" w:date="2018-08-20T18:39:00Z"/>
          <w:rStyle w:val="af8"/>
          <w:i w:val="0"/>
          <w:color w:val="auto"/>
        </w:rPr>
        <w:pPrChange w:id="6201" w:author="Happy" w:date="2018-08-20T18:39:00Z">
          <w:pPr>
            <w:pStyle w:val="4"/>
            <w:spacing w:line="360" w:lineRule="auto"/>
          </w:pPr>
        </w:pPrChange>
      </w:pPr>
      <w:del w:id="6202" w:author="Happy" w:date="2018-08-20T18:39:00Z">
        <w:r w:rsidDel="009E1FA8">
          <w:rPr>
            <w:rStyle w:val="af8"/>
            <w:b/>
            <w:i w:val="0"/>
            <w:color w:val="auto"/>
          </w:rPr>
          <w:delText>数据来源</w:delText>
        </w:r>
      </w:del>
    </w:p>
    <w:p w14:paraId="619F4649" w14:textId="77777777" w:rsidR="00727D10" w:rsidDel="009E1FA8" w:rsidRDefault="001D608D">
      <w:pPr>
        <w:rPr>
          <w:del w:id="6203" w:author="Happy" w:date="2018-08-20T18:39:00Z"/>
        </w:rPr>
        <w:pPrChange w:id="6204" w:author="Happy" w:date="2018-08-20T18:39:00Z">
          <w:pPr>
            <w:pStyle w:val="af3"/>
            <w:numPr>
              <w:numId w:val="137"/>
            </w:numPr>
            <w:spacing w:line="360" w:lineRule="auto"/>
            <w:ind w:left="420" w:firstLineChars="0" w:hanging="420"/>
          </w:pPr>
        </w:pPrChange>
      </w:pPr>
      <w:del w:id="6205" w:author="Happy" w:date="2018-08-20T18:39:00Z">
        <w:r w:rsidDel="009E1FA8">
          <w:rPr>
            <w:rFonts w:hint="eastAsia"/>
          </w:rPr>
          <w:delText>订单数据从服务器端获取。</w:delText>
        </w:r>
      </w:del>
    </w:p>
    <w:p w14:paraId="36584A6B" w14:textId="77777777" w:rsidR="00727D10" w:rsidDel="009E1FA8" w:rsidRDefault="00CF4FBF">
      <w:pPr>
        <w:rPr>
          <w:del w:id="6206" w:author="Happy" w:date="2018-08-20T18:39:00Z"/>
          <w:rStyle w:val="af8"/>
          <w:i w:val="0"/>
          <w:color w:val="auto"/>
        </w:rPr>
        <w:pPrChange w:id="6207" w:author="Happy" w:date="2018-08-20T18:39:00Z">
          <w:pPr>
            <w:pStyle w:val="4"/>
            <w:spacing w:line="360" w:lineRule="auto"/>
          </w:pPr>
        </w:pPrChange>
      </w:pPr>
      <w:del w:id="6208" w:author="Happy" w:date="2018-08-20T18:39:00Z">
        <w:r w:rsidDel="009E1FA8">
          <w:rPr>
            <w:rStyle w:val="af8"/>
            <w:rFonts w:hint="eastAsia"/>
            <w:b/>
            <w:i w:val="0"/>
            <w:color w:val="auto"/>
          </w:rPr>
          <w:delText>输入项</w:delText>
        </w:r>
      </w:del>
    </w:p>
    <w:p w14:paraId="742BB3EC" w14:textId="77777777" w:rsidR="00727D10" w:rsidDel="009E1FA8" w:rsidRDefault="00FE281E">
      <w:pPr>
        <w:rPr>
          <w:del w:id="6209" w:author="Happy" w:date="2018-08-20T18:39:00Z"/>
        </w:rPr>
        <w:pPrChange w:id="6210" w:author="Happy" w:date="2018-08-20T18:39:00Z">
          <w:pPr>
            <w:spacing w:line="360" w:lineRule="auto"/>
          </w:pPr>
        </w:pPrChange>
      </w:pPr>
      <w:del w:id="6211" w:author="Happy" w:date="2018-08-20T18:39:00Z">
        <w:r w:rsidDel="009E1FA8">
          <w:rPr>
            <w:rFonts w:hint="eastAsia"/>
          </w:rPr>
          <w:delText>无</w:delText>
        </w:r>
      </w:del>
    </w:p>
    <w:p w14:paraId="4BA268C2" w14:textId="77777777" w:rsidR="00727D10" w:rsidDel="009E1FA8" w:rsidRDefault="00CF4FBF">
      <w:pPr>
        <w:rPr>
          <w:del w:id="6212" w:author="Happy" w:date="2018-08-20T18:39:00Z"/>
          <w:rStyle w:val="af8"/>
          <w:i w:val="0"/>
          <w:color w:val="auto"/>
        </w:rPr>
        <w:pPrChange w:id="6213" w:author="Happy" w:date="2018-08-20T18:39:00Z">
          <w:pPr>
            <w:pStyle w:val="4"/>
            <w:spacing w:line="360" w:lineRule="auto"/>
          </w:pPr>
        </w:pPrChange>
      </w:pPr>
      <w:del w:id="6214" w:author="Happy" w:date="2018-08-20T18:39:00Z">
        <w:r w:rsidDel="009E1FA8">
          <w:rPr>
            <w:rStyle w:val="af8"/>
            <w:rFonts w:hint="eastAsia"/>
            <w:b/>
            <w:i w:val="0"/>
            <w:color w:val="auto"/>
          </w:rPr>
          <w:delText>操作规则</w:delText>
        </w:r>
      </w:del>
    </w:p>
    <w:p w14:paraId="3099B66A" w14:textId="77777777" w:rsidR="00727D10" w:rsidDel="009E1FA8" w:rsidRDefault="005B5E6D">
      <w:pPr>
        <w:rPr>
          <w:del w:id="6215" w:author="Happy" w:date="2018-08-20T18:39:00Z"/>
        </w:rPr>
        <w:pPrChange w:id="6216" w:author="Happy" w:date="2018-08-20T18:39:00Z">
          <w:pPr>
            <w:pStyle w:val="af3"/>
            <w:numPr>
              <w:numId w:val="137"/>
            </w:numPr>
            <w:spacing w:line="360" w:lineRule="auto"/>
            <w:ind w:left="420" w:firstLineChars="0" w:hanging="420"/>
          </w:pPr>
        </w:pPrChange>
      </w:pPr>
      <w:del w:id="6217" w:author="Happy" w:date="2018-08-20T18:39:00Z">
        <w:r w:rsidDel="009E1FA8">
          <w:rPr>
            <w:rFonts w:hint="eastAsia"/>
          </w:rPr>
          <w:delText>操作规则与订单详情（就餐中）</w:delText>
        </w:r>
      </w:del>
      <w:ins w:id="6218" w:author="xiaohou" w:date="2016-08-24T19:09:00Z">
        <w:del w:id="6219" w:author="Happy" w:date="2018-08-20T18:39:00Z">
          <w:r w:rsidR="001D608D" w:rsidDel="009E1FA8">
            <w:rPr>
              <w:rFonts w:hint="eastAsia"/>
            </w:rPr>
            <w:delText>一致（</w:delText>
          </w:r>
        </w:del>
      </w:ins>
      <w:ins w:id="6220" w:author="xiaohou" w:date="2016-08-24T19:10:00Z">
        <w:del w:id="6221" w:author="Happy" w:date="2018-08-20T18:39:00Z">
          <w:r w:rsidR="001D608D" w:rsidDel="009E1FA8">
            <w:rPr>
              <w:rFonts w:hint="eastAsia"/>
            </w:rPr>
            <w:delText>见</w:delText>
          </w:r>
          <w:r w:rsidR="001D608D" w:rsidDel="009E1FA8">
            <w:rPr>
              <w:rFonts w:hint="eastAsia"/>
            </w:rPr>
            <w:delText>4.1</w:delText>
          </w:r>
        </w:del>
      </w:ins>
      <w:ins w:id="6222" w:author="xiaohou" w:date="2016-08-24T19:09:00Z">
        <w:del w:id="6223" w:author="Happy" w:date="2018-08-20T18:39:00Z">
          <w:r w:rsidR="001D608D" w:rsidDel="009E1FA8">
            <w:rPr>
              <w:rFonts w:hint="eastAsia"/>
            </w:rPr>
            <w:delText>）</w:delText>
          </w:r>
        </w:del>
      </w:ins>
    </w:p>
    <w:p w14:paraId="13F7D57B" w14:textId="77777777" w:rsidR="00727D10" w:rsidDel="009E1FA8" w:rsidRDefault="00CF4FBF">
      <w:pPr>
        <w:rPr>
          <w:del w:id="6224" w:author="Happy" w:date="2018-08-20T18:39:00Z"/>
          <w:rStyle w:val="af8"/>
          <w:i w:val="0"/>
          <w:color w:val="auto"/>
        </w:rPr>
        <w:pPrChange w:id="6225" w:author="Happy" w:date="2018-08-20T18:39:00Z">
          <w:pPr>
            <w:pStyle w:val="4"/>
            <w:spacing w:line="360" w:lineRule="auto"/>
          </w:pPr>
        </w:pPrChange>
      </w:pPr>
      <w:del w:id="6226" w:author="Happy" w:date="2018-08-20T18:39:00Z">
        <w:r w:rsidDel="009E1FA8">
          <w:rPr>
            <w:rStyle w:val="af8"/>
            <w:rFonts w:hint="eastAsia"/>
            <w:b/>
            <w:i w:val="0"/>
            <w:color w:val="auto"/>
          </w:rPr>
          <w:delText>提示信息</w:delText>
        </w:r>
      </w:del>
    </w:p>
    <w:p w14:paraId="25C58269" w14:textId="77777777" w:rsidR="00727D10" w:rsidDel="009E1FA8" w:rsidRDefault="00CA413F">
      <w:pPr>
        <w:rPr>
          <w:del w:id="6227" w:author="Happy" w:date="2018-08-20T18:39:00Z"/>
        </w:rPr>
        <w:pPrChange w:id="6228" w:author="Happy" w:date="2018-08-20T18:39:00Z">
          <w:pPr>
            <w:spacing w:line="360" w:lineRule="auto"/>
          </w:pPr>
        </w:pPrChange>
      </w:pPr>
      <w:del w:id="6229" w:author="Happy" w:date="2018-08-20T18:39:00Z">
        <w:r w:rsidDel="009E1FA8">
          <w:rPr>
            <w:rFonts w:hint="eastAsia"/>
          </w:rPr>
          <w:delText>无</w:delText>
        </w:r>
      </w:del>
    </w:p>
    <w:p w14:paraId="2528CEDD" w14:textId="77777777" w:rsidR="00727D10" w:rsidDel="009E1FA8" w:rsidRDefault="00385536">
      <w:pPr>
        <w:rPr>
          <w:del w:id="6230" w:author="Happy" w:date="2018-08-20T18:39:00Z"/>
        </w:rPr>
        <w:pPrChange w:id="6231" w:author="Happy" w:date="2018-08-20T18:39:00Z">
          <w:pPr>
            <w:pStyle w:val="2"/>
            <w:spacing w:line="360" w:lineRule="auto"/>
          </w:pPr>
        </w:pPrChange>
      </w:pPr>
      <w:del w:id="6232" w:author="Happy" w:date="2018-08-20T18:39:00Z">
        <w:r w:rsidDel="009E1FA8">
          <w:rPr>
            <w:rFonts w:hint="eastAsia"/>
          </w:rPr>
          <w:delText>退菜</w:delText>
        </w:r>
      </w:del>
    </w:p>
    <w:p w14:paraId="2994AA29" w14:textId="77777777" w:rsidR="00727D10" w:rsidDel="009E1FA8" w:rsidRDefault="00A433D7">
      <w:pPr>
        <w:rPr>
          <w:del w:id="6233" w:author="Happy" w:date="2018-08-20T18:39:00Z"/>
        </w:rPr>
        <w:pPrChange w:id="6234" w:author="Happy" w:date="2018-08-20T18:39:00Z">
          <w:pPr>
            <w:spacing w:line="360" w:lineRule="auto"/>
          </w:pPr>
        </w:pPrChange>
      </w:pPr>
      <w:del w:id="6235" w:author="Happy" w:date="2018-08-20T18:39:00Z">
        <w:r w:rsidDel="009E1FA8">
          <w:rPr>
            <w:rFonts w:hint="eastAsia"/>
          </w:rPr>
          <w:delText>基本逻辑：</w:delText>
        </w:r>
      </w:del>
    </w:p>
    <w:p w14:paraId="4750B160" w14:textId="77777777" w:rsidR="005C3A57" w:rsidDel="009E1FA8" w:rsidRDefault="00DF2FB3">
      <w:pPr>
        <w:rPr>
          <w:del w:id="6236" w:author="Happy" w:date="2018-08-20T18:39:00Z"/>
        </w:rPr>
        <w:pPrChange w:id="6237" w:author="Happy" w:date="2018-08-20T18:39:00Z">
          <w:pPr>
            <w:pStyle w:val="af3"/>
            <w:numPr>
              <w:numId w:val="82"/>
            </w:numPr>
            <w:spacing w:line="360" w:lineRule="auto"/>
            <w:ind w:left="420" w:firstLineChars="0" w:hanging="420"/>
          </w:pPr>
        </w:pPrChange>
      </w:pPr>
      <w:del w:id="6238" w:author="Happy" w:date="2018-08-20T18:39:00Z">
        <w:r w:rsidDel="009E1FA8">
          <w:rPr>
            <w:rFonts w:hint="eastAsia"/>
          </w:rPr>
          <w:delText>当订单</w:delText>
        </w:r>
        <w:r w:rsidR="00770496" w:rsidDel="009E1FA8">
          <w:rPr>
            <w:rFonts w:hint="eastAsia"/>
          </w:rPr>
          <w:delText>状态为“</w:delText>
        </w:r>
        <w:r w:rsidDel="009E1FA8">
          <w:rPr>
            <w:rFonts w:hint="eastAsia"/>
          </w:rPr>
          <w:delText>就餐中</w:delText>
        </w:r>
        <w:r w:rsidR="00770496" w:rsidDel="009E1FA8">
          <w:rPr>
            <w:rFonts w:hint="eastAsia"/>
          </w:rPr>
          <w:delText>”</w:delText>
        </w:r>
        <w:r w:rsidDel="009E1FA8">
          <w:rPr>
            <w:rFonts w:hint="eastAsia"/>
          </w:rPr>
          <w:delText>，在原订单上进行退菜，退菜菜品会有退菜标记。</w:delText>
        </w:r>
      </w:del>
    </w:p>
    <w:p w14:paraId="7DB1787A" w14:textId="77777777" w:rsidR="005C3A57" w:rsidDel="009E1FA8" w:rsidRDefault="00F83D59">
      <w:pPr>
        <w:rPr>
          <w:del w:id="6239" w:author="Happy" w:date="2018-08-20T18:39:00Z"/>
        </w:rPr>
        <w:pPrChange w:id="6240" w:author="Happy" w:date="2018-08-20T18:39:00Z">
          <w:pPr>
            <w:pStyle w:val="af3"/>
            <w:numPr>
              <w:numId w:val="82"/>
            </w:numPr>
            <w:spacing w:line="360" w:lineRule="auto"/>
            <w:ind w:left="420" w:firstLineChars="0" w:hanging="420"/>
          </w:pPr>
        </w:pPrChange>
      </w:pPr>
      <w:del w:id="6241" w:author="Happy" w:date="2018-08-20T18:39:00Z">
        <w:r w:rsidDel="009E1FA8">
          <w:rPr>
            <w:rFonts w:hint="eastAsia"/>
          </w:rPr>
          <w:delText>当订单</w:delText>
        </w:r>
        <w:r w:rsidR="00E42F40" w:rsidDel="009E1FA8">
          <w:rPr>
            <w:rFonts w:hint="eastAsia"/>
          </w:rPr>
          <w:delText>状态为“</w:delText>
        </w:r>
        <w:r w:rsidDel="009E1FA8">
          <w:rPr>
            <w:rFonts w:hint="eastAsia"/>
          </w:rPr>
          <w:delText>已预结</w:delText>
        </w:r>
        <w:r w:rsidR="00E42F40" w:rsidDel="009E1FA8">
          <w:rPr>
            <w:rFonts w:hint="eastAsia"/>
          </w:rPr>
          <w:delText>”</w:delText>
        </w:r>
        <w:r w:rsidDel="009E1FA8">
          <w:rPr>
            <w:rFonts w:hint="eastAsia"/>
          </w:rPr>
          <w:delText>，在原订单上进行退菜，退菜菜品会有退菜标记，订单状态变为就餐中，需要重新预结。</w:delText>
        </w:r>
      </w:del>
    </w:p>
    <w:p w14:paraId="1C67E0E6" w14:textId="77777777" w:rsidR="005C3A57" w:rsidDel="009E1FA8" w:rsidRDefault="00F83D59">
      <w:pPr>
        <w:rPr>
          <w:del w:id="6242" w:author="Happy" w:date="2018-08-20T18:39:00Z"/>
        </w:rPr>
        <w:pPrChange w:id="6243" w:author="Happy" w:date="2018-08-20T18:39:00Z">
          <w:pPr>
            <w:pStyle w:val="af3"/>
            <w:numPr>
              <w:numId w:val="82"/>
            </w:numPr>
            <w:spacing w:line="360" w:lineRule="auto"/>
            <w:ind w:left="420" w:firstLineChars="0" w:hanging="420"/>
          </w:pPr>
        </w:pPrChange>
      </w:pPr>
      <w:del w:id="6244" w:author="Happy" w:date="2018-08-20T18:39:00Z">
        <w:r w:rsidDel="009E1FA8">
          <w:rPr>
            <w:rFonts w:hint="eastAsia"/>
          </w:rPr>
          <w:delText>当订单</w:delText>
        </w:r>
        <w:r w:rsidR="00D37266" w:rsidDel="009E1FA8">
          <w:rPr>
            <w:rFonts w:hint="eastAsia"/>
          </w:rPr>
          <w:delText>状态为“</w:delText>
        </w:r>
        <w:r w:rsidDel="009E1FA8">
          <w:rPr>
            <w:rFonts w:hint="eastAsia"/>
          </w:rPr>
          <w:delText>已买单</w:delText>
        </w:r>
        <w:r w:rsidR="00D37266" w:rsidDel="009E1FA8">
          <w:rPr>
            <w:rFonts w:hint="eastAsia"/>
          </w:rPr>
          <w:delText>”</w:delText>
        </w:r>
        <w:r w:rsidDel="009E1FA8">
          <w:rPr>
            <w:rFonts w:hint="eastAsia"/>
          </w:rPr>
          <w:delText>，则生成新的退菜退款单，</w:delText>
        </w:r>
        <w:r w:rsidR="00100795" w:rsidDel="009E1FA8">
          <w:rPr>
            <w:rFonts w:hint="eastAsia"/>
          </w:rPr>
          <w:delText>并</w:delText>
        </w:r>
        <w:r w:rsidR="00917B2B" w:rsidDel="009E1FA8">
          <w:rPr>
            <w:rFonts w:hint="eastAsia"/>
          </w:rPr>
          <w:delText>关联</w:delText>
        </w:r>
        <w:r w:rsidR="00F961A6" w:rsidDel="009E1FA8">
          <w:rPr>
            <w:rFonts w:hint="eastAsia"/>
          </w:rPr>
          <w:delText>当前桌台</w:delText>
        </w:r>
        <w:r w:rsidR="00917B2B" w:rsidDel="009E1FA8">
          <w:rPr>
            <w:rFonts w:hint="eastAsia"/>
          </w:rPr>
          <w:delText>原</w:delText>
        </w:r>
        <w:r w:rsidR="00F961A6" w:rsidDel="009E1FA8">
          <w:rPr>
            <w:rFonts w:hint="eastAsia"/>
          </w:rPr>
          <w:delText>有</w:delText>
        </w:r>
        <w:r w:rsidR="00917B2B" w:rsidDel="009E1FA8">
          <w:rPr>
            <w:rFonts w:hint="eastAsia"/>
          </w:rPr>
          <w:delText>的订单信息。</w:delText>
        </w:r>
      </w:del>
    </w:p>
    <w:p w14:paraId="582BA5B4" w14:textId="77777777" w:rsidR="005C3A57" w:rsidDel="009E1FA8" w:rsidRDefault="00ED59DF">
      <w:pPr>
        <w:rPr>
          <w:del w:id="6245" w:author="Happy" w:date="2018-08-20T18:39:00Z"/>
        </w:rPr>
        <w:pPrChange w:id="6246" w:author="Happy" w:date="2018-08-20T18:39:00Z">
          <w:pPr>
            <w:pStyle w:val="af3"/>
            <w:numPr>
              <w:numId w:val="82"/>
            </w:numPr>
            <w:spacing w:line="360" w:lineRule="auto"/>
            <w:ind w:left="420" w:firstLineChars="0" w:hanging="420"/>
          </w:pPr>
        </w:pPrChange>
      </w:pPr>
      <w:del w:id="6247" w:author="Happy" w:date="2018-08-20T18:39:00Z">
        <w:r w:rsidDel="009E1FA8">
          <w:rPr>
            <w:rFonts w:hint="eastAsia"/>
          </w:rPr>
          <w:delText>对于称重菜品或者套餐，在退菜时，只能整菜退，不能分开退。</w:delText>
        </w:r>
      </w:del>
    </w:p>
    <w:p w14:paraId="1D80D58A" w14:textId="77777777" w:rsidR="005C3A57" w:rsidDel="009E1FA8" w:rsidRDefault="0087134A">
      <w:pPr>
        <w:rPr>
          <w:del w:id="6248" w:author="Happy" w:date="2018-08-20T18:39:00Z"/>
        </w:rPr>
        <w:pPrChange w:id="6249" w:author="Happy" w:date="2018-08-20T18:39:00Z">
          <w:pPr>
            <w:pStyle w:val="3"/>
            <w:spacing w:line="360" w:lineRule="auto"/>
          </w:pPr>
        </w:pPrChange>
      </w:pPr>
      <w:del w:id="6250" w:author="Happy" w:date="2018-08-20T18:39:00Z">
        <w:r w:rsidDel="009E1FA8">
          <w:delText>就餐中</w:delText>
        </w:r>
      </w:del>
      <w:ins w:id="6251" w:author="xiaohou" w:date="2016-08-24T19:11:00Z">
        <w:del w:id="6252" w:author="Happy" w:date="2018-08-20T18:39:00Z">
          <w:r w:rsidR="00AC2294" w:rsidDel="009E1FA8">
            <w:delText>或已预结</w:delText>
          </w:r>
        </w:del>
      </w:ins>
      <w:del w:id="6253" w:author="Happy" w:date="2018-08-20T18:39:00Z">
        <w:r w:rsidDel="009E1FA8">
          <w:delText>退菜</w:delText>
        </w:r>
      </w:del>
    </w:p>
    <w:p w14:paraId="728CDF3A" w14:textId="77777777" w:rsidR="005C3A57" w:rsidDel="009E1FA8" w:rsidRDefault="0087072B">
      <w:pPr>
        <w:rPr>
          <w:ins w:id="6254" w:author="xiaohou" w:date="2016-08-24T19:13:00Z"/>
          <w:del w:id="6255" w:author="Happy" w:date="2018-08-20T18:39:00Z"/>
        </w:rPr>
        <w:pPrChange w:id="6256" w:author="Happy" w:date="2018-08-20T18:39:00Z">
          <w:pPr>
            <w:spacing w:line="360" w:lineRule="auto"/>
          </w:pPr>
        </w:pPrChange>
      </w:pPr>
      <w:ins w:id="6257" w:author="xiaohou" w:date="2016-09-09T10:39:00Z">
        <w:del w:id="6258" w:author="Happy" w:date="2018-08-20T18:39:00Z">
          <w:r w:rsidDel="009E1FA8">
            <w:rPr>
              <w:noProof/>
              <w:rPrChange w:id="6259" w:author="Unknown">
                <w:rPr>
                  <w:i/>
                  <w:iCs/>
                  <w:noProof/>
                  <w:color w:val="808080" w:themeColor="text1" w:themeTint="7F"/>
                </w:rPr>
              </w:rPrChange>
            </w:rPr>
            <w:drawing>
              <wp:inline distT="0" distB="0" distL="0" distR="0" wp14:anchorId="506B7CA9" wp14:editId="469A3B7B">
                <wp:extent cx="4923155" cy="3745230"/>
                <wp:effectExtent l="19050" t="0" r="0" b="0"/>
                <wp:docPr id="7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srcRect/>
                        <a:stretch>
                          <a:fillRect/>
                        </a:stretch>
                      </pic:blipFill>
                      <pic:spPr bwMode="auto">
                        <a:xfrm>
                          <a:off x="0" y="0"/>
                          <a:ext cx="4923155" cy="3745230"/>
                        </a:xfrm>
                        <a:prstGeom prst="rect">
                          <a:avLst/>
                        </a:prstGeom>
                        <a:noFill/>
                        <a:ln w="9525">
                          <a:noFill/>
                          <a:miter lim="800000"/>
                          <a:headEnd/>
                          <a:tailEnd/>
                        </a:ln>
                      </pic:spPr>
                    </pic:pic>
                  </a:graphicData>
                </a:graphic>
              </wp:inline>
            </w:drawing>
          </w:r>
        </w:del>
      </w:ins>
    </w:p>
    <w:p w14:paraId="215CBAF2" w14:textId="77777777" w:rsidR="005C3A57" w:rsidDel="009E1FA8" w:rsidRDefault="0087072B">
      <w:pPr>
        <w:rPr>
          <w:del w:id="6260" w:author="Happy" w:date="2018-08-20T18:39:00Z"/>
        </w:rPr>
        <w:pPrChange w:id="6261" w:author="Happy" w:date="2018-08-20T18:39:00Z">
          <w:pPr>
            <w:spacing w:line="360" w:lineRule="auto"/>
          </w:pPr>
        </w:pPrChange>
      </w:pPr>
      <w:ins w:id="6262" w:author="xiaohou" w:date="2016-09-09T10:42:00Z">
        <w:del w:id="6263" w:author="Happy" w:date="2018-08-20T18:39:00Z">
          <w:r w:rsidDel="009E1FA8">
            <w:rPr>
              <w:noProof/>
              <w:rPrChange w:id="6264" w:author="Unknown">
                <w:rPr>
                  <w:i/>
                  <w:iCs/>
                  <w:noProof/>
                  <w:color w:val="808080" w:themeColor="text1" w:themeTint="7F"/>
                </w:rPr>
              </w:rPrChange>
            </w:rPr>
            <w:drawing>
              <wp:inline distT="0" distB="0" distL="0" distR="0" wp14:anchorId="25E8C097" wp14:editId="6D3131B3">
                <wp:extent cx="4930140" cy="3745230"/>
                <wp:effectExtent l="19050" t="0" r="3810" b="0"/>
                <wp:docPr id="8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a:srcRect/>
                        <a:stretch>
                          <a:fillRect/>
                        </a:stretch>
                      </pic:blipFill>
                      <pic:spPr bwMode="auto">
                        <a:xfrm>
                          <a:off x="0" y="0"/>
                          <a:ext cx="4930140" cy="3745230"/>
                        </a:xfrm>
                        <a:prstGeom prst="rect">
                          <a:avLst/>
                        </a:prstGeom>
                        <a:noFill/>
                        <a:ln w="9525">
                          <a:noFill/>
                          <a:miter lim="800000"/>
                          <a:headEnd/>
                          <a:tailEnd/>
                        </a:ln>
                      </pic:spPr>
                    </pic:pic>
                  </a:graphicData>
                </a:graphic>
              </wp:inline>
            </w:drawing>
          </w:r>
        </w:del>
      </w:ins>
    </w:p>
    <w:p w14:paraId="7D7C8797" w14:textId="77777777" w:rsidR="005C3A57" w:rsidDel="009E1FA8" w:rsidRDefault="00CF4FBF">
      <w:pPr>
        <w:rPr>
          <w:del w:id="6265" w:author="Happy" w:date="2018-08-20T18:39:00Z"/>
          <w:rStyle w:val="af8"/>
          <w:i w:val="0"/>
          <w:color w:val="auto"/>
        </w:rPr>
        <w:pPrChange w:id="6266" w:author="Happy" w:date="2018-08-20T18:39:00Z">
          <w:pPr>
            <w:pStyle w:val="4"/>
            <w:spacing w:line="360" w:lineRule="auto"/>
          </w:pPr>
        </w:pPrChange>
      </w:pPr>
      <w:del w:id="6267" w:author="Happy" w:date="2018-08-20T18:39:00Z">
        <w:r w:rsidRPr="009F2834" w:rsidDel="009E1FA8">
          <w:rPr>
            <w:rStyle w:val="af8"/>
            <w:rFonts w:hint="eastAsia"/>
            <w:b/>
            <w:i w:val="0"/>
            <w:color w:val="auto"/>
          </w:rPr>
          <w:delText>显示内容</w:delText>
        </w:r>
      </w:del>
    </w:p>
    <w:p w14:paraId="2D6A961B" w14:textId="77777777" w:rsidR="005C3A57" w:rsidDel="009E1FA8" w:rsidRDefault="00927345">
      <w:pPr>
        <w:rPr>
          <w:del w:id="6268" w:author="Happy" w:date="2018-08-20T18:39:00Z"/>
        </w:rPr>
        <w:pPrChange w:id="6269" w:author="Happy" w:date="2018-08-20T18:39:00Z">
          <w:pPr>
            <w:pStyle w:val="af3"/>
            <w:numPr>
              <w:numId w:val="8"/>
            </w:numPr>
            <w:spacing w:line="360" w:lineRule="auto"/>
            <w:ind w:left="420" w:firstLineChars="0" w:hanging="420"/>
          </w:pPr>
        </w:pPrChange>
      </w:pPr>
      <w:del w:id="6270" w:author="Happy" w:date="2018-08-20T18:39:00Z">
        <w:r w:rsidDel="009E1FA8">
          <w:delText>订单基本信息</w:delText>
        </w:r>
        <w:r w:rsidDel="009E1FA8">
          <w:rPr>
            <w:rFonts w:hint="eastAsia"/>
          </w:rPr>
          <w:delText>：</w:delText>
        </w:r>
      </w:del>
    </w:p>
    <w:p w14:paraId="6D0D5329" w14:textId="77777777" w:rsidR="005C3A57" w:rsidDel="009E1FA8" w:rsidRDefault="00130AAA">
      <w:pPr>
        <w:rPr>
          <w:del w:id="6271" w:author="Happy" w:date="2018-08-20T18:39:00Z"/>
        </w:rPr>
        <w:pPrChange w:id="6272" w:author="Happy" w:date="2018-08-20T18:39:00Z">
          <w:pPr>
            <w:pStyle w:val="af3"/>
            <w:numPr>
              <w:numId w:val="16"/>
            </w:numPr>
            <w:spacing w:line="360" w:lineRule="auto"/>
            <w:ind w:left="840" w:firstLineChars="0" w:hanging="420"/>
          </w:pPr>
        </w:pPrChange>
      </w:pPr>
      <w:del w:id="6273" w:author="Happy" w:date="2018-08-20T18:39:00Z">
        <w:r w:rsidDel="009E1FA8">
          <w:delText>桌台号</w:delText>
        </w:r>
        <w:r w:rsidDel="009E1FA8">
          <w:rPr>
            <w:rFonts w:hint="eastAsia"/>
          </w:rPr>
          <w:delText>：</w:delText>
        </w:r>
        <w:r w:rsidDel="009E1FA8">
          <w:delText>只读</w:delText>
        </w:r>
      </w:del>
    </w:p>
    <w:p w14:paraId="333C456E" w14:textId="77777777" w:rsidR="005C3A57" w:rsidDel="009E1FA8" w:rsidRDefault="00130AAA">
      <w:pPr>
        <w:rPr>
          <w:del w:id="6274" w:author="Happy" w:date="2018-08-20T18:39:00Z"/>
        </w:rPr>
        <w:pPrChange w:id="6275" w:author="Happy" w:date="2018-08-20T18:39:00Z">
          <w:pPr>
            <w:pStyle w:val="af3"/>
            <w:numPr>
              <w:numId w:val="16"/>
            </w:numPr>
            <w:spacing w:line="360" w:lineRule="auto"/>
            <w:ind w:left="840" w:firstLineChars="0" w:hanging="420"/>
          </w:pPr>
        </w:pPrChange>
      </w:pPr>
      <w:del w:id="6276" w:author="Happy" w:date="2018-08-20T18:39:00Z">
        <w:r w:rsidDel="009E1FA8">
          <w:rPr>
            <w:rFonts w:hint="eastAsia"/>
          </w:rPr>
          <w:delText>订单编号：只读</w:delText>
        </w:r>
      </w:del>
    </w:p>
    <w:p w14:paraId="2A40586A" w14:textId="77777777" w:rsidR="005C3A57" w:rsidDel="009E1FA8" w:rsidRDefault="00130AAA">
      <w:pPr>
        <w:rPr>
          <w:del w:id="6277" w:author="Happy" w:date="2018-08-20T18:39:00Z"/>
        </w:rPr>
        <w:pPrChange w:id="6278" w:author="Happy" w:date="2018-08-20T18:39:00Z">
          <w:pPr>
            <w:pStyle w:val="af3"/>
            <w:numPr>
              <w:numId w:val="16"/>
            </w:numPr>
            <w:spacing w:line="360" w:lineRule="auto"/>
            <w:ind w:left="840" w:firstLineChars="0" w:hanging="420"/>
          </w:pPr>
        </w:pPrChange>
      </w:pPr>
      <w:del w:id="6279" w:author="Happy" w:date="2018-08-20T18:39:00Z">
        <w:r w:rsidDel="009E1FA8">
          <w:delText>开桌信息</w:delText>
        </w:r>
        <w:r w:rsidDel="009E1FA8">
          <w:rPr>
            <w:rFonts w:hint="eastAsia"/>
          </w:rPr>
          <w:delText>：</w:delText>
        </w:r>
        <w:r w:rsidDel="009E1FA8">
          <w:delText>开桌时间和操作人</w:delText>
        </w:r>
      </w:del>
    </w:p>
    <w:p w14:paraId="018CB0FB" w14:textId="77777777" w:rsidR="005C3A57" w:rsidDel="009E1FA8" w:rsidRDefault="00130AAA">
      <w:pPr>
        <w:rPr>
          <w:del w:id="6280" w:author="Happy" w:date="2018-08-20T18:39:00Z"/>
        </w:rPr>
        <w:pPrChange w:id="6281" w:author="Happy" w:date="2018-08-20T18:39:00Z">
          <w:pPr>
            <w:pStyle w:val="af3"/>
            <w:numPr>
              <w:numId w:val="16"/>
            </w:numPr>
            <w:spacing w:line="360" w:lineRule="auto"/>
            <w:ind w:left="840" w:firstLineChars="0" w:hanging="420"/>
          </w:pPr>
        </w:pPrChange>
      </w:pPr>
      <w:del w:id="6282" w:author="Happy" w:date="2018-08-20T18:39:00Z">
        <w:r w:rsidDel="009E1FA8">
          <w:rPr>
            <w:rFonts w:hint="eastAsia"/>
          </w:rPr>
          <w:delText>下单信息：下单时间和操作人</w:delText>
        </w:r>
      </w:del>
    </w:p>
    <w:p w14:paraId="0D6E31D4" w14:textId="77777777" w:rsidR="005C3A57" w:rsidDel="009E1FA8" w:rsidRDefault="00130AAA">
      <w:pPr>
        <w:rPr>
          <w:del w:id="6283" w:author="Happy" w:date="2018-08-20T18:39:00Z"/>
        </w:rPr>
        <w:pPrChange w:id="6284" w:author="Happy" w:date="2018-08-20T18:39:00Z">
          <w:pPr>
            <w:pStyle w:val="af3"/>
            <w:numPr>
              <w:numId w:val="16"/>
            </w:numPr>
            <w:spacing w:line="360" w:lineRule="auto"/>
            <w:ind w:left="840" w:firstLineChars="0" w:hanging="420"/>
          </w:pPr>
        </w:pPrChange>
      </w:pPr>
      <w:del w:id="6285" w:author="Happy" w:date="2018-08-20T18:39:00Z">
        <w:r w:rsidDel="009E1FA8">
          <w:rPr>
            <w:rFonts w:hint="eastAsia"/>
          </w:rPr>
          <w:delText>就餐人：就餐人姓名和电话、性别</w:delText>
        </w:r>
        <w:r w:rsidR="00393F28" w:rsidDel="009E1FA8">
          <w:rPr>
            <w:rFonts w:hint="eastAsia"/>
          </w:rPr>
          <w:delText>，可以编辑</w:delText>
        </w:r>
      </w:del>
    </w:p>
    <w:p w14:paraId="577A3EAC" w14:textId="77777777" w:rsidR="005C3A57" w:rsidDel="009E1FA8" w:rsidRDefault="00393F28">
      <w:pPr>
        <w:rPr>
          <w:del w:id="6286" w:author="Happy" w:date="2018-08-20T18:39:00Z"/>
        </w:rPr>
        <w:pPrChange w:id="6287" w:author="Happy" w:date="2018-08-20T18:39:00Z">
          <w:pPr>
            <w:pStyle w:val="af3"/>
            <w:numPr>
              <w:numId w:val="16"/>
            </w:numPr>
            <w:spacing w:line="360" w:lineRule="auto"/>
            <w:ind w:left="840" w:firstLineChars="0" w:hanging="420"/>
          </w:pPr>
        </w:pPrChange>
      </w:pPr>
      <w:del w:id="6288" w:author="Happy" w:date="2018-08-20T18:39:00Z">
        <w:r w:rsidDel="009E1FA8">
          <w:rPr>
            <w:rFonts w:hint="eastAsia"/>
          </w:rPr>
          <w:delText>人数：就餐人数，可以编辑。</w:delText>
        </w:r>
      </w:del>
    </w:p>
    <w:p w14:paraId="07C33BB8" w14:textId="77777777" w:rsidR="005C3A57" w:rsidDel="009E1FA8" w:rsidRDefault="00C43AA8">
      <w:pPr>
        <w:rPr>
          <w:del w:id="6289" w:author="Happy" w:date="2018-08-20T18:39:00Z"/>
        </w:rPr>
        <w:pPrChange w:id="6290" w:author="Happy" w:date="2018-08-20T18:39:00Z">
          <w:pPr>
            <w:pStyle w:val="af3"/>
            <w:numPr>
              <w:numId w:val="8"/>
            </w:numPr>
            <w:spacing w:line="360" w:lineRule="auto"/>
            <w:ind w:left="420" w:firstLineChars="0" w:hanging="420"/>
          </w:pPr>
        </w:pPrChange>
      </w:pPr>
      <w:del w:id="6291" w:author="Happy" w:date="2018-08-20T18:39:00Z">
        <w:r w:rsidDel="009E1FA8">
          <w:rPr>
            <w:rFonts w:hint="eastAsia"/>
          </w:rPr>
          <w:delText>菜品</w:delText>
        </w:r>
        <w:r w:rsidR="00CE4D82" w:rsidDel="009E1FA8">
          <w:rPr>
            <w:rFonts w:hint="eastAsia"/>
          </w:rPr>
          <w:delText>信息</w:delText>
        </w:r>
      </w:del>
    </w:p>
    <w:p w14:paraId="67D6BAF0" w14:textId="77777777" w:rsidR="005C3A57" w:rsidDel="009E1FA8" w:rsidRDefault="00686003">
      <w:pPr>
        <w:rPr>
          <w:del w:id="6292" w:author="Happy" w:date="2018-08-20T18:39:00Z"/>
        </w:rPr>
        <w:pPrChange w:id="6293" w:author="Happy" w:date="2018-08-20T18:39:00Z">
          <w:pPr>
            <w:pStyle w:val="af3"/>
            <w:numPr>
              <w:numId w:val="17"/>
            </w:numPr>
            <w:spacing w:line="360" w:lineRule="auto"/>
            <w:ind w:left="840" w:firstLineChars="0" w:hanging="420"/>
          </w:pPr>
        </w:pPrChange>
      </w:pPr>
      <w:del w:id="6294" w:author="Happy" w:date="2018-08-20T18:39:00Z">
        <w:r w:rsidDel="009E1FA8">
          <w:delText>菜品编号</w:delText>
        </w:r>
      </w:del>
    </w:p>
    <w:p w14:paraId="33CE72C3" w14:textId="77777777" w:rsidR="005C3A57" w:rsidDel="009E1FA8" w:rsidRDefault="00686003">
      <w:pPr>
        <w:rPr>
          <w:del w:id="6295" w:author="Happy" w:date="2018-08-20T18:39:00Z"/>
        </w:rPr>
        <w:pPrChange w:id="6296" w:author="Happy" w:date="2018-08-20T18:39:00Z">
          <w:pPr>
            <w:pStyle w:val="af3"/>
            <w:numPr>
              <w:numId w:val="17"/>
            </w:numPr>
            <w:spacing w:line="360" w:lineRule="auto"/>
            <w:ind w:left="840" w:firstLineChars="0" w:hanging="420"/>
          </w:pPr>
        </w:pPrChange>
      </w:pPr>
      <w:del w:id="6297" w:author="Happy" w:date="2018-08-20T18:39:00Z">
        <w:r w:rsidDel="009E1FA8">
          <w:rPr>
            <w:rFonts w:hint="eastAsia"/>
          </w:rPr>
          <w:delText>菜品名称</w:delText>
        </w:r>
      </w:del>
    </w:p>
    <w:p w14:paraId="12157A0F" w14:textId="77777777" w:rsidR="005C3A57" w:rsidDel="009E1FA8" w:rsidRDefault="00686003">
      <w:pPr>
        <w:rPr>
          <w:del w:id="6298" w:author="Happy" w:date="2018-08-20T18:39:00Z"/>
        </w:rPr>
        <w:pPrChange w:id="6299" w:author="Happy" w:date="2018-08-20T18:39:00Z">
          <w:pPr>
            <w:pStyle w:val="af3"/>
            <w:numPr>
              <w:numId w:val="17"/>
            </w:numPr>
            <w:spacing w:line="360" w:lineRule="auto"/>
            <w:ind w:left="840" w:firstLineChars="0" w:hanging="420"/>
          </w:pPr>
        </w:pPrChange>
      </w:pPr>
      <w:del w:id="6300" w:author="Happy" w:date="2018-08-20T18:39:00Z">
        <w:r w:rsidDel="009E1FA8">
          <w:rPr>
            <w:rFonts w:hint="eastAsia"/>
          </w:rPr>
          <w:delText>菜品单价</w:delText>
        </w:r>
      </w:del>
    </w:p>
    <w:p w14:paraId="5CF85568" w14:textId="77777777" w:rsidR="005C3A57" w:rsidDel="009E1FA8" w:rsidRDefault="00686003">
      <w:pPr>
        <w:rPr>
          <w:del w:id="6301" w:author="Happy" w:date="2018-08-20T18:39:00Z"/>
        </w:rPr>
        <w:pPrChange w:id="6302" w:author="Happy" w:date="2018-08-20T18:39:00Z">
          <w:pPr>
            <w:pStyle w:val="af3"/>
            <w:numPr>
              <w:numId w:val="17"/>
            </w:numPr>
            <w:spacing w:line="360" w:lineRule="auto"/>
            <w:ind w:left="840" w:firstLineChars="0" w:hanging="420"/>
          </w:pPr>
        </w:pPrChange>
      </w:pPr>
      <w:del w:id="6303" w:author="Happy" w:date="2018-08-20T18:39:00Z">
        <w:r w:rsidDel="009E1FA8">
          <w:rPr>
            <w:rFonts w:hint="eastAsia"/>
          </w:rPr>
          <w:delText>菜品数量</w:delText>
        </w:r>
      </w:del>
    </w:p>
    <w:p w14:paraId="3DF16D51" w14:textId="77777777" w:rsidR="005C3A57" w:rsidDel="009E1FA8" w:rsidRDefault="00686003">
      <w:pPr>
        <w:rPr>
          <w:del w:id="6304" w:author="Happy" w:date="2018-08-20T18:39:00Z"/>
        </w:rPr>
        <w:pPrChange w:id="6305" w:author="Happy" w:date="2018-08-20T18:39:00Z">
          <w:pPr>
            <w:pStyle w:val="af3"/>
            <w:numPr>
              <w:numId w:val="17"/>
            </w:numPr>
            <w:spacing w:line="360" w:lineRule="auto"/>
            <w:ind w:left="840" w:firstLineChars="0" w:hanging="420"/>
          </w:pPr>
        </w:pPrChange>
      </w:pPr>
      <w:del w:id="6306" w:author="Happy" w:date="2018-08-20T18:39:00Z">
        <w:r w:rsidDel="009E1FA8">
          <w:rPr>
            <w:rFonts w:hint="eastAsia"/>
          </w:rPr>
          <w:delText>可退数量</w:delText>
        </w:r>
      </w:del>
    </w:p>
    <w:p w14:paraId="71FBA3E6" w14:textId="77777777" w:rsidR="005C3A57" w:rsidDel="009E1FA8" w:rsidRDefault="00686003">
      <w:pPr>
        <w:rPr>
          <w:del w:id="6307" w:author="Happy" w:date="2018-08-20T18:39:00Z"/>
        </w:rPr>
        <w:pPrChange w:id="6308" w:author="Happy" w:date="2018-08-20T18:39:00Z">
          <w:pPr>
            <w:pStyle w:val="af3"/>
            <w:numPr>
              <w:numId w:val="17"/>
            </w:numPr>
            <w:spacing w:line="360" w:lineRule="auto"/>
            <w:ind w:left="840" w:firstLineChars="0" w:hanging="420"/>
          </w:pPr>
        </w:pPrChange>
      </w:pPr>
      <w:del w:id="6309" w:author="Happy" w:date="2018-08-20T18:39:00Z">
        <w:r w:rsidDel="009E1FA8">
          <w:rPr>
            <w:rFonts w:hint="eastAsia"/>
          </w:rPr>
          <w:delText>合计金额</w:delText>
        </w:r>
      </w:del>
    </w:p>
    <w:p w14:paraId="5DCBA8D6" w14:textId="77777777" w:rsidR="005C3A57" w:rsidDel="009E1FA8" w:rsidRDefault="00686003">
      <w:pPr>
        <w:rPr>
          <w:del w:id="6310" w:author="Happy" w:date="2018-08-20T18:39:00Z"/>
        </w:rPr>
        <w:pPrChange w:id="6311" w:author="Happy" w:date="2018-08-20T18:39:00Z">
          <w:pPr>
            <w:pStyle w:val="af3"/>
            <w:numPr>
              <w:numId w:val="17"/>
            </w:numPr>
            <w:spacing w:line="360" w:lineRule="auto"/>
            <w:ind w:left="840" w:firstLineChars="0" w:hanging="420"/>
          </w:pPr>
        </w:pPrChange>
      </w:pPr>
      <w:del w:id="6312" w:author="Happy" w:date="2018-08-20T18:39:00Z">
        <w:r w:rsidDel="009E1FA8">
          <w:rPr>
            <w:rFonts w:hint="eastAsia"/>
          </w:rPr>
          <w:delText>合计数量</w:delText>
        </w:r>
      </w:del>
    </w:p>
    <w:p w14:paraId="6919045D" w14:textId="77777777" w:rsidR="005C3A57" w:rsidDel="009E1FA8" w:rsidRDefault="00CF4FBF">
      <w:pPr>
        <w:rPr>
          <w:del w:id="6313" w:author="Happy" w:date="2018-08-20T18:39:00Z"/>
          <w:rStyle w:val="af8"/>
          <w:i w:val="0"/>
          <w:color w:val="auto"/>
        </w:rPr>
        <w:pPrChange w:id="6314" w:author="Happy" w:date="2018-08-20T18:39:00Z">
          <w:pPr>
            <w:pStyle w:val="4"/>
            <w:spacing w:line="360" w:lineRule="auto"/>
          </w:pPr>
        </w:pPrChange>
      </w:pPr>
      <w:del w:id="6315" w:author="Happy" w:date="2018-08-20T18:39:00Z">
        <w:r w:rsidDel="009E1FA8">
          <w:rPr>
            <w:rStyle w:val="af8"/>
            <w:rFonts w:hint="eastAsia"/>
            <w:b/>
            <w:i w:val="0"/>
            <w:color w:val="auto"/>
          </w:rPr>
          <w:delText>出入口</w:delText>
        </w:r>
      </w:del>
    </w:p>
    <w:p w14:paraId="7FC94FD4" w14:textId="77777777" w:rsidR="005C3A57" w:rsidDel="009E1FA8" w:rsidRDefault="00CF4FBF">
      <w:pPr>
        <w:rPr>
          <w:del w:id="6316" w:author="Happy" w:date="2018-08-20T18:39:00Z"/>
        </w:rPr>
        <w:pPrChange w:id="6317" w:author="Happy" w:date="2018-08-20T18:39:00Z">
          <w:pPr>
            <w:pStyle w:val="af3"/>
            <w:numPr>
              <w:numId w:val="9"/>
            </w:numPr>
            <w:spacing w:line="360" w:lineRule="auto"/>
            <w:ind w:left="420" w:firstLineChars="0" w:hanging="420"/>
          </w:pPr>
        </w:pPrChange>
      </w:pPr>
      <w:del w:id="6318" w:author="Happy" w:date="2018-08-20T18:39:00Z">
        <w:r w:rsidDel="009E1FA8">
          <w:delText>出口</w:delText>
        </w:r>
        <w:r w:rsidDel="009E1FA8">
          <w:rPr>
            <w:rFonts w:hint="eastAsia"/>
          </w:rPr>
          <w:delText>：</w:delText>
        </w:r>
        <w:r w:rsidR="00FA12C4" w:rsidDel="009E1FA8">
          <w:rPr>
            <w:rFonts w:hint="eastAsia"/>
          </w:rPr>
          <w:delText>订单详情（就餐中）</w:delText>
        </w:r>
      </w:del>
      <w:ins w:id="6319" w:author="xiaohou" w:date="2016-08-24T19:21:00Z">
        <w:del w:id="6320" w:author="Happy" w:date="2018-08-20T18:39:00Z">
          <w:r w:rsidR="00624B0B" w:rsidDel="009E1FA8">
            <w:rPr>
              <w:rFonts w:hint="eastAsia"/>
            </w:rPr>
            <w:delText>或订单详情（已预结）</w:delText>
          </w:r>
        </w:del>
      </w:ins>
    </w:p>
    <w:p w14:paraId="6908755E" w14:textId="77777777" w:rsidR="005C3A57" w:rsidDel="009E1FA8" w:rsidRDefault="00FA12C4">
      <w:pPr>
        <w:rPr>
          <w:del w:id="6321" w:author="Happy" w:date="2018-08-20T18:39:00Z"/>
        </w:rPr>
        <w:pPrChange w:id="6322" w:author="Happy" w:date="2018-08-20T18:39:00Z">
          <w:pPr>
            <w:pStyle w:val="af3"/>
            <w:numPr>
              <w:numId w:val="9"/>
            </w:numPr>
            <w:spacing w:line="360" w:lineRule="auto"/>
            <w:ind w:left="420" w:firstLineChars="0" w:hanging="420"/>
          </w:pPr>
        </w:pPrChange>
      </w:pPr>
      <w:del w:id="6323" w:author="Happy" w:date="2018-08-20T18:39:00Z">
        <w:r w:rsidDel="009E1FA8">
          <w:rPr>
            <w:rFonts w:hint="eastAsia"/>
          </w:rPr>
          <w:delText>入口：订单详情（就餐中）</w:delText>
        </w:r>
      </w:del>
      <w:ins w:id="6324" w:author="xiaohou" w:date="2016-08-24T19:21:00Z">
        <w:del w:id="6325" w:author="Happy" w:date="2018-08-20T18:39:00Z">
          <w:r w:rsidR="00624B0B" w:rsidDel="009E1FA8">
            <w:rPr>
              <w:rFonts w:hint="eastAsia"/>
            </w:rPr>
            <w:delText>或订单详情（已预结）</w:delText>
          </w:r>
        </w:del>
      </w:ins>
      <w:del w:id="6326" w:author="Happy" w:date="2018-08-20T18:39:00Z">
        <w:r w:rsidR="005C072C" w:rsidDel="009E1FA8">
          <w:rPr>
            <w:rFonts w:hint="eastAsia"/>
          </w:rPr>
          <w:delText>，点击了“退菜”按钮</w:delText>
        </w:r>
      </w:del>
    </w:p>
    <w:p w14:paraId="048B9302" w14:textId="77777777" w:rsidR="005C3A57" w:rsidDel="009E1FA8" w:rsidRDefault="00CF4FBF">
      <w:pPr>
        <w:rPr>
          <w:del w:id="6327" w:author="Happy" w:date="2018-08-20T18:39:00Z"/>
          <w:rStyle w:val="af8"/>
          <w:i w:val="0"/>
          <w:color w:val="auto"/>
        </w:rPr>
        <w:pPrChange w:id="6328" w:author="Happy" w:date="2018-08-20T18:39:00Z">
          <w:pPr>
            <w:pStyle w:val="4"/>
            <w:spacing w:line="360" w:lineRule="auto"/>
          </w:pPr>
        </w:pPrChange>
      </w:pPr>
      <w:del w:id="6329" w:author="Happy" w:date="2018-08-20T18:39:00Z">
        <w:r w:rsidDel="009E1FA8">
          <w:rPr>
            <w:rStyle w:val="af8"/>
            <w:b/>
            <w:i w:val="0"/>
            <w:color w:val="auto"/>
          </w:rPr>
          <w:delText>数据来源</w:delText>
        </w:r>
      </w:del>
    </w:p>
    <w:p w14:paraId="799370DD" w14:textId="77777777" w:rsidR="005C3A57" w:rsidDel="009E1FA8" w:rsidRDefault="00CF4FBF">
      <w:pPr>
        <w:rPr>
          <w:del w:id="6330" w:author="Happy" w:date="2018-08-20T18:39:00Z"/>
        </w:rPr>
        <w:pPrChange w:id="6331" w:author="Happy" w:date="2018-08-20T18:39:00Z">
          <w:pPr>
            <w:spacing w:line="360" w:lineRule="auto"/>
          </w:pPr>
        </w:pPrChange>
      </w:pPr>
      <w:del w:id="6332" w:author="Happy" w:date="2018-08-20T18:39:00Z">
        <w:r w:rsidDel="009E1FA8">
          <w:rPr>
            <w:rFonts w:hint="eastAsia"/>
          </w:rPr>
          <w:delText>无</w:delText>
        </w:r>
      </w:del>
    </w:p>
    <w:p w14:paraId="285DD6E2" w14:textId="77777777" w:rsidR="005C3A57" w:rsidDel="009E1FA8" w:rsidRDefault="00CF4FBF">
      <w:pPr>
        <w:rPr>
          <w:del w:id="6333" w:author="Happy" w:date="2018-08-20T18:39:00Z"/>
          <w:rStyle w:val="af8"/>
          <w:i w:val="0"/>
          <w:color w:val="auto"/>
        </w:rPr>
        <w:pPrChange w:id="6334" w:author="Happy" w:date="2018-08-20T18:39:00Z">
          <w:pPr>
            <w:pStyle w:val="4"/>
            <w:spacing w:line="360" w:lineRule="auto"/>
          </w:pPr>
        </w:pPrChange>
      </w:pPr>
      <w:del w:id="6335" w:author="Happy" w:date="2018-08-20T18:39:00Z">
        <w:r w:rsidDel="009E1FA8">
          <w:rPr>
            <w:rStyle w:val="af8"/>
            <w:rFonts w:hint="eastAsia"/>
            <w:b/>
            <w:i w:val="0"/>
            <w:color w:val="auto"/>
          </w:rPr>
          <w:delText>输入项</w:delText>
        </w:r>
      </w:del>
    </w:p>
    <w:p w14:paraId="330954AC" w14:textId="77777777" w:rsidR="005C3A57" w:rsidDel="009E1FA8" w:rsidRDefault="003D3F2F">
      <w:pPr>
        <w:rPr>
          <w:del w:id="6336" w:author="Happy" w:date="2018-08-20T18:39:00Z"/>
        </w:rPr>
        <w:pPrChange w:id="6337" w:author="Happy" w:date="2018-08-20T18:39:00Z">
          <w:pPr>
            <w:spacing w:line="360" w:lineRule="auto"/>
          </w:pPr>
        </w:pPrChange>
      </w:pPr>
      <w:del w:id="6338" w:author="Happy" w:date="2018-08-20T18:39:00Z">
        <w:r w:rsidDel="009E1FA8">
          <w:rPr>
            <w:rFonts w:hint="eastAsia"/>
          </w:rPr>
          <w:delText>无</w:delText>
        </w:r>
      </w:del>
    </w:p>
    <w:p w14:paraId="080229A6" w14:textId="77777777" w:rsidR="005C3A57" w:rsidDel="009E1FA8" w:rsidRDefault="00CF4FBF">
      <w:pPr>
        <w:rPr>
          <w:del w:id="6339" w:author="Happy" w:date="2018-08-20T18:39:00Z"/>
          <w:rStyle w:val="af8"/>
          <w:i w:val="0"/>
          <w:color w:val="auto"/>
        </w:rPr>
        <w:pPrChange w:id="6340" w:author="Happy" w:date="2018-08-20T18:39:00Z">
          <w:pPr>
            <w:pStyle w:val="4"/>
            <w:spacing w:line="360" w:lineRule="auto"/>
          </w:pPr>
        </w:pPrChange>
      </w:pPr>
      <w:del w:id="6341" w:author="Happy" w:date="2018-08-20T18:39:00Z">
        <w:r w:rsidDel="009E1FA8">
          <w:rPr>
            <w:rStyle w:val="af8"/>
            <w:rFonts w:hint="eastAsia"/>
            <w:b/>
            <w:i w:val="0"/>
            <w:color w:val="auto"/>
          </w:rPr>
          <w:delText>操作规则</w:delText>
        </w:r>
      </w:del>
    </w:p>
    <w:p w14:paraId="56046CA4" w14:textId="77777777" w:rsidR="005C3A57" w:rsidDel="009E1FA8" w:rsidRDefault="00720190">
      <w:pPr>
        <w:rPr>
          <w:ins w:id="6342" w:author="xiaohou" w:date="2016-08-24T19:23:00Z"/>
          <w:del w:id="6343" w:author="Happy" w:date="2018-08-20T18:39:00Z"/>
        </w:rPr>
        <w:pPrChange w:id="6344" w:author="Happy" w:date="2018-08-20T18:39:00Z">
          <w:pPr>
            <w:pStyle w:val="af3"/>
            <w:numPr>
              <w:numId w:val="45"/>
            </w:numPr>
            <w:spacing w:line="360" w:lineRule="auto"/>
            <w:ind w:left="420" w:firstLineChars="0" w:hanging="420"/>
          </w:pPr>
        </w:pPrChange>
      </w:pPr>
      <w:del w:id="6345" w:author="Happy" w:date="2018-08-20T18:39:00Z">
        <w:r w:rsidDel="009E1FA8">
          <w:rPr>
            <w:rFonts w:hint="eastAsia"/>
          </w:rPr>
          <w:delText>【退菜】：点击菜品行中的退菜按钮，可以对此菜品进行退菜，</w:delText>
        </w:r>
        <w:r w:rsidR="002F60A6" w:rsidDel="009E1FA8">
          <w:rPr>
            <w:rFonts w:hint="eastAsia"/>
          </w:rPr>
          <w:delText>当此菜品状态为已下锅或者已出锅时，则会弹框提示</w:delText>
        </w:r>
        <w:r w:rsidR="00486309" w:rsidDel="009E1FA8">
          <w:rPr>
            <w:rFonts w:hint="eastAsia"/>
          </w:rPr>
          <w:delText>：是否要退菜</w:delText>
        </w:r>
        <w:r w:rsidR="002F60A6" w:rsidDel="009E1FA8">
          <w:rPr>
            <w:rFonts w:hint="eastAsia"/>
          </w:rPr>
          <w:delText>，如果继续退菜，则</w:delText>
        </w:r>
        <w:r w:rsidDel="009E1FA8">
          <w:rPr>
            <w:rFonts w:hint="eastAsia"/>
          </w:rPr>
          <w:delText>出现退菜弹框</w:delText>
        </w:r>
        <w:r w:rsidR="00975989" w:rsidDel="009E1FA8">
          <w:rPr>
            <w:rFonts w:hint="eastAsia"/>
          </w:rPr>
          <w:delText>（如</w:delText>
        </w:r>
      </w:del>
      <w:ins w:id="6346" w:author="xiaohou" w:date="2016-08-24T19:24:00Z">
        <w:del w:id="6347" w:author="Happy" w:date="2018-08-20T18:39:00Z">
          <w:r w:rsidR="00262548" w:rsidDel="009E1FA8">
            <w:rPr>
              <w:rFonts w:hint="eastAsia"/>
            </w:rPr>
            <w:delText>7</w:delText>
          </w:r>
        </w:del>
      </w:ins>
      <w:del w:id="6348" w:author="Happy" w:date="2018-08-20T18:39:00Z">
        <w:r w:rsidR="00757297" w:rsidDel="009E1FA8">
          <w:rPr>
            <w:rFonts w:hint="eastAsia"/>
          </w:rPr>
          <w:delText>.2</w:delText>
        </w:r>
        <w:r w:rsidR="00975989" w:rsidDel="009E1FA8">
          <w:rPr>
            <w:rFonts w:hint="eastAsia"/>
          </w:rPr>
          <w:delText>）</w:delText>
        </w:r>
        <w:r w:rsidDel="009E1FA8">
          <w:rPr>
            <w:rFonts w:hint="eastAsia"/>
          </w:rPr>
          <w:delText>。</w:delText>
        </w:r>
        <w:r w:rsidR="00D35446" w:rsidDel="009E1FA8">
          <w:rPr>
            <w:rFonts w:hint="eastAsia"/>
          </w:rPr>
          <w:delText>如果可退菜数量为</w:delText>
        </w:r>
        <w:r w:rsidR="00D35446" w:rsidDel="009E1FA8">
          <w:rPr>
            <w:rFonts w:hint="eastAsia"/>
          </w:rPr>
          <w:delText>0</w:delText>
        </w:r>
        <w:r w:rsidR="00D35446" w:rsidDel="009E1FA8">
          <w:rPr>
            <w:rFonts w:hint="eastAsia"/>
          </w:rPr>
          <w:delText>，则对应行的“退菜”置灰。</w:delText>
        </w:r>
      </w:del>
    </w:p>
    <w:p w14:paraId="02C8B748" w14:textId="77777777" w:rsidR="003B1953" w:rsidDel="009E1FA8" w:rsidRDefault="0087072B">
      <w:pPr>
        <w:rPr>
          <w:ins w:id="6349" w:author="xiaohou" w:date="2016-08-24T19:23:00Z"/>
          <w:del w:id="6350" w:author="Happy" w:date="2018-08-20T18:39:00Z"/>
        </w:rPr>
        <w:pPrChange w:id="6351" w:author="Happy" w:date="2018-08-20T18:39:00Z">
          <w:pPr>
            <w:pStyle w:val="af3"/>
            <w:numPr>
              <w:numId w:val="45"/>
            </w:numPr>
            <w:spacing w:line="360" w:lineRule="auto"/>
            <w:ind w:left="420" w:firstLineChars="0" w:hanging="420"/>
          </w:pPr>
        </w:pPrChange>
      </w:pPr>
      <w:ins w:id="6352" w:author="xiaohou" w:date="2016-08-24T19:23:00Z">
        <w:del w:id="6353" w:author="Happy" w:date="2018-08-20T18:39:00Z">
          <w:r w:rsidDel="009E1FA8">
            <w:rPr>
              <w:noProof/>
              <w:rPrChange w:id="6354" w:author="Unknown">
                <w:rPr>
                  <w:i/>
                  <w:iCs/>
                  <w:noProof/>
                  <w:color w:val="808080" w:themeColor="text1" w:themeTint="7F"/>
                </w:rPr>
              </w:rPrChange>
            </w:rPr>
            <w:drawing>
              <wp:inline distT="0" distB="0" distL="0" distR="0" wp14:anchorId="134C9FDC" wp14:editId="7D9D69E6">
                <wp:extent cx="5486400" cy="4175125"/>
                <wp:effectExtent l="19050" t="0" r="0" b="0"/>
                <wp:docPr id="11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8"/>
                        <a:srcRect/>
                        <a:stretch>
                          <a:fillRect/>
                        </a:stretch>
                      </pic:blipFill>
                      <pic:spPr bwMode="auto">
                        <a:xfrm>
                          <a:off x="0" y="0"/>
                          <a:ext cx="5486400" cy="4175125"/>
                        </a:xfrm>
                        <a:prstGeom prst="rect">
                          <a:avLst/>
                        </a:prstGeom>
                        <a:noFill/>
                        <a:ln w="9525">
                          <a:noFill/>
                          <a:miter lim="800000"/>
                          <a:headEnd/>
                          <a:tailEnd/>
                        </a:ln>
                      </pic:spPr>
                    </pic:pic>
                  </a:graphicData>
                </a:graphic>
              </wp:inline>
            </w:drawing>
          </w:r>
        </w:del>
      </w:ins>
    </w:p>
    <w:p w14:paraId="692C079E" w14:textId="77777777" w:rsidR="003B1953" w:rsidDel="009E1FA8" w:rsidRDefault="003B1953">
      <w:pPr>
        <w:rPr>
          <w:del w:id="6355" w:author="Happy" w:date="2018-08-20T18:39:00Z"/>
        </w:rPr>
        <w:pPrChange w:id="6356" w:author="Happy" w:date="2018-08-20T18:39:00Z">
          <w:pPr>
            <w:pStyle w:val="af3"/>
            <w:numPr>
              <w:numId w:val="45"/>
            </w:numPr>
            <w:spacing w:line="360" w:lineRule="auto"/>
            <w:ind w:left="420" w:firstLineChars="0" w:hanging="420"/>
          </w:pPr>
        </w:pPrChange>
      </w:pPr>
    </w:p>
    <w:p w14:paraId="592D16A9" w14:textId="77777777" w:rsidR="00720190" w:rsidDel="009E1FA8" w:rsidRDefault="00720190">
      <w:pPr>
        <w:rPr>
          <w:del w:id="6357" w:author="Happy" w:date="2018-08-20T18:39:00Z"/>
        </w:rPr>
        <w:pPrChange w:id="6358" w:author="Happy" w:date="2018-08-20T18:39:00Z">
          <w:pPr>
            <w:pStyle w:val="af3"/>
            <w:numPr>
              <w:numId w:val="8"/>
            </w:numPr>
            <w:spacing w:line="360" w:lineRule="auto"/>
            <w:ind w:left="420" w:firstLineChars="0" w:hanging="420"/>
          </w:pPr>
        </w:pPrChange>
      </w:pPr>
      <w:del w:id="6359" w:author="Happy" w:date="2018-08-20T18:39:00Z">
        <w:r w:rsidDel="009E1FA8">
          <w:rPr>
            <w:rFonts w:hint="eastAsia"/>
          </w:rPr>
          <w:delText>【整单退】：点击整单退，则是对</w:delText>
        </w:r>
        <w:r w:rsidR="00D13B0D" w:rsidDel="009E1FA8">
          <w:rPr>
            <w:rFonts w:hint="eastAsia"/>
          </w:rPr>
          <w:delText>当前订单中的</w:delText>
        </w:r>
        <w:r w:rsidDel="009E1FA8">
          <w:rPr>
            <w:rFonts w:hint="eastAsia"/>
          </w:rPr>
          <w:delText>所有菜品进行退菜</w:delText>
        </w:r>
        <w:r w:rsidR="007B06E1" w:rsidDel="009E1FA8">
          <w:rPr>
            <w:rFonts w:hint="eastAsia"/>
          </w:rPr>
          <w:delText>，</w:delText>
        </w:r>
        <w:r w:rsidR="00D10825" w:rsidDel="009E1FA8">
          <w:rPr>
            <w:rFonts w:hint="eastAsia"/>
          </w:rPr>
          <w:delText>同时打印退菜小票</w:delText>
        </w:r>
        <w:r w:rsidR="005C33AB" w:rsidDel="009E1FA8">
          <w:rPr>
            <w:rFonts w:hint="eastAsia"/>
          </w:rPr>
          <w:delText>（见</w:delText>
        </w:r>
      </w:del>
      <w:ins w:id="6360" w:author="xiaohou" w:date="2016-08-24T19:25:00Z">
        <w:del w:id="6361" w:author="Happy" w:date="2018-08-20T18:39:00Z">
          <w:r w:rsidR="00330FA7" w:rsidDel="009E1FA8">
            <w:rPr>
              <w:rFonts w:hint="eastAsia"/>
            </w:rPr>
            <w:delText>7</w:delText>
          </w:r>
        </w:del>
      </w:ins>
      <w:del w:id="6362" w:author="Happy" w:date="2018-08-20T18:39:00Z">
        <w:r w:rsidR="005C33AB" w:rsidDel="009E1FA8">
          <w:rPr>
            <w:rFonts w:hint="eastAsia"/>
          </w:rPr>
          <w:delText>.</w:delText>
        </w:r>
        <w:r w:rsidR="00357CA8" w:rsidDel="009E1FA8">
          <w:rPr>
            <w:rFonts w:hint="eastAsia"/>
          </w:rPr>
          <w:delText>3</w:delText>
        </w:r>
        <w:r w:rsidR="005C33AB" w:rsidDel="009E1FA8">
          <w:rPr>
            <w:rFonts w:hint="eastAsia"/>
          </w:rPr>
          <w:delText>.7</w:delText>
        </w:r>
        <w:r w:rsidR="005C33AB" w:rsidDel="009E1FA8">
          <w:rPr>
            <w:rFonts w:hint="eastAsia"/>
          </w:rPr>
          <w:delText>）</w:delText>
        </w:r>
        <w:r w:rsidR="00D10825" w:rsidDel="009E1FA8">
          <w:rPr>
            <w:rFonts w:hint="eastAsia"/>
          </w:rPr>
          <w:delText>。</w:delText>
        </w:r>
      </w:del>
    </w:p>
    <w:p w14:paraId="31CB2F35" w14:textId="77777777" w:rsidR="00600B9A" w:rsidDel="009E1FA8" w:rsidRDefault="00CF4FBF">
      <w:pPr>
        <w:rPr>
          <w:del w:id="6363" w:author="Happy" w:date="2018-08-20T18:39:00Z"/>
          <w:rStyle w:val="af8"/>
          <w:i w:val="0"/>
          <w:color w:val="auto"/>
        </w:rPr>
        <w:pPrChange w:id="6364" w:author="Happy" w:date="2018-08-20T18:39:00Z">
          <w:pPr>
            <w:pStyle w:val="4"/>
            <w:spacing w:line="360" w:lineRule="auto"/>
          </w:pPr>
        </w:pPrChange>
      </w:pPr>
      <w:del w:id="6365" w:author="Happy" w:date="2018-08-20T18:39:00Z">
        <w:r w:rsidDel="009E1FA8">
          <w:rPr>
            <w:rStyle w:val="af8"/>
            <w:rFonts w:hint="eastAsia"/>
            <w:b/>
            <w:i w:val="0"/>
            <w:color w:val="auto"/>
          </w:rPr>
          <w:delText>提示信息</w:delText>
        </w:r>
      </w:del>
    </w:p>
    <w:p w14:paraId="5ADEC79D" w14:textId="77777777" w:rsidR="00727D10" w:rsidDel="009E1FA8" w:rsidRDefault="00CF4FBF">
      <w:pPr>
        <w:rPr>
          <w:del w:id="6366" w:author="Happy" w:date="2018-08-20T18:39:00Z"/>
        </w:rPr>
        <w:pPrChange w:id="6367" w:author="Happy" w:date="2018-08-20T18:39:00Z">
          <w:pPr>
            <w:spacing w:line="360" w:lineRule="auto"/>
          </w:pPr>
        </w:pPrChange>
      </w:pPr>
      <w:del w:id="6368" w:author="Happy" w:date="2018-08-20T18:39:00Z">
        <w:r w:rsidDel="009E1FA8">
          <w:rPr>
            <w:rFonts w:hint="eastAsia"/>
          </w:rPr>
          <w:delText>无</w:delText>
        </w:r>
      </w:del>
    </w:p>
    <w:p w14:paraId="2F9CB731" w14:textId="77777777" w:rsidR="00727D10" w:rsidDel="009E1FA8" w:rsidRDefault="00727D10">
      <w:pPr>
        <w:rPr>
          <w:del w:id="6369" w:author="Happy" w:date="2018-08-20T18:39:00Z"/>
        </w:rPr>
        <w:pPrChange w:id="6370" w:author="Happy" w:date="2018-08-20T18:39:00Z">
          <w:pPr>
            <w:spacing w:line="360" w:lineRule="auto"/>
          </w:pPr>
        </w:pPrChange>
      </w:pPr>
    </w:p>
    <w:p w14:paraId="2A2C8E85" w14:textId="77777777" w:rsidR="00727D10" w:rsidDel="009E1FA8" w:rsidRDefault="000B5F8F">
      <w:pPr>
        <w:rPr>
          <w:del w:id="6371" w:author="Happy" w:date="2018-08-20T18:39:00Z"/>
        </w:rPr>
        <w:pPrChange w:id="6372" w:author="Happy" w:date="2018-08-20T18:39:00Z">
          <w:pPr>
            <w:pStyle w:val="3"/>
            <w:spacing w:line="360" w:lineRule="auto"/>
          </w:pPr>
        </w:pPrChange>
      </w:pPr>
      <w:del w:id="6373" w:author="Happy" w:date="2018-08-20T18:39:00Z">
        <w:r w:rsidDel="009E1FA8">
          <w:rPr>
            <w:rFonts w:hint="eastAsia"/>
          </w:rPr>
          <w:delText>就餐中</w:delText>
        </w:r>
      </w:del>
      <w:ins w:id="6374" w:author="xiaohou" w:date="2016-08-24T19:26:00Z">
        <w:del w:id="6375" w:author="Happy" w:date="2018-08-20T18:39:00Z">
          <w:r w:rsidR="00330FA7" w:rsidDel="009E1FA8">
            <w:rPr>
              <w:rFonts w:hint="eastAsia"/>
            </w:rPr>
            <w:delText>或已预结</w:delText>
          </w:r>
        </w:del>
      </w:ins>
      <w:del w:id="6376" w:author="Happy" w:date="2018-08-20T18:39:00Z">
        <w:r w:rsidR="00FB3E91" w:rsidDel="009E1FA8">
          <w:rPr>
            <w:rFonts w:hint="eastAsia"/>
          </w:rPr>
          <w:delText>单菜退菜弹框</w:delText>
        </w:r>
      </w:del>
    </w:p>
    <w:p w14:paraId="0A64553E" w14:textId="77777777" w:rsidR="00727D10" w:rsidDel="009E1FA8" w:rsidRDefault="000A7E76">
      <w:pPr>
        <w:rPr>
          <w:del w:id="6377" w:author="Happy" w:date="2018-08-20T18:39:00Z"/>
        </w:rPr>
        <w:pPrChange w:id="6378" w:author="Happy" w:date="2018-08-20T18:39:00Z">
          <w:pPr>
            <w:spacing w:line="360" w:lineRule="auto"/>
          </w:pPr>
        </w:pPrChange>
      </w:pPr>
      <w:del w:id="6379" w:author="Happy" w:date="2018-08-20T18:39:00Z">
        <w:r w:rsidDel="009E1FA8">
          <w:rPr>
            <w:noProof/>
          </w:rPr>
          <w:drawing>
            <wp:inline distT="0" distB="0" distL="0" distR="0" wp14:anchorId="1AF4987D" wp14:editId="348AB7AC">
              <wp:extent cx="5464175" cy="4140200"/>
              <wp:effectExtent l="19050" t="0" r="3175" b="0"/>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a:srcRect/>
                      <a:stretch>
                        <a:fillRect/>
                      </a:stretch>
                    </pic:blipFill>
                    <pic:spPr bwMode="auto">
                      <a:xfrm>
                        <a:off x="0" y="0"/>
                        <a:ext cx="5464175" cy="4140200"/>
                      </a:xfrm>
                      <a:prstGeom prst="rect">
                        <a:avLst/>
                      </a:prstGeom>
                      <a:noFill/>
                      <a:ln w="9525">
                        <a:noFill/>
                        <a:miter lim="800000"/>
                        <a:headEnd/>
                        <a:tailEnd/>
                      </a:ln>
                    </pic:spPr>
                  </pic:pic>
                </a:graphicData>
              </a:graphic>
            </wp:inline>
          </w:drawing>
        </w:r>
      </w:del>
    </w:p>
    <w:p w14:paraId="4626E598" w14:textId="77777777" w:rsidR="00727D10" w:rsidDel="009E1FA8" w:rsidRDefault="00FB3E91">
      <w:pPr>
        <w:rPr>
          <w:del w:id="6380" w:author="Happy" w:date="2018-08-20T18:39:00Z"/>
          <w:rStyle w:val="af8"/>
          <w:i w:val="0"/>
          <w:color w:val="auto"/>
        </w:rPr>
        <w:pPrChange w:id="6381" w:author="Happy" w:date="2018-08-20T18:39:00Z">
          <w:pPr>
            <w:pStyle w:val="4"/>
            <w:spacing w:line="360" w:lineRule="auto"/>
          </w:pPr>
        </w:pPrChange>
      </w:pPr>
      <w:del w:id="6382" w:author="Happy" w:date="2018-08-20T18:39:00Z">
        <w:r w:rsidRPr="009F2834" w:rsidDel="009E1FA8">
          <w:rPr>
            <w:rStyle w:val="af8"/>
            <w:rFonts w:hint="eastAsia"/>
            <w:b/>
            <w:i w:val="0"/>
            <w:color w:val="auto"/>
          </w:rPr>
          <w:delText>显示内容</w:delText>
        </w:r>
      </w:del>
    </w:p>
    <w:p w14:paraId="5D42C94A" w14:textId="77777777" w:rsidR="00727D10" w:rsidDel="009E1FA8" w:rsidRDefault="00310A7C">
      <w:pPr>
        <w:rPr>
          <w:del w:id="6383" w:author="Happy" w:date="2018-08-20T18:39:00Z"/>
        </w:rPr>
        <w:pPrChange w:id="6384" w:author="Happy" w:date="2018-08-20T18:39:00Z">
          <w:pPr>
            <w:pStyle w:val="af3"/>
            <w:numPr>
              <w:numId w:val="8"/>
            </w:numPr>
            <w:spacing w:line="360" w:lineRule="auto"/>
            <w:ind w:left="420" w:firstLineChars="0" w:hanging="420"/>
          </w:pPr>
        </w:pPrChange>
      </w:pPr>
      <w:del w:id="6385" w:author="Happy" w:date="2018-08-20T18:39:00Z">
        <w:r w:rsidDel="009E1FA8">
          <w:delText>退菜名称</w:delText>
        </w:r>
      </w:del>
    </w:p>
    <w:p w14:paraId="66310A40" w14:textId="77777777" w:rsidR="00727D10" w:rsidDel="009E1FA8" w:rsidRDefault="00E0044F">
      <w:pPr>
        <w:rPr>
          <w:del w:id="6386" w:author="Happy" w:date="2018-08-20T18:39:00Z"/>
        </w:rPr>
        <w:pPrChange w:id="6387" w:author="Happy" w:date="2018-08-20T18:39:00Z">
          <w:pPr>
            <w:pStyle w:val="af3"/>
            <w:numPr>
              <w:numId w:val="8"/>
            </w:numPr>
            <w:spacing w:line="360" w:lineRule="auto"/>
            <w:ind w:left="420" w:firstLineChars="0" w:hanging="420"/>
          </w:pPr>
        </w:pPrChange>
      </w:pPr>
      <w:del w:id="6388" w:author="Happy" w:date="2018-08-20T18:39:00Z">
        <w:r w:rsidDel="009E1FA8">
          <w:rPr>
            <w:rFonts w:hint="eastAsia"/>
          </w:rPr>
          <w:delText>退菜数量，可操作</w:delText>
        </w:r>
      </w:del>
    </w:p>
    <w:p w14:paraId="02632873" w14:textId="77777777" w:rsidR="00727D10" w:rsidDel="009E1FA8" w:rsidRDefault="00E0044F">
      <w:pPr>
        <w:rPr>
          <w:del w:id="6389" w:author="Happy" w:date="2018-08-20T18:39:00Z"/>
        </w:rPr>
        <w:pPrChange w:id="6390" w:author="Happy" w:date="2018-08-20T18:39:00Z">
          <w:pPr>
            <w:pStyle w:val="af3"/>
            <w:numPr>
              <w:numId w:val="8"/>
            </w:numPr>
            <w:spacing w:line="360" w:lineRule="auto"/>
            <w:ind w:left="420" w:firstLineChars="0" w:hanging="420"/>
          </w:pPr>
        </w:pPrChange>
      </w:pPr>
      <w:del w:id="6391" w:author="Happy" w:date="2018-08-20T18:39:00Z">
        <w:r w:rsidDel="009E1FA8">
          <w:rPr>
            <w:rFonts w:hint="eastAsia"/>
          </w:rPr>
          <w:delText>退菜原因，可供选择</w:delText>
        </w:r>
        <w:r w:rsidR="004574F8" w:rsidDel="009E1FA8">
          <w:rPr>
            <w:rFonts w:hint="eastAsia"/>
          </w:rPr>
          <w:delText>，也可输入退菜原因。</w:delText>
        </w:r>
      </w:del>
    </w:p>
    <w:p w14:paraId="3113662C" w14:textId="77777777" w:rsidR="00727D10" w:rsidDel="009E1FA8" w:rsidRDefault="00FB3E91">
      <w:pPr>
        <w:rPr>
          <w:del w:id="6392" w:author="Happy" w:date="2018-08-20T18:39:00Z"/>
          <w:rStyle w:val="af8"/>
          <w:i w:val="0"/>
          <w:color w:val="auto"/>
        </w:rPr>
        <w:pPrChange w:id="6393" w:author="Happy" w:date="2018-08-20T18:39:00Z">
          <w:pPr>
            <w:pStyle w:val="4"/>
            <w:spacing w:line="360" w:lineRule="auto"/>
          </w:pPr>
        </w:pPrChange>
      </w:pPr>
      <w:del w:id="6394" w:author="Happy" w:date="2018-08-20T18:39:00Z">
        <w:r w:rsidDel="009E1FA8">
          <w:rPr>
            <w:rStyle w:val="af8"/>
            <w:rFonts w:hint="eastAsia"/>
            <w:b/>
            <w:i w:val="0"/>
            <w:color w:val="auto"/>
          </w:rPr>
          <w:delText>出入口</w:delText>
        </w:r>
      </w:del>
    </w:p>
    <w:p w14:paraId="504367C6" w14:textId="77777777" w:rsidR="00727D10" w:rsidDel="009E1FA8" w:rsidRDefault="00FB3E91">
      <w:pPr>
        <w:rPr>
          <w:del w:id="6395" w:author="Happy" w:date="2018-08-20T18:39:00Z"/>
        </w:rPr>
        <w:pPrChange w:id="6396" w:author="Happy" w:date="2018-08-20T18:39:00Z">
          <w:pPr>
            <w:pStyle w:val="af3"/>
            <w:numPr>
              <w:numId w:val="9"/>
            </w:numPr>
            <w:spacing w:line="360" w:lineRule="auto"/>
            <w:ind w:left="420" w:firstLineChars="0" w:hanging="420"/>
          </w:pPr>
        </w:pPrChange>
      </w:pPr>
      <w:del w:id="6397" w:author="Happy" w:date="2018-08-20T18:39:00Z">
        <w:r w:rsidDel="009E1FA8">
          <w:delText>出口</w:delText>
        </w:r>
        <w:r w:rsidDel="009E1FA8">
          <w:rPr>
            <w:rFonts w:hint="eastAsia"/>
          </w:rPr>
          <w:delText>：</w:delText>
        </w:r>
        <w:r w:rsidR="005A369D" w:rsidDel="009E1FA8">
          <w:rPr>
            <w:rFonts w:hint="eastAsia"/>
          </w:rPr>
          <w:delText>就餐中退菜页面</w:delText>
        </w:r>
      </w:del>
    </w:p>
    <w:p w14:paraId="44F0F3D7" w14:textId="77777777" w:rsidR="00727D10" w:rsidDel="009E1FA8" w:rsidRDefault="005A369D">
      <w:pPr>
        <w:rPr>
          <w:del w:id="6398" w:author="Happy" w:date="2018-08-20T18:39:00Z"/>
        </w:rPr>
        <w:pPrChange w:id="6399" w:author="Happy" w:date="2018-08-20T18:39:00Z">
          <w:pPr>
            <w:pStyle w:val="af3"/>
            <w:numPr>
              <w:numId w:val="9"/>
            </w:numPr>
            <w:spacing w:line="360" w:lineRule="auto"/>
            <w:ind w:left="420" w:firstLineChars="0" w:hanging="420"/>
          </w:pPr>
        </w:pPrChange>
      </w:pPr>
      <w:del w:id="6400" w:author="Happy" w:date="2018-08-20T18:39:00Z">
        <w:r w:rsidDel="009E1FA8">
          <w:rPr>
            <w:rFonts w:hint="eastAsia"/>
          </w:rPr>
          <w:delText>入口：就餐中退菜页面</w:delText>
        </w:r>
      </w:del>
    </w:p>
    <w:p w14:paraId="6AC761EF" w14:textId="77777777" w:rsidR="00727D10" w:rsidDel="009E1FA8" w:rsidRDefault="00FB3E91">
      <w:pPr>
        <w:rPr>
          <w:del w:id="6401" w:author="Happy" w:date="2018-08-20T18:39:00Z"/>
          <w:rStyle w:val="af8"/>
          <w:i w:val="0"/>
          <w:color w:val="auto"/>
        </w:rPr>
        <w:pPrChange w:id="6402" w:author="Happy" w:date="2018-08-20T18:39:00Z">
          <w:pPr>
            <w:pStyle w:val="4"/>
            <w:spacing w:line="360" w:lineRule="auto"/>
          </w:pPr>
        </w:pPrChange>
      </w:pPr>
      <w:del w:id="6403" w:author="Happy" w:date="2018-08-20T18:39:00Z">
        <w:r w:rsidDel="009E1FA8">
          <w:rPr>
            <w:rStyle w:val="af8"/>
            <w:b/>
            <w:i w:val="0"/>
            <w:color w:val="auto"/>
          </w:rPr>
          <w:delText>数据来源</w:delText>
        </w:r>
      </w:del>
    </w:p>
    <w:p w14:paraId="7E04FE10" w14:textId="77777777" w:rsidR="005C3A57" w:rsidDel="009E1FA8" w:rsidRDefault="00A17E34">
      <w:pPr>
        <w:rPr>
          <w:del w:id="6404" w:author="Happy" w:date="2018-08-20T18:39:00Z"/>
        </w:rPr>
        <w:pPrChange w:id="6405" w:author="Happy" w:date="2018-08-20T18:39:00Z">
          <w:pPr>
            <w:pStyle w:val="af3"/>
            <w:numPr>
              <w:numId w:val="74"/>
            </w:numPr>
            <w:spacing w:line="360" w:lineRule="auto"/>
            <w:ind w:left="420" w:firstLineChars="0" w:hanging="420"/>
          </w:pPr>
        </w:pPrChange>
      </w:pPr>
      <w:del w:id="6406" w:author="Happy" w:date="2018-08-20T18:39:00Z">
        <w:r w:rsidDel="009E1FA8">
          <w:rPr>
            <w:rFonts w:hint="eastAsia"/>
          </w:rPr>
          <w:delText>供选择的退菜原因需要服务器端获取</w:delText>
        </w:r>
      </w:del>
    </w:p>
    <w:p w14:paraId="2093AFEA" w14:textId="77777777" w:rsidR="005C3A57" w:rsidDel="009E1FA8" w:rsidRDefault="004D681F">
      <w:pPr>
        <w:rPr>
          <w:del w:id="6407" w:author="Happy" w:date="2018-08-20T18:39:00Z"/>
        </w:rPr>
        <w:pPrChange w:id="6408" w:author="Happy" w:date="2018-08-20T18:39:00Z">
          <w:pPr>
            <w:pStyle w:val="af3"/>
            <w:numPr>
              <w:numId w:val="74"/>
            </w:numPr>
            <w:spacing w:line="360" w:lineRule="auto"/>
            <w:ind w:left="420" w:firstLineChars="0" w:hanging="420"/>
          </w:pPr>
        </w:pPrChange>
      </w:pPr>
      <w:del w:id="6409" w:author="Happy" w:date="2018-08-20T18:39:00Z">
        <w:r w:rsidDel="009E1FA8">
          <w:rPr>
            <w:rFonts w:hint="eastAsia"/>
          </w:rPr>
          <w:delText>可退菜数量从服务器获取</w:delText>
        </w:r>
      </w:del>
    </w:p>
    <w:p w14:paraId="5CD06079" w14:textId="77777777" w:rsidR="005C3A57" w:rsidDel="009E1FA8" w:rsidRDefault="00FB3E91">
      <w:pPr>
        <w:rPr>
          <w:del w:id="6410" w:author="Happy" w:date="2018-08-20T18:39:00Z"/>
          <w:rStyle w:val="af8"/>
          <w:i w:val="0"/>
          <w:color w:val="auto"/>
        </w:rPr>
        <w:pPrChange w:id="6411" w:author="Happy" w:date="2018-08-20T18:39:00Z">
          <w:pPr>
            <w:pStyle w:val="4"/>
            <w:spacing w:line="360" w:lineRule="auto"/>
          </w:pPr>
        </w:pPrChange>
      </w:pPr>
      <w:del w:id="6412" w:author="Happy" w:date="2018-08-20T18:39:00Z">
        <w:r w:rsidDel="009E1FA8">
          <w:rPr>
            <w:rStyle w:val="af8"/>
            <w:rFonts w:hint="eastAsia"/>
            <w:b/>
            <w:i w:val="0"/>
            <w:color w:val="auto"/>
          </w:rPr>
          <w:delText>输入项</w:delText>
        </w:r>
      </w:del>
    </w:p>
    <w:p w14:paraId="4111F233" w14:textId="77777777" w:rsidR="005C3A57" w:rsidDel="009E1FA8" w:rsidRDefault="00AD44E3">
      <w:pPr>
        <w:rPr>
          <w:del w:id="6413" w:author="Happy" w:date="2018-08-20T18:39:00Z"/>
        </w:rPr>
        <w:pPrChange w:id="6414" w:author="Happy" w:date="2018-08-20T18:39:00Z">
          <w:pPr>
            <w:pStyle w:val="af3"/>
            <w:numPr>
              <w:numId w:val="74"/>
            </w:numPr>
            <w:spacing w:line="360" w:lineRule="auto"/>
            <w:ind w:left="420" w:firstLineChars="0" w:hanging="420"/>
          </w:pPr>
        </w:pPrChange>
      </w:pPr>
      <w:del w:id="6415" w:author="Happy" w:date="2018-08-20T18:39:00Z">
        <w:r w:rsidDel="009E1FA8">
          <w:rPr>
            <w:rFonts w:hint="eastAsia"/>
          </w:rPr>
          <w:delText>自定义退菜原因：</w:delText>
        </w:r>
        <w:r w:rsidR="00EB260B" w:rsidDel="009E1FA8">
          <w:rPr>
            <w:rFonts w:hint="eastAsia"/>
          </w:rPr>
          <w:delText>输入框，</w:delText>
        </w:r>
        <w:r w:rsidR="0081044F" w:rsidDel="009E1FA8">
          <w:rPr>
            <w:rFonts w:hint="eastAsia"/>
          </w:rPr>
          <w:delText>允许输入</w:delText>
        </w:r>
        <w:r w:rsidR="0081044F" w:rsidDel="009E1FA8">
          <w:rPr>
            <w:rFonts w:hint="eastAsia"/>
          </w:rPr>
          <w:delText>50</w:delText>
        </w:r>
        <w:r w:rsidR="0081044F" w:rsidDel="009E1FA8">
          <w:rPr>
            <w:rFonts w:hint="eastAsia"/>
          </w:rPr>
          <w:delText>个字符，超过则不允许输入。</w:delText>
        </w:r>
      </w:del>
    </w:p>
    <w:p w14:paraId="68856C1C" w14:textId="77777777" w:rsidR="005C3A57" w:rsidDel="009E1FA8" w:rsidRDefault="00FB3E91">
      <w:pPr>
        <w:rPr>
          <w:del w:id="6416" w:author="Happy" w:date="2018-08-20T18:39:00Z"/>
          <w:rStyle w:val="af8"/>
          <w:i w:val="0"/>
          <w:color w:val="auto"/>
        </w:rPr>
        <w:pPrChange w:id="6417" w:author="Happy" w:date="2018-08-20T18:39:00Z">
          <w:pPr>
            <w:pStyle w:val="4"/>
            <w:spacing w:line="360" w:lineRule="auto"/>
          </w:pPr>
        </w:pPrChange>
      </w:pPr>
      <w:del w:id="6418" w:author="Happy" w:date="2018-08-20T18:39:00Z">
        <w:r w:rsidDel="009E1FA8">
          <w:rPr>
            <w:rStyle w:val="af8"/>
            <w:rFonts w:hint="eastAsia"/>
            <w:b/>
            <w:i w:val="0"/>
            <w:color w:val="auto"/>
          </w:rPr>
          <w:delText>操作规则</w:delText>
        </w:r>
      </w:del>
    </w:p>
    <w:p w14:paraId="6191695A" w14:textId="77777777" w:rsidR="005C3A57" w:rsidDel="009E1FA8" w:rsidRDefault="00E0044F">
      <w:pPr>
        <w:rPr>
          <w:del w:id="6419" w:author="Happy" w:date="2018-08-20T18:39:00Z"/>
        </w:rPr>
        <w:pPrChange w:id="6420" w:author="Happy" w:date="2018-08-20T18:39:00Z">
          <w:pPr>
            <w:pStyle w:val="af3"/>
            <w:numPr>
              <w:numId w:val="8"/>
            </w:numPr>
            <w:spacing w:line="360" w:lineRule="auto"/>
            <w:ind w:left="420" w:firstLineChars="0" w:hanging="420"/>
          </w:pPr>
        </w:pPrChange>
      </w:pPr>
      <w:del w:id="6421" w:author="Happy" w:date="2018-08-20T18:39:00Z">
        <w:r w:rsidDel="009E1FA8">
          <w:rPr>
            <w:rFonts w:hint="eastAsia"/>
          </w:rPr>
          <w:delText>退菜数量：默认为</w:delText>
        </w:r>
        <w:r w:rsidDel="009E1FA8">
          <w:rPr>
            <w:rFonts w:hint="eastAsia"/>
          </w:rPr>
          <w:delText>1</w:delText>
        </w:r>
        <w:r w:rsidDel="009E1FA8">
          <w:rPr>
            <w:rFonts w:hint="eastAsia"/>
          </w:rPr>
          <w:delText>，可以</w:delText>
        </w:r>
        <w:r w:rsidR="004D15C9" w:rsidDel="009E1FA8">
          <w:rPr>
            <w:rFonts w:hint="eastAsia"/>
          </w:rPr>
          <w:delText>通过“</w:delText>
        </w:r>
        <w:r w:rsidR="004D15C9" w:rsidDel="009E1FA8">
          <w:rPr>
            <w:rFonts w:hint="eastAsia"/>
          </w:rPr>
          <w:delText>+</w:delText>
        </w:r>
        <w:r w:rsidR="004D15C9" w:rsidDel="009E1FA8">
          <w:rPr>
            <w:rFonts w:hint="eastAsia"/>
          </w:rPr>
          <w:delText>”、“</w:delText>
        </w:r>
        <w:r w:rsidR="004D15C9" w:rsidDel="009E1FA8">
          <w:rPr>
            <w:rFonts w:hint="eastAsia"/>
          </w:rPr>
          <w:delText>-</w:delText>
        </w:r>
        <w:r w:rsidR="004D15C9" w:rsidDel="009E1FA8">
          <w:rPr>
            <w:rFonts w:hint="eastAsia"/>
          </w:rPr>
          <w:delText>”号</w:delText>
        </w:r>
        <w:r w:rsidDel="009E1FA8">
          <w:rPr>
            <w:rFonts w:hint="eastAsia"/>
          </w:rPr>
          <w:delText>修改</w:delText>
        </w:r>
        <w:r w:rsidR="004D15C9" w:rsidDel="009E1FA8">
          <w:rPr>
            <w:rFonts w:hint="eastAsia"/>
          </w:rPr>
          <w:delText>，退菜原因数量小于</w:delText>
        </w:r>
        <w:r w:rsidR="004D15C9" w:rsidDel="009E1FA8">
          <w:rPr>
            <w:rFonts w:hint="eastAsia"/>
          </w:rPr>
          <w:delText>1</w:delText>
        </w:r>
        <w:r w:rsidR="004D15C9" w:rsidDel="009E1FA8">
          <w:rPr>
            <w:rFonts w:hint="eastAsia"/>
          </w:rPr>
          <w:delText>时“确定”按钮置灰</w:delText>
        </w:r>
        <w:r w:rsidDel="009E1FA8">
          <w:rPr>
            <w:rFonts w:hint="eastAsia"/>
          </w:rPr>
          <w:delText>。</w:delText>
        </w:r>
        <w:r w:rsidR="00DD6909" w:rsidDel="009E1FA8">
          <w:rPr>
            <w:rFonts w:hint="eastAsia"/>
          </w:rPr>
          <w:delText>如果当前菜品是称重或是套餐，则整菜退，不能分拆退菜。</w:delText>
        </w:r>
      </w:del>
    </w:p>
    <w:p w14:paraId="22839337" w14:textId="77777777" w:rsidR="005C3A57" w:rsidDel="009E1FA8" w:rsidRDefault="00E0044F">
      <w:pPr>
        <w:rPr>
          <w:del w:id="6422" w:author="Happy" w:date="2018-08-20T18:39:00Z"/>
        </w:rPr>
        <w:pPrChange w:id="6423" w:author="Happy" w:date="2018-08-20T18:39:00Z">
          <w:pPr>
            <w:pStyle w:val="af3"/>
            <w:numPr>
              <w:numId w:val="8"/>
            </w:numPr>
            <w:spacing w:line="360" w:lineRule="auto"/>
            <w:ind w:left="420" w:firstLineChars="0" w:hanging="420"/>
          </w:pPr>
        </w:pPrChange>
      </w:pPr>
      <w:del w:id="6424" w:author="Happy" w:date="2018-08-20T18:39:00Z">
        <w:r w:rsidDel="009E1FA8">
          <w:rPr>
            <w:rFonts w:hint="eastAsia"/>
          </w:rPr>
          <w:delText>退菜原因：单选，系统给出</w:delText>
        </w:r>
        <w:r w:rsidR="00DC1890" w:rsidDel="009E1FA8">
          <w:rPr>
            <w:rFonts w:hint="eastAsia"/>
          </w:rPr>
          <w:delText>已预设</w:delText>
        </w:r>
        <w:r w:rsidDel="009E1FA8">
          <w:rPr>
            <w:rFonts w:hint="eastAsia"/>
          </w:rPr>
          <w:delText>的退菜原因</w:delText>
        </w:r>
        <w:r w:rsidR="00A97479" w:rsidDel="009E1FA8">
          <w:rPr>
            <w:rFonts w:hint="eastAsia"/>
          </w:rPr>
          <w:delText>，或手工输入退菜金额</w:delText>
        </w:r>
        <w:r w:rsidR="00A721A5" w:rsidDel="009E1FA8">
          <w:rPr>
            <w:rFonts w:hint="eastAsia"/>
          </w:rPr>
          <w:delText>。</w:delText>
        </w:r>
      </w:del>
    </w:p>
    <w:p w14:paraId="2CB35F93" w14:textId="77777777" w:rsidR="005C3A57" w:rsidDel="009E1FA8" w:rsidRDefault="00E0044F">
      <w:pPr>
        <w:rPr>
          <w:del w:id="6425" w:author="Happy" w:date="2018-08-20T18:39:00Z"/>
        </w:rPr>
        <w:pPrChange w:id="6426" w:author="Happy" w:date="2018-08-20T18:39:00Z">
          <w:pPr>
            <w:pStyle w:val="af3"/>
            <w:numPr>
              <w:numId w:val="8"/>
            </w:numPr>
            <w:spacing w:line="360" w:lineRule="auto"/>
            <w:ind w:left="420" w:firstLineChars="0" w:hanging="420"/>
          </w:pPr>
        </w:pPrChange>
      </w:pPr>
      <w:del w:id="6427" w:author="Happy" w:date="2018-08-20T18:39:00Z">
        <w:r w:rsidDel="009E1FA8">
          <w:rPr>
            <w:rFonts w:hint="eastAsia"/>
          </w:rPr>
          <w:delText>【确定】：点击确定，则退菜成功。可退数量等于原数减去已退数量</w:delText>
        </w:r>
        <w:r w:rsidR="000F669F" w:rsidDel="009E1FA8">
          <w:rPr>
            <w:rFonts w:hint="eastAsia"/>
          </w:rPr>
          <w:delText>。</w:delText>
        </w:r>
      </w:del>
      <w:ins w:id="6428" w:author="xiaohou" w:date="2016-08-24T19:28:00Z">
        <w:del w:id="6429" w:author="Happy" w:date="2018-08-20T18:39:00Z">
          <w:r w:rsidR="00330FA7" w:rsidDel="009E1FA8">
            <w:rPr>
              <w:rFonts w:hint="eastAsia"/>
            </w:rPr>
            <w:delText>已预结退菜成功，订单状态</w:delText>
          </w:r>
        </w:del>
      </w:ins>
      <w:ins w:id="6430" w:author="xiaohou" w:date="2016-08-24T19:29:00Z">
        <w:del w:id="6431" w:author="Happy" w:date="2018-08-20T18:39:00Z">
          <w:r w:rsidR="00330FA7" w:rsidDel="009E1FA8">
            <w:rPr>
              <w:rFonts w:hint="eastAsia"/>
            </w:rPr>
            <w:delText>打回到就餐中。</w:delText>
          </w:r>
        </w:del>
      </w:ins>
      <w:del w:id="6432" w:author="Happy" w:date="2018-08-20T18:39:00Z">
        <w:r w:rsidR="00757297" w:rsidDel="009E1FA8">
          <w:rPr>
            <w:rFonts w:hint="eastAsia"/>
          </w:rPr>
          <w:delText>同时触发打印退菜小票（见</w:delText>
        </w:r>
      </w:del>
      <w:ins w:id="6433" w:author="xiaohou" w:date="2016-08-24T19:29:00Z">
        <w:del w:id="6434" w:author="Happy" w:date="2018-08-20T18:39:00Z">
          <w:r w:rsidR="00330FA7" w:rsidDel="009E1FA8">
            <w:rPr>
              <w:rFonts w:hint="eastAsia"/>
            </w:rPr>
            <w:delText>7</w:delText>
          </w:r>
        </w:del>
      </w:ins>
      <w:del w:id="6435" w:author="Happy" w:date="2018-08-20T18:39:00Z">
        <w:r w:rsidR="00757297" w:rsidDel="009E1FA8">
          <w:rPr>
            <w:rFonts w:hint="eastAsia"/>
          </w:rPr>
          <w:delText>.3.7</w:delText>
        </w:r>
        <w:r w:rsidR="00757297" w:rsidDel="009E1FA8">
          <w:rPr>
            <w:rFonts w:hint="eastAsia"/>
          </w:rPr>
          <w:delText>）</w:delText>
        </w:r>
      </w:del>
    </w:p>
    <w:p w14:paraId="786665E3" w14:textId="77777777" w:rsidR="005C3A57" w:rsidDel="009E1FA8" w:rsidRDefault="00FB3E91">
      <w:pPr>
        <w:rPr>
          <w:del w:id="6436" w:author="Happy" w:date="2018-08-20T18:39:00Z"/>
          <w:rStyle w:val="af8"/>
          <w:i w:val="0"/>
          <w:color w:val="auto"/>
        </w:rPr>
        <w:pPrChange w:id="6437" w:author="Happy" w:date="2018-08-20T18:39:00Z">
          <w:pPr>
            <w:pStyle w:val="4"/>
            <w:spacing w:line="360" w:lineRule="auto"/>
          </w:pPr>
        </w:pPrChange>
      </w:pPr>
      <w:del w:id="6438" w:author="Happy" w:date="2018-08-20T18:39:00Z">
        <w:r w:rsidDel="009E1FA8">
          <w:rPr>
            <w:rStyle w:val="af8"/>
            <w:rFonts w:hint="eastAsia"/>
            <w:b/>
            <w:i w:val="0"/>
            <w:color w:val="auto"/>
          </w:rPr>
          <w:delText>提示信息</w:delText>
        </w:r>
      </w:del>
    </w:p>
    <w:p w14:paraId="0B5FAD5B" w14:textId="77777777" w:rsidR="005C3A57" w:rsidDel="009E1FA8" w:rsidRDefault="00AC11AD">
      <w:pPr>
        <w:rPr>
          <w:del w:id="6439" w:author="Happy" w:date="2018-08-20T18:39:00Z"/>
        </w:rPr>
        <w:pPrChange w:id="6440" w:author="Happy" w:date="2018-08-20T18:39:00Z">
          <w:pPr>
            <w:pStyle w:val="af3"/>
            <w:numPr>
              <w:numId w:val="46"/>
            </w:numPr>
            <w:spacing w:line="360" w:lineRule="auto"/>
            <w:ind w:left="420" w:firstLineChars="0" w:hanging="420"/>
          </w:pPr>
        </w:pPrChange>
      </w:pPr>
      <w:del w:id="6441" w:author="Happy" w:date="2018-08-20T18:39:00Z">
        <w:r w:rsidDel="009E1FA8">
          <w:rPr>
            <w:rFonts w:hint="eastAsia"/>
          </w:rPr>
          <w:delText>当点击“确定”，当网络无故障，则</w:delText>
        </w:r>
        <w:r w:rsidDel="009E1FA8">
          <w:rPr>
            <w:rFonts w:hint="eastAsia"/>
          </w:rPr>
          <w:delText>toast</w:delText>
        </w:r>
        <w:r w:rsidDel="009E1FA8">
          <w:rPr>
            <w:rFonts w:hint="eastAsia"/>
          </w:rPr>
          <w:delText>：退菜成功。当网络故障，则</w:delText>
        </w:r>
        <w:r w:rsidDel="009E1FA8">
          <w:rPr>
            <w:rFonts w:hint="eastAsia"/>
          </w:rPr>
          <w:delText>toast</w:delText>
        </w:r>
        <w:r w:rsidDel="009E1FA8">
          <w:rPr>
            <w:rFonts w:hint="eastAsia"/>
          </w:rPr>
          <w:delText>提示：退菜失败。</w:delText>
        </w:r>
      </w:del>
    </w:p>
    <w:p w14:paraId="708A2125" w14:textId="77777777" w:rsidR="005C3A57" w:rsidDel="009E1FA8" w:rsidRDefault="00BC4C2B">
      <w:pPr>
        <w:rPr>
          <w:del w:id="6442" w:author="Happy" w:date="2018-08-20T18:39:00Z"/>
        </w:rPr>
        <w:pPrChange w:id="6443" w:author="Happy" w:date="2018-08-20T18:39:00Z">
          <w:pPr>
            <w:pStyle w:val="3"/>
            <w:spacing w:line="360" w:lineRule="auto"/>
          </w:pPr>
        </w:pPrChange>
      </w:pPr>
      <w:del w:id="6444" w:author="Happy" w:date="2018-08-20T18:39:00Z">
        <w:r w:rsidDel="009E1FA8">
          <w:rPr>
            <w:rFonts w:hint="eastAsia"/>
          </w:rPr>
          <w:delText>就餐中</w:delText>
        </w:r>
        <w:r w:rsidR="003E4AEC" w:rsidDel="009E1FA8">
          <w:rPr>
            <w:rFonts w:hint="eastAsia"/>
          </w:rPr>
          <w:delText>或已预结</w:delText>
        </w:r>
        <w:r w:rsidR="003C556E" w:rsidDel="009E1FA8">
          <w:rPr>
            <w:rFonts w:hint="eastAsia"/>
          </w:rPr>
          <w:delText>整单退弹框</w:delText>
        </w:r>
      </w:del>
    </w:p>
    <w:p w14:paraId="7E268545" w14:textId="77777777" w:rsidR="005C3A57" w:rsidDel="009E1FA8" w:rsidRDefault="000A7E76">
      <w:pPr>
        <w:rPr>
          <w:del w:id="6445" w:author="Happy" w:date="2018-08-20T18:39:00Z"/>
        </w:rPr>
        <w:pPrChange w:id="6446" w:author="Happy" w:date="2018-08-20T18:39:00Z">
          <w:pPr>
            <w:spacing w:line="360" w:lineRule="auto"/>
          </w:pPr>
        </w:pPrChange>
      </w:pPr>
      <w:del w:id="6447" w:author="Happy" w:date="2018-08-20T18:39:00Z">
        <w:r w:rsidDel="009E1FA8">
          <w:rPr>
            <w:noProof/>
          </w:rPr>
          <w:drawing>
            <wp:inline distT="0" distB="0" distL="0" distR="0" wp14:anchorId="48B5072B" wp14:editId="63E0D39C">
              <wp:extent cx="5478780" cy="4154805"/>
              <wp:effectExtent l="19050" t="0" r="7620" b="0"/>
              <wp:docPr id="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a:srcRect/>
                      <a:stretch>
                        <a:fillRect/>
                      </a:stretch>
                    </pic:blipFill>
                    <pic:spPr bwMode="auto">
                      <a:xfrm>
                        <a:off x="0" y="0"/>
                        <a:ext cx="5478780" cy="4154805"/>
                      </a:xfrm>
                      <a:prstGeom prst="rect">
                        <a:avLst/>
                      </a:prstGeom>
                      <a:noFill/>
                      <a:ln w="9525">
                        <a:noFill/>
                        <a:miter lim="800000"/>
                        <a:headEnd/>
                        <a:tailEnd/>
                      </a:ln>
                    </pic:spPr>
                  </pic:pic>
                </a:graphicData>
              </a:graphic>
            </wp:inline>
          </w:drawing>
        </w:r>
      </w:del>
    </w:p>
    <w:p w14:paraId="26D39996" w14:textId="77777777" w:rsidR="005C3A57" w:rsidDel="009E1FA8" w:rsidRDefault="00FB3E91">
      <w:pPr>
        <w:rPr>
          <w:del w:id="6448" w:author="Happy" w:date="2018-08-20T18:39:00Z"/>
          <w:rStyle w:val="af8"/>
          <w:i w:val="0"/>
          <w:color w:val="auto"/>
        </w:rPr>
        <w:pPrChange w:id="6449" w:author="Happy" w:date="2018-08-20T18:39:00Z">
          <w:pPr>
            <w:pStyle w:val="4"/>
            <w:spacing w:line="360" w:lineRule="auto"/>
          </w:pPr>
        </w:pPrChange>
      </w:pPr>
      <w:del w:id="6450" w:author="Happy" w:date="2018-08-20T18:39:00Z">
        <w:r w:rsidRPr="009F2834" w:rsidDel="009E1FA8">
          <w:rPr>
            <w:rStyle w:val="af8"/>
            <w:rFonts w:hint="eastAsia"/>
            <w:b/>
            <w:i w:val="0"/>
            <w:color w:val="auto"/>
          </w:rPr>
          <w:delText>显示内容</w:delText>
        </w:r>
      </w:del>
    </w:p>
    <w:p w14:paraId="1EB7CA2A" w14:textId="77777777" w:rsidR="005C3A57" w:rsidDel="009E1FA8" w:rsidRDefault="008E3504">
      <w:pPr>
        <w:rPr>
          <w:del w:id="6451" w:author="Happy" w:date="2018-08-20T18:39:00Z"/>
        </w:rPr>
        <w:pPrChange w:id="6452" w:author="Happy" w:date="2018-08-20T18:39:00Z">
          <w:pPr>
            <w:pStyle w:val="af3"/>
            <w:numPr>
              <w:numId w:val="8"/>
            </w:numPr>
            <w:spacing w:line="360" w:lineRule="auto"/>
            <w:ind w:left="420" w:firstLineChars="0" w:hanging="420"/>
          </w:pPr>
        </w:pPrChange>
      </w:pPr>
      <w:del w:id="6453" w:author="Happy" w:date="2018-08-20T18:39:00Z">
        <w:r w:rsidDel="009E1FA8">
          <w:delText>退菜原因</w:delText>
        </w:r>
        <w:r w:rsidDel="009E1FA8">
          <w:rPr>
            <w:rFonts w:hint="eastAsia"/>
          </w:rPr>
          <w:delText>：</w:delText>
        </w:r>
        <w:r w:rsidR="007A1226" w:rsidDel="009E1FA8">
          <w:rPr>
            <w:rFonts w:hint="eastAsia"/>
          </w:rPr>
          <w:delText>可选择</w:delText>
        </w:r>
        <w:r w:rsidR="005E7A4D" w:rsidDel="009E1FA8">
          <w:rPr>
            <w:rFonts w:hint="eastAsia"/>
          </w:rPr>
          <w:delText>，也可自行输入退菜原因。</w:delText>
        </w:r>
      </w:del>
    </w:p>
    <w:p w14:paraId="0BD3695B" w14:textId="77777777" w:rsidR="005C3A57" w:rsidDel="009E1FA8" w:rsidRDefault="00FB3E91">
      <w:pPr>
        <w:rPr>
          <w:del w:id="6454" w:author="Happy" w:date="2018-08-20T18:39:00Z"/>
          <w:rStyle w:val="af8"/>
          <w:i w:val="0"/>
          <w:color w:val="auto"/>
        </w:rPr>
        <w:pPrChange w:id="6455" w:author="Happy" w:date="2018-08-20T18:39:00Z">
          <w:pPr>
            <w:pStyle w:val="4"/>
            <w:spacing w:line="360" w:lineRule="auto"/>
          </w:pPr>
        </w:pPrChange>
      </w:pPr>
      <w:del w:id="6456" w:author="Happy" w:date="2018-08-20T18:39:00Z">
        <w:r w:rsidDel="009E1FA8">
          <w:rPr>
            <w:rStyle w:val="af8"/>
            <w:rFonts w:hint="eastAsia"/>
            <w:b/>
            <w:i w:val="0"/>
            <w:color w:val="auto"/>
          </w:rPr>
          <w:delText>出入口</w:delText>
        </w:r>
      </w:del>
    </w:p>
    <w:p w14:paraId="487D6F19" w14:textId="77777777" w:rsidR="005C3A57" w:rsidDel="009E1FA8" w:rsidRDefault="00FB3E91">
      <w:pPr>
        <w:rPr>
          <w:del w:id="6457" w:author="Happy" w:date="2018-08-20T18:39:00Z"/>
        </w:rPr>
        <w:pPrChange w:id="6458" w:author="Happy" w:date="2018-08-20T18:39:00Z">
          <w:pPr>
            <w:pStyle w:val="af3"/>
            <w:numPr>
              <w:numId w:val="9"/>
            </w:numPr>
            <w:spacing w:line="360" w:lineRule="auto"/>
            <w:ind w:left="420" w:firstLineChars="0" w:hanging="420"/>
          </w:pPr>
        </w:pPrChange>
      </w:pPr>
      <w:del w:id="6459" w:author="Happy" w:date="2018-08-20T18:39:00Z">
        <w:r w:rsidDel="009E1FA8">
          <w:delText>出口</w:delText>
        </w:r>
        <w:r w:rsidDel="009E1FA8">
          <w:rPr>
            <w:rFonts w:hint="eastAsia"/>
          </w:rPr>
          <w:delText>：</w:delText>
        </w:r>
        <w:r w:rsidR="002A76AF" w:rsidDel="009E1FA8">
          <w:rPr>
            <w:rFonts w:hint="eastAsia"/>
          </w:rPr>
          <w:delText>就餐中退菜页面</w:delText>
        </w:r>
      </w:del>
    </w:p>
    <w:p w14:paraId="0F1BDDEA" w14:textId="77777777" w:rsidR="005C3A57" w:rsidDel="009E1FA8" w:rsidRDefault="002A76AF">
      <w:pPr>
        <w:rPr>
          <w:del w:id="6460" w:author="Happy" w:date="2018-08-20T18:39:00Z"/>
        </w:rPr>
        <w:pPrChange w:id="6461" w:author="Happy" w:date="2018-08-20T18:39:00Z">
          <w:pPr>
            <w:pStyle w:val="af3"/>
            <w:numPr>
              <w:numId w:val="9"/>
            </w:numPr>
            <w:spacing w:line="360" w:lineRule="auto"/>
            <w:ind w:left="420" w:firstLineChars="0" w:hanging="420"/>
          </w:pPr>
        </w:pPrChange>
      </w:pPr>
      <w:del w:id="6462" w:author="Happy" w:date="2018-08-20T18:39:00Z">
        <w:r w:rsidDel="009E1FA8">
          <w:rPr>
            <w:rFonts w:hint="eastAsia"/>
          </w:rPr>
          <w:delText>入口：就餐中退菜页面</w:delText>
        </w:r>
      </w:del>
    </w:p>
    <w:p w14:paraId="3B1D0697" w14:textId="77777777" w:rsidR="005C3A57" w:rsidDel="009E1FA8" w:rsidRDefault="00FB3E91">
      <w:pPr>
        <w:rPr>
          <w:del w:id="6463" w:author="Happy" w:date="2018-08-20T18:39:00Z"/>
          <w:rStyle w:val="af8"/>
          <w:i w:val="0"/>
          <w:color w:val="auto"/>
        </w:rPr>
        <w:pPrChange w:id="6464" w:author="Happy" w:date="2018-08-20T18:39:00Z">
          <w:pPr>
            <w:pStyle w:val="4"/>
            <w:spacing w:line="360" w:lineRule="auto"/>
          </w:pPr>
        </w:pPrChange>
      </w:pPr>
      <w:del w:id="6465" w:author="Happy" w:date="2018-08-20T18:39:00Z">
        <w:r w:rsidDel="009E1FA8">
          <w:rPr>
            <w:rStyle w:val="af8"/>
            <w:b/>
            <w:i w:val="0"/>
            <w:color w:val="auto"/>
          </w:rPr>
          <w:delText>数据来源</w:delText>
        </w:r>
      </w:del>
    </w:p>
    <w:p w14:paraId="6392AB9D" w14:textId="77777777" w:rsidR="005C3A57" w:rsidDel="009E1FA8" w:rsidRDefault="00D7564A">
      <w:pPr>
        <w:rPr>
          <w:del w:id="6466" w:author="Happy" w:date="2018-08-20T18:39:00Z"/>
        </w:rPr>
        <w:pPrChange w:id="6467" w:author="Happy" w:date="2018-08-20T18:39:00Z">
          <w:pPr>
            <w:pStyle w:val="af3"/>
            <w:numPr>
              <w:numId w:val="75"/>
            </w:numPr>
            <w:spacing w:line="360" w:lineRule="auto"/>
            <w:ind w:left="420" w:firstLineChars="0" w:hanging="420"/>
          </w:pPr>
        </w:pPrChange>
      </w:pPr>
      <w:del w:id="6468" w:author="Happy" w:date="2018-08-20T18:39:00Z">
        <w:r w:rsidDel="009E1FA8">
          <w:rPr>
            <w:rFonts w:hint="eastAsia"/>
          </w:rPr>
          <w:delText>退菜原因需要从服务器端获取。</w:delText>
        </w:r>
      </w:del>
    </w:p>
    <w:p w14:paraId="0CCEA14C" w14:textId="77777777" w:rsidR="005C3A57" w:rsidDel="009E1FA8" w:rsidRDefault="00FB3E91">
      <w:pPr>
        <w:rPr>
          <w:del w:id="6469" w:author="Happy" w:date="2018-08-20T18:39:00Z"/>
          <w:rStyle w:val="af8"/>
          <w:i w:val="0"/>
          <w:color w:val="auto"/>
        </w:rPr>
        <w:pPrChange w:id="6470" w:author="Happy" w:date="2018-08-20T18:39:00Z">
          <w:pPr>
            <w:pStyle w:val="4"/>
            <w:spacing w:line="360" w:lineRule="auto"/>
          </w:pPr>
        </w:pPrChange>
      </w:pPr>
      <w:del w:id="6471" w:author="Happy" w:date="2018-08-20T18:39:00Z">
        <w:r w:rsidDel="009E1FA8">
          <w:rPr>
            <w:rStyle w:val="af8"/>
            <w:rFonts w:hint="eastAsia"/>
            <w:b/>
            <w:i w:val="0"/>
            <w:color w:val="auto"/>
          </w:rPr>
          <w:delText>输入项</w:delText>
        </w:r>
      </w:del>
    </w:p>
    <w:p w14:paraId="6E0E8C5D" w14:textId="77777777" w:rsidR="005C3A57" w:rsidDel="009E1FA8" w:rsidRDefault="00A44B5F">
      <w:pPr>
        <w:rPr>
          <w:del w:id="6472" w:author="Happy" w:date="2018-08-20T18:39:00Z"/>
        </w:rPr>
        <w:pPrChange w:id="6473" w:author="Happy" w:date="2018-08-20T18:39:00Z">
          <w:pPr>
            <w:pStyle w:val="af3"/>
            <w:numPr>
              <w:numId w:val="75"/>
            </w:numPr>
            <w:spacing w:line="360" w:lineRule="auto"/>
            <w:ind w:left="420" w:firstLineChars="0" w:hanging="420"/>
          </w:pPr>
        </w:pPrChange>
      </w:pPr>
      <w:del w:id="6474" w:author="Happy" w:date="2018-08-20T18:39:00Z">
        <w:r w:rsidDel="009E1FA8">
          <w:rPr>
            <w:rFonts w:hint="eastAsia"/>
          </w:rPr>
          <w:delText>自定义退菜原因：</w:delText>
        </w:r>
        <w:r w:rsidR="0018452B" w:rsidDel="009E1FA8">
          <w:rPr>
            <w:rFonts w:hint="eastAsia"/>
          </w:rPr>
          <w:delText>输入框，允许输入最多</w:delText>
        </w:r>
        <w:r w:rsidR="0018452B" w:rsidDel="009E1FA8">
          <w:rPr>
            <w:rFonts w:hint="eastAsia"/>
          </w:rPr>
          <w:delText>50</w:delText>
        </w:r>
        <w:r w:rsidR="0018452B" w:rsidDel="009E1FA8">
          <w:rPr>
            <w:rFonts w:hint="eastAsia"/>
          </w:rPr>
          <w:delText>个字符，超过则无法输入</w:delText>
        </w:r>
        <w:r w:rsidR="00AE2F41" w:rsidDel="009E1FA8">
          <w:rPr>
            <w:rFonts w:hint="eastAsia"/>
          </w:rPr>
          <w:delText>。</w:delText>
        </w:r>
      </w:del>
    </w:p>
    <w:p w14:paraId="3F2BCEFC" w14:textId="77777777" w:rsidR="005C3A57" w:rsidDel="009E1FA8" w:rsidRDefault="00FB3E91">
      <w:pPr>
        <w:rPr>
          <w:del w:id="6475" w:author="Happy" w:date="2018-08-20T18:39:00Z"/>
          <w:rStyle w:val="af8"/>
          <w:i w:val="0"/>
          <w:color w:val="auto"/>
        </w:rPr>
        <w:pPrChange w:id="6476" w:author="Happy" w:date="2018-08-20T18:39:00Z">
          <w:pPr>
            <w:pStyle w:val="4"/>
            <w:spacing w:line="360" w:lineRule="auto"/>
          </w:pPr>
        </w:pPrChange>
      </w:pPr>
      <w:del w:id="6477" w:author="Happy" w:date="2018-08-20T18:39:00Z">
        <w:r w:rsidDel="009E1FA8">
          <w:rPr>
            <w:rStyle w:val="af8"/>
            <w:rFonts w:hint="eastAsia"/>
            <w:b/>
            <w:i w:val="0"/>
            <w:color w:val="auto"/>
          </w:rPr>
          <w:delText>操作规则</w:delText>
        </w:r>
      </w:del>
    </w:p>
    <w:p w14:paraId="0EB0757D" w14:textId="77777777" w:rsidR="005C3A57" w:rsidDel="009E1FA8" w:rsidRDefault="007A1226">
      <w:pPr>
        <w:rPr>
          <w:del w:id="6478" w:author="Happy" w:date="2018-08-20T18:39:00Z"/>
        </w:rPr>
        <w:pPrChange w:id="6479" w:author="Happy" w:date="2018-08-20T18:39:00Z">
          <w:pPr>
            <w:pStyle w:val="af3"/>
            <w:numPr>
              <w:numId w:val="47"/>
            </w:numPr>
            <w:spacing w:line="360" w:lineRule="auto"/>
            <w:ind w:left="420" w:firstLineChars="0" w:hanging="420"/>
          </w:pPr>
        </w:pPrChange>
      </w:pPr>
      <w:del w:id="6480" w:author="Happy" w:date="2018-08-20T18:39:00Z">
        <w:r w:rsidDel="009E1FA8">
          <w:rPr>
            <w:rFonts w:hint="eastAsia"/>
          </w:rPr>
          <w:delText>退菜原因：单选，</w:delText>
        </w:r>
        <w:r w:rsidR="003F7263" w:rsidDel="009E1FA8">
          <w:rPr>
            <w:rFonts w:hint="eastAsia"/>
          </w:rPr>
          <w:delText>可选择，也可以自行输入退菜原因</w:delText>
        </w:r>
        <w:r w:rsidDel="009E1FA8">
          <w:rPr>
            <w:rFonts w:hint="eastAsia"/>
          </w:rPr>
          <w:delText>。</w:delText>
        </w:r>
      </w:del>
    </w:p>
    <w:p w14:paraId="2297EB05" w14:textId="77777777" w:rsidR="005C3A57" w:rsidDel="009E1FA8" w:rsidRDefault="007A1226">
      <w:pPr>
        <w:rPr>
          <w:del w:id="6481" w:author="Happy" w:date="2018-08-20T18:39:00Z"/>
        </w:rPr>
        <w:pPrChange w:id="6482" w:author="Happy" w:date="2018-08-20T18:39:00Z">
          <w:pPr>
            <w:pStyle w:val="af3"/>
            <w:numPr>
              <w:numId w:val="8"/>
            </w:numPr>
            <w:spacing w:line="360" w:lineRule="auto"/>
            <w:ind w:left="420" w:firstLineChars="0" w:hanging="420"/>
          </w:pPr>
        </w:pPrChange>
      </w:pPr>
      <w:del w:id="6483" w:author="Happy" w:date="2018-08-20T18:39:00Z">
        <w:r w:rsidDel="009E1FA8">
          <w:rPr>
            <w:rFonts w:hint="eastAsia"/>
          </w:rPr>
          <w:delText>【确定】：点击确定，</w:delText>
        </w:r>
        <w:r w:rsidR="00D752DF" w:rsidDel="009E1FA8">
          <w:rPr>
            <w:rFonts w:hint="eastAsia"/>
          </w:rPr>
          <w:delText>提交服务器，</w:delText>
        </w:r>
        <w:r w:rsidR="00533A66" w:rsidDel="009E1FA8">
          <w:rPr>
            <w:rFonts w:hint="eastAsia"/>
          </w:rPr>
          <w:delText>如果退菜成功，则订单相应页面中相应的菜品会有“退菜”标记</w:delText>
        </w:r>
        <w:r w:rsidR="002F5E5F" w:rsidDel="009E1FA8">
          <w:rPr>
            <w:rFonts w:hint="eastAsia"/>
          </w:rPr>
          <w:delText>。</w:delText>
        </w:r>
        <w:r w:rsidR="00A14F33" w:rsidDel="009E1FA8">
          <w:rPr>
            <w:rFonts w:hint="eastAsia"/>
          </w:rPr>
          <w:delText>当整单退菜成功，则订单状态变为“已取消”，桌台释放。</w:delText>
        </w:r>
        <w:r w:rsidR="007E7DCF" w:rsidDel="009E1FA8">
          <w:rPr>
            <w:rFonts w:hint="eastAsia"/>
          </w:rPr>
          <w:delText>同时触发打印机打印退菜小票（见</w:delText>
        </w:r>
      </w:del>
      <w:ins w:id="6484" w:author="xiaohou" w:date="2016-08-24T19:31:00Z">
        <w:del w:id="6485" w:author="Happy" w:date="2018-08-20T18:39:00Z">
          <w:r w:rsidR="00AE2F41" w:rsidDel="009E1FA8">
            <w:rPr>
              <w:rFonts w:hint="eastAsia"/>
            </w:rPr>
            <w:delText>7</w:delText>
          </w:r>
        </w:del>
      </w:ins>
      <w:del w:id="6486" w:author="Happy" w:date="2018-08-20T18:39:00Z">
        <w:r w:rsidR="007E7DCF" w:rsidDel="009E1FA8">
          <w:rPr>
            <w:rFonts w:hint="eastAsia"/>
          </w:rPr>
          <w:delText>.3.7</w:delText>
        </w:r>
        <w:r w:rsidR="007E7DCF" w:rsidDel="009E1FA8">
          <w:rPr>
            <w:rFonts w:hint="eastAsia"/>
          </w:rPr>
          <w:delText>）。</w:delText>
        </w:r>
      </w:del>
    </w:p>
    <w:p w14:paraId="391FD18B" w14:textId="77777777" w:rsidR="005C3A57" w:rsidDel="009E1FA8" w:rsidRDefault="00FB3E91">
      <w:pPr>
        <w:rPr>
          <w:del w:id="6487" w:author="Happy" w:date="2018-08-20T18:39:00Z"/>
          <w:rStyle w:val="af8"/>
          <w:i w:val="0"/>
          <w:color w:val="auto"/>
        </w:rPr>
        <w:pPrChange w:id="6488" w:author="Happy" w:date="2018-08-20T18:39:00Z">
          <w:pPr>
            <w:pStyle w:val="4"/>
            <w:spacing w:line="360" w:lineRule="auto"/>
          </w:pPr>
        </w:pPrChange>
      </w:pPr>
      <w:del w:id="6489" w:author="Happy" w:date="2018-08-20T18:39:00Z">
        <w:r w:rsidDel="009E1FA8">
          <w:rPr>
            <w:rStyle w:val="af8"/>
            <w:rFonts w:hint="eastAsia"/>
            <w:b/>
            <w:i w:val="0"/>
            <w:color w:val="auto"/>
          </w:rPr>
          <w:delText>提示信息</w:delText>
        </w:r>
      </w:del>
    </w:p>
    <w:p w14:paraId="14B69A37" w14:textId="77777777" w:rsidR="005C3A57" w:rsidDel="009E1FA8" w:rsidRDefault="009A760B">
      <w:pPr>
        <w:rPr>
          <w:del w:id="6490" w:author="Happy" w:date="2018-08-20T18:39:00Z"/>
        </w:rPr>
        <w:pPrChange w:id="6491" w:author="Happy" w:date="2018-08-20T18:39:00Z">
          <w:pPr>
            <w:pStyle w:val="af3"/>
            <w:numPr>
              <w:numId w:val="46"/>
            </w:numPr>
            <w:spacing w:line="360" w:lineRule="auto"/>
            <w:ind w:left="420" w:firstLineChars="0" w:hanging="420"/>
          </w:pPr>
        </w:pPrChange>
      </w:pPr>
      <w:del w:id="6492" w:author="Happy" w:date="2018-08-20T18:39:00Z">
        <w:r w:rsidDel="009E1FA8">
          <w:rPr>
            <w:rFonts w:hint="eastAsia"/>
          </w:rPr>
          <w:delText>当点击“确定”，当网络无故障，则</w:delText>
        </w:r>
        <w:r w:rsidDel="009E1FA8">
          <w:rPr>
            <w:rFonts w:hint="eastAsia"/>
          </w:rPr>
          <w:delText>toast</w:delText>
        </w:r>
        <w:r w:rsidDel="009E1FA8">
          <w:rPr>
            <w:rFonts w:hint="eastAsia"/>
          </w:rPr>
          <w:delText>：退菜成功。当网络故障，则</w:delText>
        </w:r>
        <w:r w:rsidDel="009E1FA8">
          <w:rPr>
            <w:rFonts w:hint="eastAsia"/>
          </w:rPr>
          <w:delText>toast</w:delText>
        </w:r>
        <w:r w:rsidDel="009E1FA8">
          <w:rPr>
            <w:rFonts w:hint="eastAsia"/>
          </w:rPr>
          <w:delText>提示：退菜失败。</w:delText>
        </w:r>
      </w:del>
    </w:p>
    <w:p w14:paraId="3C46E5DB" w14:textId="77777777" w:rsidR="005C3A57" w:rsidDel="009E1FA8" w:rsidRDefault="005C3A57">
      <w:pPr>
        <w:rPr>
          <w:del w:id="6493" w:author="Happy" w:date="2018-08-20T18:39:00Z"/>
        </w:rPr>
        <w:pPrChange w:id="6494" w:author="Happy" w:date="2018-08-20T18:39:00Z">
          <w:pPr>
            <w:pStyle w:val="af3"/>
            <w:spacing w:line="360" w:lineRule="auto"/>
            <w:ind w:firstLineChars="0" w:firstLine="0"/>
          </w:pPr>
        </w:pPrChange>
      </w:pPr>
    </w:p>
    <w:p w14:paraId="06ECCD0B" w14:textId="77777777" w:rsidR="003B1953" w:rsidDel="009E1FA8" w:rsidRDefault="00155BE5">
      <w:pPr>
        <w:rPr>
          <w:del w:id="6495" w:author="Happy" w:date="2018-08-20T18:39:00Z"/>
        </w:rPr>
        <w:pPrChange w:id="6496" w:author="Happy" w:date="2018-08-20T18:39:00Z">
          <w:pPr>
            <w:pStyle w:val="4"/>
          </w:pPr>
        </w:pPrChange>
      </w:pPr>
      <w:del w:id="6497" w:author="Happy" w:date="2018-08-20T18:39:00Z">
        <w:r w:rsidDel="009E1FA8">
          <w:delText>退菜小票</w:delText>
        </w:r>
      </w:del>
    </w:p>
    <w:p w14:paraId="4582C13D" w14:textId="77777777" w:rsidR="003B1953" w:rsidDel="009E1FA8" w:rsidRDefault="00155BE5">
      <w:pPr>
        <w:rPr>
          <w:del w:id="6498" w:author="Happy" w:date="2018-08-20T18:39:00Z"/>
        </w:rPr>
        <w:pPrChange w:id="6499" w:author="Happy" w:date="2018-08-20T18:39:00Z">
          <w:pPr>
            <w:pStyle w:val="af3"/>
            <w:ind w:firstLineChars="0" w:firstLine="0"/>
          </w:pPr>
        </w:pPrChange>
      </w:pPr>
      <w:del w:id="6500" w:author="Happy" w:date="2018-08-20T18:39:00Z">
        <w:r w:rsidDel="009E1FA8">
          <w:rPr>
            <w:noProof/>
          </w:rPr>
          <w:drawing>
            <wp:inline distT="0" distB="0" distL="0" distR="0" wp14:anchorId="43230374" wp14:editId="314855AE">
              <wp:extent cx="2536190" cy="6176645"/>
              <wp:effectExtent l="19050" t="0" r="0" b="0"/>
              <wp:docPr id="115"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1"/>
                      <a:srcRect/>
                      <a:stretch>
                        <a:fillRect/>
                      </a:stretch>
                    </pic:blipFill>
                    <pic:spPr bwMode="auto">
                      <a:xfrm>
                        <a:off x="0" y="0"/>
                        <a:ext cx="2536190" cy="6176645"/>
                      </a:xfrm>
                      <a:prstGeom prst="rect">
                        <a:avLst/>
                      </a:prstGeom>
                      <a:noFill/>
                      <a:ln w="9525">
                        <a:noFill/>
                        <a:miter lim="800000"/>
                        <a:headEnd/>
                        <a:tailEnd/>
                      </a:ln>
                    </pic:spPr>
                  </pic:pic>
                </a:graphicData>
              </a:graphic>
            </wp:inline>
          </w:drawing>
        </w:r>
      </w:del>
    </w:p>
    <w:p w14:paraId="443C1B60" w14:textId="77777777" w:rsidR="003B1953" w:rsidDel="009E1FA8" w:rsidRDefault="00155BE5">
      <w:pPr>
        <w:rPr>
          <w:del w:id="6501" w:author="Happy" w:date="2018-08-20T18:39:00Z"/>
        </w:rPr>
        <w:pPrChange w:id="6502" w:author="Happy" w:date="2018-08-20T18:39:00Z">
          <w:pPr>
            <w:pStyle w:val="af3"/>
            <w:numPr>
              <w:numId w:val="44"/>
            </w:numPr>
            <w:ind w:left="420" w:firstLineChars="0" w:hanging="420"/>
          </w:pPr>
        </w:pPrChange>
      </w:pPr>
      <w:del w:id="6503" w:author="Happy" w:date="2018-08-20T18:39:00Z">
        <w:r w:rsidDel="009E1FA8">
          <w:delText>欢迎语</w:delText>
        </w:r>
        <w:r w:rsidDel="009E1FA8">
          <w:rPr>
            <w:rFonts w:hint="eastAsia"/>
          </w:rPr>
          <w:delText>、</w:delText>
        </w:r>
        <w:r w:rsidDel="009E1FA8">
          <w:delText>小票类型</w:delText>
        </w:r>
        <w:r w:rsidDel="009E1FA8">
          <w:rPr>
            <w:rFonts w:hint="eastAsia"/>
          </w:rPr>
          <w:delText>、</w:delText>
        </w:r>
        <w:r w:rsidDel="009E1FA8">
          <w:delText>提示语</w:delText>
        </w:r>
        <w:r w:rsidDel="009E1FA8">
          <w:rPr>
            <w:rFonts w:hint="eastAsia"/>
          </w:rPr>
          <w:delText>、</w:delText>
        </w:r>
        <w:r w:rsidDel="009E1FA8">
          <w:delText>技术支持</w:delText>
        </w:r>
        <w:r w:rsidDel="009E1FA8">
          <w:rPr>
            <w:rFonts w:hint="eastAsia"/>
          </w:rPr>
          <w:delText>、</w:delText>
        </w:r>
        <w:r w:rsidDel="009E1FA8">
          <w:delText>服务电话写在打印程序中</w:delText>
        </w:r>
      </w:del>
    </w:p>
    <w:p w14:paraId="50F30006" w14:textId="77777777" w:rsidR="003B1953" w:rsidDel="009E1FA8" w:rsidRDefault="00155BE5">
      <w:pPr>
        <w:rPr>
          <w:del w:id="6504" w:author="Happy" w:date="2018-08-20T18:39:00Z"/>
        </w:rPr>
        <w:pPrChange w:id="6505" w:author="Happy" w:date="2018-08-20T18:39:00Z">
          <w:pPr>
            <w:pStyle w:val="af3"/>
            <w:numPr>
              <w:numId w:val="44"/>
            </w:numPr>
            <w:ind w:left="420" w:firstLineChars="0" w:hanging="420"/>
          </w:pPr>
        </w:pPrChange>
      </w:pPr>
      <w:del w:id="6506" w:author="Happy" w:date="2018-08-20T18:39:00Z">
        <w:r w:rsidDel="009E1FA8">
          <w:rPr>
            <w:rFonts w:hint="eastAsia"/>
          </w:rPr>
          <w:delText>桌号、账单号、人数、服务员、单位、打印时间从服务器端获取</w:delText>
        </w:r>
      </w:del>
    </w:p>
    <w:p w14:paraId="1554D154" w14:textId="77777777" w:rsidR="003B1953" w:rsidDel="009E1FA8" w:rsidRDefault="00155BE5">
      <w:pPr>
        <w:rPr>
          <w:del w:id="6507" w:author="Happy" w:date="2018-08-20T18:39:00Z"/>
        </w:rPr>
        <w:pPrChange w:id="6508" w:author="Happy" w:date="2018-08-20T18:39:00Z">
          <w:pPr>
            <w:pStyle w:val="af3"/>
            <w:numPr>
              <w:numId w:val="44"/>
            </w:numPr>
            <w:ind w:left="420" w:firstLineChars="0" w:hanging="420"/>
          </w:pPr>
        </w:pPrChange>
      </w:pPr>
      <w:del w:id="6509" w:author="Happy" w:date="2018-08-20T18:39:00Z">
        <w:r w:rsidDel="009E1FA8">
          <w:rPr>
            <w:rFonts w:hint="eastAsia"/>
          </w:rPr>
          <w:delText>菜品名称、数量、单价、总价、合计从服务器端获取</w:delText>
        </w:r>
      </w:del>
    </w:p>
    <w:p w14:paraId="71EF539C" w14:textId="77777777" w:rsidR="003B1953" w:rsidDel="009E1FA8" w:rsidRDefault="00155BE5">
      <w:pPr>
        <w:rPr>
          <w:del w:id="6510" w:author="Happy" w:date="2018-08-20T18:39:00Z"/>
        </w:rPr>
        <w:pPrChange w:id="6511" w:author="Happy" w:date="2018-08-20T18:39:00Z">
          <w:pPr>
            <w:pStyle w:val="af3"/>
            <w:numPr>
              <w:numId w:val="44"/>
            </w:numPr>
            <w:ind w:left="420" w:firstLineChars="0" w:hanging="420"/>
          </w:pPr>
        </w:pPrChange>
      </w:pPr>
      <w:del w:id="6512" w:author="Happy" w:date="2018-08-20T18:39:00Z">
        <w:r w:rsidDel="009E1FA8">
          <w:rPr>
            <w:rFonts w:hint="eastAsia"/>
          </w:rPr>
          <w:delText>二维码包含订单信息，用食乐淘</w:delText>
        </w:r>
        <w:r w:rsidDel="009E1FA8">
          <w:rPr>
            <w:rFonts w:hint="eastAsia"/>
          </w:rPr>
          <w:delText>APP</w:delText>
        </w:r>
        <w:r w:rsidDel="009E1FA8">
          <w:rPr>
            <w:rFonts w:hint="eastAsia"/>
          </w:rPr>
          <w:delText>扫码后可以识别订单信息。</w:delText>
        </w:r>
      </w:del>
    </w:p>
    <w:p w14:paraId="05678E8C" w14:textId="77777777" w:rsidR="005C3A57" w:rsidDel="009E1FA8" w:rsidRDefault="00F11798">
      <w:pPr>
        <w:rPr>
          <w:del w:id="6513" w:author="Happy" w:date="2018-08-20T18:39:00Z"/>
        </w:rPr>
        <w:pPrChange w:id="6514" w:author="Happy" w:date="2018-08-20T18:39:00Z">
          <w:pPr>
            <w:pStyle w:val="3"/>
            <w:spacing w:line="360" w:lineRule="auto"/>
          </w:pPr>
        </w:pPrChange>
      </w:pPr>
      <w:del w:id="6515" w:author="Happy" w:date="2018-08-20T18:39:00Z">
        <w:r w:rsidDel="009E1FA8">
          <w:rPr>
            <w:rFonts w:hint="eastAsia"/>
          </w:rPr>
          <w:delText>已买单</w:delText>
        </w:r>
        <w:r w:rsidR="00B564E4" w:rsidDel="009E1FA8">
          <w:rPr>
            <w:rFonts w:hint="eastAsia"/>
          </w:rPr>
          <w:delText>或订单完成</w:delText>
        </w:r>
        <w:r w:rsidDel="009E1FA8">
          <w:rPr>
            <w:rFonts w:hint="eastAsia"/>
          </w:rPr>
          <w:delText>退菜</w:delText>
        </w:r>
      </w:del>
    </w:p>
    <w:p w14:paraId="70D44289" w14:textId="77777777" w:rsidR="005C3A57" w:rsidDel="009E1FA8" w:rsidRDefault="000A7E76">
      <w:pPr>
        <w:rPr>
          <w:del w:id="6516" w:author="Happy" w:date="2018-08-20T18:39:00Z"/>
        </w:rPr>
        <w:pPrChange w:id="6517" w:author="Happy" w:date="2018-08-20T18:39:00Z">
          <w:pPr>
            <w:spacing w:line="360" w:lineRule="auto"/>
          </w:pPr>
        </w:pPrChange>
      </w:pPr>
      <w:del w:id="6518" w:author="Happy" w:date="2018-08-20T18:39:00Z">
        <w:r w:rsidDel="009E1FA8">
          <w:rPr>
            <w:noProof/>
          </w:rPr>
          <w:drawing>
            <wp:inline distT="0" distB="0" distL="0" distR="0" wp14:anchorId="3F0BB433" wp14:editId="3F0CE703">
              <wp:extent cx="5478145" cy="4158615"/>
              <wp:effectExtent l="19050" t="0" r="8255" b="0"/>
              <wp:docPr id="5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a:srcRect/>
                      <a:stretch>
                        <a:fillRect/>
                      </a:stretch>
                    </pic:blipFill>
                    <pic:spPr bwMode="auto">
                      <a:xfrm>
                        <a:off x="0" y="0"/>
                        <a:ext cx="5478145" cy="4158615"/>
                      </a:xfrm>
                      <a:prstGeom prst="rect">
                        <a:avLst/>
                      </a:prstGeom>
                      <a:noFill/>
                      <a:ln w="9525">
                        <a:noFill/>
                        <a:miter lim="800000"/>
                        <a:headEnd/>
                        <a:tailEnd/>
                      </a:ln>
                    </pic:spPr>
                  </pic:pic>
                </a:graphicData>
              </a:graphic>
            </wp:inline>
          </w:drawing>
        </w:r>
      </w:del>
    </w:p>
    <w:p w14:paraId="1A096C05" w14:textId="77777777" w:rsidR="005C3A57" w:rsidDel="009E1FA8" w:rsidRDefault="000A7E76">
      <w:pPr>
        <w:rPr>
          <w:del w:id="6519" w:author="Happy" w:date="2018-08-20T18:39:00Z"/>
        </w:rPr>
        <w:pPrChange w:id="6520" w:author="Happy" w:date="2018-08-20T18:39:00Z">
          <w:pPr>
            <w:spacing w:line="360" w:lineRule="auto"/>
          </w:pPr>
        </w:pPrChange>
      </w:pPr>
      <w:del w:id="6521" w:author="Happy" w:date="2018-08-20T18:39:00Z">
        <w:r w:rsidDel="009E1FA8">
          <w:rPr>
            <w:noProof/>
          </w:rPr>
          <w:drawing>
            <wp:inline distT="0" distB="0" distL="0" distR="0" wp14:anchorId="6D0739CD" wp14:editId="494153E6">
              <wp:extent cx="5494655" cy="4158615"/>
              <wp:effectExtent l="19050" t="0" r="0" b="0"/>
              <wp:docPr id="5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3"/>
                      <a:srcRect/>
                      <a:stretch>
                        <a:fillRect/>
                      </a:stretch>
                    </pic:blipFill>
                    <pic:spPr bwMode="auto">
                      <a:xfrm>
                        <a:off x="0" y="0"/>
                        <a:ext cx="5494655" cy="4158615"/>
                      </a:xfrm>
                      <a:prstGeom prst="rect">
                        <a:avLst/>
                      </a:prstGeom>
                      <a:noFill/>
                      <a:ln w="9525">
                        <a:noFill/>
                        <a:miter lim="800000"/>
                        <a:headEnd/>
                        <a:tailEnd/>
                      </a:ln>
                    </pic:spPr>
                  </pic:pic>
                </a:graphicData>
              </a:graphic>
            </wp:inline>
          </w:drawing>
        </w:r>
      </w:del>
    </w:p>
    <w:p w14:paraId="7681C52B" w14:textId="77777777" w:rsidR="005C3A57" w:rsidDel="009E1FA8" w:rsidRDefault="00CE1C74">
      <w:pPr>
        <w:rPr>
          <w:del w:id="6522" w:author="Happy" w:date="2018-08-20T18:39:00Z"/>
        </w:rPr>
        <w:pPrChange w:id="6523" w:author="Happy" w:date="2018-08-20T18:39:00Z">
          <w:pPr>
            <w:pStyle w:val="4"/>
            <w:spacing w:line="360" w:lineRule="auto"/>
          </w:pPr>
        </w:pPrChange>
      </w:pPr>
      <w:del w:id="6524" w:author="Happy" w:date="2018-08-20T18:39:00Z">
        <w:r w:rsidDel="009E1FA8">
          <w:delText>显示内容</w:delText>
        </w:r>
      </w:del>
    </w:p>
    <w:p w14:paraId="6B75FC27" w14:textId="77777777" w:rsidR="005C3A57" w:rsidDel="009E1FA8" w:rsidRDefault="00EF2892">
      <w:pPr>
        <w:rPr>
          <w:del w:id="6525" w:author="Happy" w:date="2018-08-20T18:39:00Z"/>
        </w:rPr>
        <w:pPrChange w:id="6526" w:author="Happy" w:date="2018-08-20T18:39:00Z">
          <w:pPr>
            <w:spacing w:line="360" w:lineRule="auto"/>
          </w:pPr>
        </w:pPrChange>
      </w:pPr>
      <w:del w:id="6527" w:author="Happy" w:date="2018-08-20T18:39:00Z">
        <w:r w:rsidDel="009E1FA8">
          <w:fldChar w:fldCharType="begin"/>
        </w:r>
        <w:r w:rsidR="00901120" w:rsidDel="009E1FA8">
          <w:rPr>
            <w:rFonts w:hint="eastAsia"/>
          </w:rPr>
          <w:delInstrText>eq \o\ac(</w:delInstrText>
        </w:r>
        <w:r w:rsidR="00901120" w:rsidRPr="00901120" w:rsidDel="009E1FA8">
          <w:rPr>
            <w:rFonts w:ascii="宋体" w:hint="eastAsia"/>
            <w:position w:val="-4"/>
            <w:sz w:val="31"/>
          </w:rPr>
          <w:delInstrText>○</w:delInstrText>
        </w:r>
        <w:r w:rsidR="00901120" w:rsidDel="009E1FA8">
          <w:rPr>
            <w:rFonts w:hint="eastAsia"/>
          </w:rPr>
          <w:delInstrText>,1)</w:delInstrText>
        </w:r>
        <w:r w:rsidDel="009E1FA8">
          <w:fldChar w:fldCharType="end"/>
        </w:r>
        <w:r w:rsidR="00901120" w:rsidDel="009E1FA8">
          <w:delText>订单基本信息</w:delText>
        </w:r>
      </w:del>
    </w:p>
    <w:p w14:paraId="285755FC" w14:textId="77777777" w:rsidR="005C3A57" w:rsidDel="009E1FA8" w:rsidRDefault="00DD7689">
      <w:pPr>
        <w:rPr>
          <w:del w:id="6528" w:author="Happy" w:date="2018-08-20T18:39:00Z"/>
        </w:rPr>
        <w:pPrChange w:id="6529" w:author="Happy" w:date="2018-08-20T18:39:00Z">
          <w:pPr>
            <w:pStyle w:val="af3"/>
            <w:numPr>
              <w:numId w:val="8"/>
            </w:numPr>
            <w:spacing w:line="360" w:lineRule="auto"/>
            <w:ind w:left="420" w:firstLineChars="0" w:hanging="420"/>
          </w:pPr>
        </w:pPrChange>
      </w:pPr>
      <w:del w:id="6530" w:author="Happy" w:date="2018-08-20T18:39:00Z">
        <w:r w:rsidDel="009E1FA8">
          <w:rPr>
            <w:rFonts w:hint="eastAsia"/>
          </w:rPr>
          <w:delText>对于已买单订单，显示桌台状态为已开桌；对于订单完成的订单，桌台则为历史桌台。</w:delText>
        </w:r>
      </w:del>
    </w:p>
    <w:p w14:paraId="398A7B17" w14:textId="77777777" w:rsidR="005C3A57" w:rsidDel="009E1FA8" w:rsidRDefault="00901120">
      <w:pPr>
        <w:rPr>
          <w:del w:id="6531" w:author="Happy" w:date="2018-08-20T18:39:00Z"/>
        </w:rPr>
        <w:pPrChange w:id="6532" w:author="Happy" w:date="2018-08-20T18:39:00Z">
          <w:pPr>
            <w:pStyle w:val="af3"/>
            <w:numPr>
              <w:numId w:val="8"/>
            </w:numPr>
            <w:spacing w:line="360" w:lineRule="auto"/>
            <w:ind w:left="420" w:firstLineChars="0" w:hanging="420"/>
          </w:pPr>
        </w:pPrChange>
      </w:pPr>
      <w:del w:id="6533" w:author="Happy" w:date="2018-08-20T18:39:00Z">
        <w:r w:rsidDel="009E1FA8">
          <w:rPr>
            <w:rFonts w:hint="eastAsia"/>
          </w:rPr>
          <w:delText>市别：只读</w:delText>
        </w:r>
      </w:del>
    </w:p>
    <w:p w14:paraId="10A0F355" w14:textId="77777777" w:rsidR="005C3A57" w:rsidDel="009E1FA8" w:rsidRDefault="007C009A">
      <w:pPr>
        <w:rPr>
          <w:del w:id="6534" w:author="Happy" w:date="2018-08-20T18:39:00Z"/>
        </w:rPr>
        <w:pPrChange w:id="6535" w:author="Happy" w:date="2018-08-20T18:39:00Z">
          <w:pPr>
            <w:pStyle w:val="af3"/>
            <w:numPr>
              <w:numId w:val="8"/>
            </w:numPr>
            <w:spacing w:line="360" w:lineRule="auto"/>
            <w:ind w:left="420" w:firstLineChars="0" w:hanging="420"/>
          </w:pPr>
        </w:pPrChange>
      </w:pPr>
      <w:del w:id="6536" w:author="Happy" w:date="2018-08-20T18:39:00Z">
        <w:r w:rsidDel="009E1FA8">
          <w:rPr>
            <w:rFonts w:hint="eastAsia"/>
          </w:rPr>
          <w:delText>订单来源：只读</w:delText>
        </w:r>
      </w:del>
    </w:p>
    <w:p w14:paraId="09A3AC6B" w14:textId="77777777" w:rsidR="005C3A57" w:rsidDel="009E1FA8" w:rsidRDefault="00901120">
      <w:pPr>
        <w:rPr>
          <w:del w:id="6537" w:author="Happy" w:date="2018-08-20T18:39:00Z"/>
        </w:rPr>
        <w:pPrChange w:id="6538" w:author="Happy" w:date="2018-08-20T18:39:00Z">
          <w:pPr>
            <w:pStyle w:val="af3"/>
            <w:numPr>
              <w:numId w:val="8"/>
            </w:numPr>
            <w:spacing w:line="360" w:lineRule="auto"/>
            <w:ind w:left="420" w:firstLineChars="0" w:hanging="420"/>
          </w:pPr>
        </w:pPrChange>
      </w:pPr>
      <w:del w:id="6539" w:author="Happy" w:date="2018-08-20T18:39:00Z">
        <w:r w:rsidDel="009E1FA8">
          <w:rPr>
            <w:rFonts w:hint="eastAsia"/>
          </w:rPr>
          <w:delText>订单编号：只读</w:delText>
        </w:r>
      </w:del>
    </w:p>
    <w:p w14:paraId="671A429C" w14:textId="77777777" w:rsidR="005C3A57" w:rsidDel="009E1FA8" w:rsidRDefault="00901120">
      <w:pPr>
        <w:rPr>
          <w:del w:id="6540" w:author="Happy" w:date="2018-08-20T18:39:00Z"/>
        </w:rPr>
        <w:pPrChange w:id="6541" w:author="Happy" w:date="2018-08-20T18:39:00Z">
          <w:pPr>
            <w:pStyle w:val="af3"/>
            <w:numPr>
              <w:numId w:val="8"/>
            </w:numPr>
            <w:spacing w:line="360" w:lineRule="auto"/>
            <w:ind w:left="420" w:firstLineChars="0" w:hanging="420"/>
          </w:pPr>
        </w:pPrChange>
      </w:pPr>
      <w:del w:id="6542" w:author="Happy" w:date="2018-08-20T18:39:00Z">
        <w:r w:rsidDel="009E1FA8">
          <w:rPr>
            <w:rFonts w:hint="eastAsia"/>
          </w:rPr>
          <w:delText>开桌信息：只读，显示开桌时间、操作人。其中开桌时间格式：月</w:delText>
        </w:r>
        <w:r w:rsidDel="009E1FA8">
          <w:rPr>
            <w:rFonts w:hint="eastAsia"/>
          </w:rPr>
          <w:delText>-</w:delText>
        </w:r>
        <w:r w:rsidDel="009E1FA8">
          <w:rPr>
            <w:rFonts w:hint="eastAsia"/>
          </w:rPr>
          <w:delText>日时</w:delText>
        </w:r>
        <w:r w:rsidDel="009E1FA8">
          <w:rPr>
            <w:rFonts w:hint="eastAsia"/>
          </w:rPr>
          <w:delText>-</w:delText>
        </w:r>
        <w:r w:rsidDel="009E1FA8">
          <w:rPr>
            <w:rFonts w:hint="eastAsia"/>
          </w:rPr>
          <w:delText>分</w:delText>
        </w:r>
      </w:del>
    </w:p>
    <w:p w14:paraId="757A4E49" w14:textId="77777777" w:rsidR="005C3A57" w:rsidDel="009E1FA8" w:rsidRDefault="00901120">
      <w:pPr>
        <w:rPr>
          <w:del w:id="6543" w:author="Happy" w:date="2018-08-20T18:39:00Z"/>
        </w:rPr>
        <w:pPrChange w:id="6544" w:author="Happy" w:date="2018-08-20T18:39:00Z">
          <w:pPr>
            <w:pStyle w:val="af3"/>
            <w:numPr>
              <w:numId w:val="8"/>
            </w:numPr>
            <w:spacing w:line="360" w:lineRule="auto"/>
            <w:ind w:left="420" w:firstLineChars="0" w:hanging="420"/>
          </w:pPr>
        </w:pPrChange>
      </w:pPr>
      <w:del w:id="6545" w:author="Happy" w:date="2018-08-20T18:39:00Z">
        <w:r w:rsidDel="009E1FA8">
          <w:rPr>
            <w:rFonts w:hint="eastAsia"/>
          </w:rPr>
          <w:delText>下单信息：只读，显示下单时间、操作人。其中下单时间格式：月</w:delText>
        </w:r>
        <w:r w:rsidDel="009E1FA8">
          <w:rPr>
            <w:rFonts w:hint="eastAsia"/>
          </w:rPr>
          <w:delText>-</w:delText>
        </w:r>
        <w:r w:rsidDel="009E1FA8">
          <w:rPr>
            <w:rFonts w:hint="eastAsia"/>
          </w:rPr>
          <w:delText>日时</w:delText>
        </w:r>
        <w:r w:rsidDel="009E1FA8">
          <w:rPr>
            <w:rFonts w:hint="eastAsia"/>
          </w:rPr>
          <w:delText>-</w:delText>
        </w:r>
        <w:r w:rsidDel="009E1FA8">
          <w:rPr>
            <w:rFonts w:hint="eastAsia"/>
          </w:rPr>
          <w:delText>分</w:delText>
        </w:r>
      </w:del>
    </w:p>
    <w:p w14:paraId="701A2AC5" w14:textId="77777777" w:rsidR="005C3A57" w:rsidDel="009E1FA8" w:rsidRDefault="00E10318">
      <w:pPr>
        <w:rPr>
          <w:del w:id="6546" w:author="Happy" w:date="2018-08-20T18:39:00Z"/>
        </w:rPr>
        <w:pPrChange w:id="6547" w:author="Happy" w:date="2018-08-20T18:39:00Z">
          <w:pPr>
            <w:pStyle w:val="af3"/>
            <w:numPr>
              <w:numId w:val="8"/>
            </w:numPr>
            <w:spacing w:line="360" w:lineRule="auto"/>
            <w:ind w:left="420" w:firstLineChars="0" w:hanging="420"/>
          </w:pPr>
        </w:pPrChange>
      </w:pPr>
      <w:del w:id="6548" w:author="Happy" w:date="2018-08-20T18:39:00Z">
        <w:r w:rsidDel="009E1FA8">
          <w:rPr>
            <w:rFonts w:hint="eastAsia"/>
          </w:rPr>
          <w:delText>预结</w:delText>
        </w:r>
        <w:r w:rsidR="00901120" w:rsidDel="009E1FA8">
          <w:rPr>
            <w:rFonts w:hint="eastAsia"/>
          </w:rPr>
          <w:delText>信息：</w:delText>
        </w:r>
        <w:r w:rsidR="00435E4B" w:rsidDel="009E1FA8">
          <w:rPr>
            <w:rFonts w:hint="eastAsia"/>
          </w:rPr>
          <w:delText>只读，显示</w:delText>
        </w:r>
        <w:r w:rsidDel="009E1FA8">
          <w:rPr>
            <w:rFonts w:hint="eastAsia"/>
          </w:rPr>
          <w:delText>预结</w:delText>
        </w:r>
        <w:r w:rsidR="00435E4B" w:rsidDel="009E1FA8">
          <w:rPr>
            <w:rFonts w:hint="eastAsia"/>
          </w:rPr>
          <w:delText>时间、操作人。其中结账时间格式：月</w:delText>
        </w:r>
        <w:r w:rsidR="00435E4B" w:rsidDel="009E1FA8">
          <w:rPr>
            <w:rFonts w:hint="eastAsia"/>
          </w:rPr>
          <w:delText>-</w:delText>
        </w:r>
        <w:r w:rsidR="00435E4B" w:rsidDel="009E1FA8">
          <w:rPr>
            <w:rFonts w:hint="eastAsia"/>
          </w:rPr>
          <w:delText>日时</w:delText>
        </w:r>
        <w:r w:rsidR="00435E4B" w:rsidDel="009E1FA8">
          <w:rPr>
            <w:rFonts w:hint="eastAsia"/>
          </w:rPr>
          <w:delText>-</w:delText>
        </w:r>
        <w:r w:rsidR="00435E4B" w:rsidDel="009E1FA8">
          <w:rPr>
            <w:rFonts w:hint="eastAsia"/>
          </w:rPr>
          <w:delText>分</w:delText>
        </w:r>
      </w:del>
    </w:p>
    <w:p w14:paraId="36E7C945" w14:textId="77777777" w:rsidR="005C3A57" w:rsidDel="009E1FA8" w:rsidRDefault="00E10318">
      <w:pPr>
        <w:rPr>
          <w:del w:id="6549" w:author="Happy" w:date="2018-08-20T18:39:00Z"/>
        </w:rPr>
        <w:pPrChange w:id="6550" w:author="Happy" w:date="2018-08-20T18:39:00Z">
          <w:pPr>
            <w:pStyle w:val="af3"/>
            <w:numPr>
              <w:numId w:val="8"/>
            </w:numPr>
            <w:spacing w:line="360" w:lineRule="auto"/>
            <w:ind w:left="420" w:firstLineChars="0" w:hanging="420"/>
          </w:pPr>
        </w:pPrChange>
      </w:pPr>
      <w:del w:id="6551" w:author="Happy" w:date="2018-08-20T18:39:00Z">
        <w:r w:rsidDel="009E1FA8">
          <w:rPr>
            <w:rFonts w:hint="eastAsia"/>
          </w:rPr>
          <w:delText>付款信息：只读，显示付款成功的时间、操作人。其中付款时间格式：月</w:delText>
        </w:r>
        <w:r w:rsidDel="009E1FA8">
          <w:rPr>
            <w:rFonts w:hint="eastAsia"/>
          </w:rPr>
          <w:delText>-</w:delText>
        </w:r>
        <w:r w:rsidDel="009E1FA8">
          <w:rPr>
            <w:rFonts w:hint="eastAsia"/>
          </w:rPr>
          <w:delText>日</w:delText>
        </w:r>
        <w:r w:rsidDel="009E1FA8">
          <w:rPr>
            <w:rFonts w:hint="eastAsia"/>
          </w:rPr>
          <w:delText xml:space="preserve"> </w:delText>
        </w:r>
        <w:r w:rsidDel="009E1FA8">
          <w:rPr>
            <w:rFonts w:hint="eastAsia"/>
          </w:rPr>
          <w:delText>时</w:delText>
        </w:r>
        <w:r w:rsidDel="009E1FA8">
          <w:rPr>
            <w:rFonts w:hint="eastAsia"/>
          </w:rPr>
          <w:delText>-</w:delText>
        </w:r>
        <w:r w:rsidDel="009E1FA8">
          <w:rPr>
            <w:rFonts w:hint="eastAsia"/>
          </w:rPr>
          <w:delText>分</w:delText>
        </w:r>
      </w:del>
    </w:p>
    <w:p w14:paraId="75211FB9" w14:textId="77777777" w:rsidR="005C3A57" w:rsidDel="009E1FA8" w:rsidRDefault="00051677">
      <w:pPr>
        <w:rPr>
          <w:del w:id="6552" w:author="Happy" w:date="2018-08-20T18:39:00Z"/>
        </w:rPr>
        <w:pPrChange w:id="6553" w:author="Happy" w:date="2018-08-20T18:39:00Z">
          <w:pPr>
            <w:pStyle w:val="af3"/>
            <w:numPr>
              <w:numId w:val="8"/>
            </w:numPr>
            <w:spacing w:line="360" w:lineRule="auto"/>
            <w:ind w:left="420" w:firstLineChars="0" w:hanging="420"/>
          </w:pPr>
        </w:pPrChange>
      </w:pPr>
      <w:del w:id="6554" w:author="Happy" w:date="2018-08-20T18:39:00Z">
        <w:r w:rsidDel="009E1FA8">
          <w:rPr>
            <w:rFonts w:hint="eastAsia"/>
          </w:rPr>
          <w:delText>就餐人：只读，显示就餐人姓名、性别、电话。</w:delText>
        </w:r>
      </w:del>
    </w:p>
    <w:p w14:paraId="12CAFD3D" w14:textId="77777777" w:rsidR="005C3A57" w:rsidDel="009E1FA8" w:rsidRDefault="00051677">
      <w:pPr>
        <w:rPr>
          <w:del w:id="6555" w:author="Happy" w:date="2018-08-20T18:39:00Z"/>
        </w:rPr>
        <w:pPrChange w:id="6556" w:author="Happy" w:date="2018-08-20T18:39:00Z">
          <w:pPr>
            <w:pStyle w:val="af3"/>
            <w:numPr>
              <w:numId w:val="8"/>
            </w:numPr>
            <w:spacing w:line="360" w:lineRule="auto"/>
            <w:ind w:left="420" w:firstLineChars="0" w:hanging="420"/>
          </w:pPr>
        </w:pPrChange>
      </w:pPr>
      <w:del w:id="6557" w:author="Happy" w:date="2018-08-20T18:39:00Z">
        <w:r w:rsidDel="009E1FA8">
          <w:rPr>
            <w:rFonts w:hint="eastAsia"/>
          </w:rPr>
          <w:delText>人数：只读，显示就餐人数。</w:delText>
        </w:r>
      </w:del>
    </w:p>
    <w:p w14:paraId="1061B88C" w14:textId="77777777" w:rsidR="005C3A57" w:rsidDel="009E1FA8" w:rsidRDefault="00F02A74">
      <w:pPr>
        <w:rPr>
          <w:del w:id="6558" w:author="Happy" w:date="2018-08-20T18:39:00Z"/>
        </w:rPr>
        <w:pPrChange w:id="6559" w:author="Happy" w:date="2018-08-20T18:39:00Z">
          <w:pPr>
            <w:pStyle w:val="af3"/>
            <w:numPr>
              <w:numId w:val="8"/>
            </w:numPr>
            <w:spacing w:line="360" w:lineRule="auto"/>
            <w:ind w:left="420" w:firstLineChars="0" w:hanging="420"/>
          </w:pPr>
        </w:pPrChange>
      </w:pPr>
      <w:del w:id="6560" w:author="Happy" w:date="2018-08-20T18:39:00Z">
        <w:r w:rsidDel="009E1FA8">
          <w:rPr>
            <w:rFonts w:hint="eastAsia"/>
          </w:rPr>
          <w:delText>备注：只读。</w:delText>
        </w:r>
      </w:del>
    </w:p>
    <w:p w14:paraId="0FF18CDB" w14:textId="77777777" w:rsidR="005C3A57" w:rsidDel="009E1FA8" w:rsidRDefault="00051677">
      <w:pPr>
        <w:rPr>
          <w:del w:id="6561" w:author="Happy" w:date="2018-08-20T18:39:00Z"/>
        </w:rPr>
        <w:pPrChange w:id="6562" w:author="Happy" w:date="2018-08-20T18:39:00Z">
          <w:pPr>
            <w:pStyle w:val="af3"/>
            <w:numPr>
              <w:numId w:val="8"/>
            </w:numPr>
            <w:spacing w:line="360" w:lineRule="auto"/>
            <w:ind w:left="420" w:firstLineChars="0" w:hanging="420"/>
          </w:pPr>
        </w:pPrChange>
      </w:pPr>
      <w:del w:id="6563" w:author="Happy" w:date="2018-08-20T18:39:00Z">
        <w:r w:rsidDel="009E1FA8">
          <w:rPr>
            <w:rFonts w:hint="eastAsia"/>
          </w:rPr>
          <w:delText>支付信息：只读，可以查看支付详情。</w:delText>
        </w:r>
      </w:del>
    </w:p>
    <w:p w14:paraId="40B577AA" w14:textId="77777777" w:rsidR="005C3A57" w:rsidDel="009E1FA8" w:rsidRDefault="00EF2892">
      <w:pPr>
        <w:rPr>
          <w:del w:id="6564" w:author="Happy" w:date="2018-08-20T18:39:00Z"/>
        </w:rPr>
        <w:pPrChange w:id="6565" w:author="Happy" w:date="2018-08-20T18:39:00Z">
          <w:pPr>
            <w:spacing w:line="360" w:lineRule="auto"/>
          </w:pPr>
        </w:pPrChange>
      </w:pPr>
      <w:del w:id="6566" w:author="Happy" w:date="2018-08-20T18:39:00Z">
        <w:r w:rsidDel="009E1FA8">
          <w:fldChar w:fldCharType="begin"/>
        </w:r>
        <w:r w:rsidR="00901120" w:rsidDel="009E1FA8">
          <w:rPr>
            <w:rFonts w:hint="eastAsia"/>
          </w:rPr>
          <w:delInstrText>eq \o\ac(</w:delInstrText>
        </w:r>
        <w:r w:rsidR="00901120" w:rsidRPr="00901120" w:rsidDel="009E1FA8">
          <w:rPr>
            <w:rFonts w:ascii="宋体" w:hint="eastAsia"/>
            <w:position w:val="-4"/>
            <w:sz w:val="31"/>
          </w:rPr>
          <w:delInstrText>○</w:delInstrText>
        </w:r>
        <w:r w:rsidR="00901120" w:rsidDel="009E1FA8">
          <w:rPr>
            <w:rFonts w:hint="eastAsia"/>
          </w:rPr>
          <w:delInstrText>,2)</w:delInstrText>
        </w:r>
        <w:r w:rsidDel="009E1FA8">
          <w:fldChar w:fldCharType="end"/>
        </w:r>
        <w:r w:rsidR="00901120" w:rsidDel="009E1FA8">
          <w:delText>菜品信息</w:delText>
        </w:r>
      </w:del>
    </w:p>
    <w:p w14:paraId="0CBC80E3" w14:textId="77777777" w:rsidR="005C3A57" w:rsidDel="009E1FA8" w:rsidRDefault="007654AD">
      <w:pPr>
        <w:rPr>
          <w:del w:id="6567" w:author="Happy" w:date="2018-08-20T18:39:00Z"/>
        </w:rPr>
        <w:pPrChange w:id="6568" w:author="Happy" w:date="2018-08-20T18:39:00Z">
          <w:pPr>
            <w:pStyle w:val="af3"/>
            <w:numPr>
              <w:numId w:val="76"/>
            </w:numPr>
            <w:spacing w:line="360" w:lineRule="auto"/>
            <w:ind w:left="420" w:firstLineChars="0" w:hanging="420"/>
          </w:pPr>
        </w:pPrChange>
      </w:pPr>
      <w:del w:id="6569" w:author="Happy" w:date="2018-08-20T18:39:00Z">
        <w:r w:rsidDel="009E1FA8">
          <w:rPr>
            <w:rFonts w:hint="eastAsia"/>
          </w:rPr>
          <w:delText>菜品编号：只读</w:delText>
        </w:r>
      </w:del>
    </w:p>
    <w:p w14:paraId="36A94CEC" w14:textId="77777777" w:rsidR="005C3A57" w:rsidDel="009E1FA8" w:rsidRDefault="007654AD">
      <w:pPr>
        <w:rPr>
          <w:del w:id="6570" w:author="Happy" w:date="2018-08-20T18:39:00Z"/>
        </w:rPr>
        <w:pPrChange w:id="6571" w:author="Happy" w:date="2018-08-20T18:39:00Z">
          <w:pPr>
            <w:pStyle w:val="af3"/>
            <w:numPr>
              <w:numId w:val="76"/>
            </w:numPr>
            <w:spacing w:line="360" w:lineRule="auto"/>
            <w:ind w:left="420" w:firstLineChars="0" w:hanging="420"/>
          </w:pPr>
        </w:pPrChange>
      </w:pPr>
      <w:del w:id="6572" w:author="Happy" w:date="2018-08-20T18:39:00Z">
        <w:r w:rsidDel="009E1FA8">
          <w:rPr>
            <w:rFonts w:hint="eastAsia"/>
          </w:rPr>
          <w:delText>菜品名称：只读</w:delText>
        </w:r>
      </w:del>
    </w:p>
    <w:p w14:paraId="17F8C604" w14:textId="77777777" w:rsidR="005C3A57" w:rsidDel="009E1FA8" w:rsidRDefault="00C20EA9">
      <w:pPr>
        <w:rPr>
          <w:del w:id="6573" w:author="Happy" w:date="2018-08-20T18:39:00Z"/>
        </w:rPr>
        <w:pPrChange w:id="6574" w:author="Happy" w:date="2018-08-20T18:39:00Z">
          <w:pPr>
            <w:pStyle w:val="af3"/>
            <w:numPr>
              <w:numId w:val="76"/>
            </w:numPr>
            <w:spacing w:line="360" w:lineRule="auto"/>
            <w:ind w:left="420" w:firstLineChars="0" w:hanging="420"/>
          </w:pPr>
        </w:pPrChange>
      </w:pPr>
      <w:del w:id="6575" w:author="Happy" w:date="2018-08-20T18:39:00Z">
        <w:r w:rsidRPr="006A79FA" w:rsidDel="009E1FA8">
          <w:rPr>
            <w:rFonts w:hint="eastAsia"/>
          </w:rPr>
          <w:delText>菜品状态：对于订单为已买单，则状态可能为</w:delText>
        </w:r>
        <w:r w:rsidR="00D6012D" w:rsidRPr="006A79FA" w:rsidDel="009E1FA8">
          <w:rPr>
            <w:rFonts w:hint="eastAsia"/>
          </w:rPr>
          <w:delText>下单到后厨</w:delText>
        </w:r>
        <w:r w:rsidRPr="006A79FA" w:rsidDel="009E1FA8">
          <w:rPr>
            <w:rFonts w:hint="eastAsia"/>
          </w:rPr>
          <w:delText>、已下锅、已出锅；对于订单为订单完成，则状态为已出锅。</w:delText>
        </w:r>
      </w:del>
    </w:p>
    <w:p w14:paraId="3DD1377C" w14:textId="77777777" w:rsidR="005C3A57" w:rsidDel="009E1FA8" w:rsidRDefault="007654AD">
      <w:pPr>
        <w:rPr>
          <w:del w:id="6576" w:author="Happy" w:date="2018-08-20T18:39:00Z"/>
        </w:rPr>
        <w:pPrChange w:id="6577" w:author="Happy" w:date="2018-08-20T18:39:00Z">
          <w:pPr>
            <w:pStyle w:val="af3"/>
            <w:numPr>
              <w:numId w:val="76"/>
            </w:numPr>
            <w:spacing w:line="360" w:lineRule="auto"/>
            <w:ind w:left="420" w:firstLineChars="0" w:hanging="420"/>
          </w:pPr>
        </w:pPrChange>
      </w:pPr>
      <w:del w:id="6578" w:author="Happy" w:date="2018-08-20T18:39:00Z">
        <w:r w:rsidDel="009E1FA8">
          <w:rPr>
            <w:rFonts w:hint="eastAsia"/>
          </w:rPr>
          <w:delText>菜品金额：只读</w:delText>
        </w:r>
        <w:r w:rsidR="003E4AEC" w:rsidDel="009E1FA8">
          <w:rPr>
            <w:rFonts w:hint="eastAsia"/>
          </w:rPr>
          <w:delText>。</w:delText>
        </w:r>
      </w:del>
    </w:p>
    <w:p w14:paraId="1E4A5416" w14:textId="77777777" w:rsidR="005C3A57" w:rsidDel="009E1FA8" w:rsidRDefault="007654AD">
      <w:pPr>
        <w:rPr>
          <w:del w:id="6579" w:author="Happy" w:date="2018-08-20T18:39:00Z"/>
        </w:rPr>
        <w:pPrChange w:id="6580" w:author="Happy" w:date="2018-08-20T18:39:00Z">
          <w:pPr>
            <w:pStyle w:val="af3"/>
            <w:numPr>
              <w:numId w:val="76"/>
            </w:numPr>
            <w:spacing w:line="360" w:lineRule="auto"/>
            <w:ind w:left="420" w:firstLineChars="0" w:hanging="420"/>
          </w:pPr>
        </w:pPrChange>
      </w:pPr>
      <w:del w:id="6581" w:author="Happy" w:date="2018-08-20T18:39:00Z">
        <w:r w:rsidDel="009E1FA8">
          <w:rPr>
            <w:rFonts w:hint="eastAsia"/>
          </w:rPr>
          <w:delText>原数：菜品数量</w:delText>
        </w:r>
        <w:r w:rsidR="009E2459" w:rsidDel="009E1FA8">
          <w:rPr>
            <w:rFonts w:hint="eastAsia"/>
          </w:rPr>
          <w:delText>，只读。</w:delText>
        </w:r>
      </w:del>
    </w:p>
    <w:p w14:paraId="248880C6" w14:textId="77777777" w:rsidR="005C3A57" w:rsidDel="009E1FA8" w:rsidRDefault="007654AD">
      <w:pPr>
        <w:rPr>
          <w:del w:id="6582" w:author="Happy" w:date="2018-08-20T18:39:00Z"/>
        </w:rPr>
        <w:pPrChange w:id="6583" w:author="Happy" w:date="2018-08-20T18:39:00Z">
          <w:pPr>
            <w:pStyle w:val="af3"/>
            <w:numPr>
              <w:numId w:val="76"/>
            </w:numPr>
            <w:spacing w:line="360" w:lineRule="auto"/>
            <w:ind w:left="420" w:firstLineChars="0" w:hanging="420"/>
          </w:pPr>
        </w:pPrChange>
      </w:pPr>
      <w:del w:id="6584" w:author="Happy" w:date="2018-08-20T18:39:00Z">
        <w:r w:rsidDel="009E1FA8">
          <w:rPr>
            <w:rFonts w:hint="eastAsia"/>
          </w:rPr>
          <w:delText>可退数量：只读。</w:delText>
        </w:r>
      </w:del>
    </w:p>
    <w:p w14:paraId="23C0E8EC" w14:textId="77777777" w:rsidR="005C3A57" w:rsidDel="009E1FA8" w:rsidRDefault="007654AD">
      <w:pPr>
        <w:rPr>
          <w:del w:id="6585" w:author="Happy" w:date="2018-08-20T18:39:00Z"/>
        </w:rPr>
        <w:pPrChange w:id="6586" w:author="Happy" w:date="2018-08-20T18:39:00Z">
          <w:pPr>
            <w:pStyle w:val="af3"/>
            <w:numPr>
              <w:numId w:val="76"/>
            </w:numPr>
            <w:spacing w:line="360" w:lineRule="auto"/>
            <w:ind w:left="420" w:firstLineChars="0" w:hanging="420"/>
          </w:pPr>
        </w:pPrChange>
      </w:pPr>
      <w:del w:id="6587" w:author="Happy" w:date="2018-08-20T18:39:00Z">
        <w:r w:rsidDel="009E1FA8">
          <w:rPr>
            <w:rFonts w:hint="eastAsia"/>
          </w:rPr>
          <w:delText>合计：合计菜品数量、菜品金额。只读。</w:delText>
        </w:r>
      </w:del>
    </w:p>
    <w:p w14:paraId="3AB47A08" w14:textId="77777777" w:rsidR="005C3A57" w:rsidDel="009E1FA8" w:rsidRDefault="00EF2892">
      <w:pPr>
        <w:rPr>
          <w:del w:id="6588" w:author="Happy" w:date="2018-08-20T18:39:00Z"/>
        </w:rPr>
        <w:pPrChange w:id="6589" w:author="Happy" w:date="2018-08-20T18:39:00Z">
          <w:pPr>
            <w:spacing w:line="360" w:lineRule="auto"/>
          </w:pPr>
        </w:pPrChange>
      </w:pPr>
      <w:del w:id="6590" w:author="Happy" w:date="2018-08-20T18:39:00Z">
        <w:r w:rsidDel="009E1FA8">
          <w:fldChar w:fldCharType="begin"/>
        </w:r>
        <w:r w:rsidR="00901120" w:rsidDel="009E1FA8">
          <w:rPr>
            <w:rFonts w:hint="eastAsia"/>
          </w:rPr>
          <w:delInstrText>eq \o\ac(</w:delInstrText>
        </w:r>
        <w:r w:rsidR="00901120" w:rsidRPr="00901120" w:rsidDel="009E1FA8">
          <w:rPr>
            <w:rFonts w:ascii="宋体" w:hint="eastAsia"/>
            <w:position w:val="-4"/>
            <w:sz w:val="31"/>
          </w:rPr>
          <w:delInstrText>○</w:delInstrText>
        </w:r>
        <w:r w:rsidR="00901120" w:rsidDel="009E1FA8">
          <w:rPr>
            <w:rFonts w:hint="eastAsia"/>
          </w:rPr>
          <w:delInstrText>,3)</w:delInstrText>
        </w:r>
        <w:r w:rsidDel="009E1FA8">
          <w:fldChar w:fldCharType="end"/>
        </w:r>
        <w:r w:rsidR="00901120" w:rsidDel="009E1FA8">
          <w:delText>功能区</w:delText>
        </w:r>
      </w:del>
    </w:p>
    <w:p w14:paraId="38BA45A5" w14:textId="77777777" w:rsidR="005C3A57" w:rsidDel="009E1FA8" w:rsidRDefault="00E6696C">
      <w:pPr>
        <w:rPr>
          <w:del w:id="6591" w:author="Happy" w:date="2018-08-20T18:39:00Z"/>
        </w:rPr>
        <w:pPrChange w:id="6592" w:author="Happy" w:date="2018-08-20T18:39:00Z">
          <w:pPr>
            <w:spacing w:line="360" w:lineRule="auto"/>
          </w:pPr>
        </w:pPrChange>
      </w:pPr>
      <w:del w:id="6593" w:author="Happy" w:date="2018-08-20T18:39:00Z">
        <w:r w:rsidDel="009E1FA8">
          <w:delText>整单退</w:delText>
        </w:r>
        <w:r w:rsidDel="009E1FA8">
          <w:rPr>
            <w:rFonts w:hint="eastAsia"/>
          </w:rPr>
          <w:delText>：</w:delText>
        </w:r>
        <w:r w:rsidDel="009E1FA8">
          <w:delText>点击可以进行整单退</w:delText>
        </w:r>
        <w:r w:rsidDel="009E1FA8">
          <w:rPr>
            <w:rFonts w:hint="eastAsia"/>
          </w:rPr>
          <w:delText>。</w:delText>
        </w:r>
      </w:del>
    </w:p>
    <w:p w14:paraId="5D0EA262" w14:textId="77777777" w:rsidR="005C3A57" w:rsidDel="009E1FA8" w:rsidRDefault="003032D3">
      <w:pPr>
        <w:rPr>
          <w:del w:id="6594" w:author="Happy" w:date="2018-08-20T18:39:00Z"/>
        </w:rPr>
        <w:pPrChange w:id="6595" w:author="Happy" w:date="2018-08-20T18:39:00Z">
          <w:pPr>
            <w:pStyle w:val="4"/>
            <w:spacing w:line="360" w:lineRule="auto"/>
          </w:pPr>
        </w:pPrChange>
      </w:pPr>
      <w:del w:id="6596" w:author="Happy" w:date="2018-08-20T18:39:00Z">
        <w:r w:rsidDel="009E1FA8">
          <w:delText>出入口</w:delText>
        </w:r>
      </w:del>
    </w:p>
    <w:p w14:paraId="15786278" w14:textId="77777777" w:rsidR="005C3A57" w:rsidDel="009E1FA8" w:rsidRDefault="003032D3">
      <w:pPr>
        <w:rPr>
          <w:del w:id="6597" w:author="Happy" w:date="2018-08-20T18:39:00Z"/>
        </w:rPr>
        <w:pPrChange w:id="6598" w:author="Happy" w:date="2018-08-20T18:39:00Z">
          <w:pPr>
            <w:pStyle w:val="af3"/>
            <w:numPr>
              <w:numId w:val="77"/>
            </w:numPr>
            <w:spacing w:line="360" w:lineRule="auto"/>
            <w:ind w:left="420" w:firstLineChars="0" w:hanging="420"/>
          </w:pPr>
        </w:pPrChange>
      </w:pPr>
      <w:del w:id="6599" w:author="Happy" w:date="2018-08-20T18:39:00Z">
        <w:r w:rsidDel="009E1FA8">
          <w:delText>出口</w:delText>
        </w:r>
        <w:r w:rsidDel="009E1FA8">
          <w:rPr>
            <w:rFonts w:hint="eastAsia"/>
          </w:rPr>
          <w:delText>：</w:delText>
        </w:r>
        <w:r w:rsidDel="009E1FA8">
          <w:delText>订单详情</w:delText>
        </w:r>
        <w:r w:rsidDel="009E1FA8">
          <w:rPr>
            <w:rFonts w:hint="eastAsia"/>
          </w:rPr>
          <w:delText>（已买单）</w:delText>
        </w:r>
        <w:r w:rsidR="00770F6F" w:rsidDel="009E1FA8">
          <w:rPr>
            <w:rFonts w:hint="eastAsia"/>
          </w:rPr>
          <w:delText>或订单详情（订单完成）</w:delText>
        </w:r>
      </w:del>
    </w:p>
    <w:p w14:paraId="46665967" w14:textId="77777777" w:rsidR="005C3A57" w:rsidDel="009E1FA8" w:rsidRDefault="003032D3">
      <w:pPr>
        <w:rPr>
          <w:del w:id="6600" w:author="Happy" w:date="2018-08-20T18:39:00Z"/>
        </w:rPr>
        <w:pPrChange w:id="6601" w:author="Happy" w:date="2018-08-20T18:39:00Z">
          <w:pPr>
            <w:pStyle w:val="af3"/>
            <w:numPr>
              <w:numId w:val="77"/>
            </w:numPr>
            <w:spacing w:line="360" w:lineRule="auto"/>
            <w:ind w:left="420" w:firstLineChars="0" w:hanging="420"/>
          </w:pPr>
        </w:pPrChange>
      </w:pPr>
      <w:del w:id="6602" w:author="Happy" w:date="2018-08-20T18:39:00Z">
        <w:r w:rsidDel="009E1FA8">
          <w:rPr>
            <w:rFonts w:hint="eastAsia"/>
          </w:rPr>
          <w:delText>入口：订单详情（已买单）</w:delText>
        </w:r>
        <w:r w:rsidR="00770F6F" w:rsidDel="009E1FA8">
          <w:rPr>
            <w:rFonts w:hint="eastAsia"/>
          </w:rPr>
          <w:delText>或订单详情（订单完成）</w:delText>
        </w:r>
      </w:del>
      <w:ins w:id="6603" w:author="xiaohou" w:date="2016-08-24T19:35:00Z">
        <w:del w:id="6604" w:author="Happy" w:date="2018-08-20T18:39:00Z">
          <w:r w:rsidR="003E4AEC" w:rsidDel="009E1FA8">
            <w:rPr>
              <w:rFonts w:hint="eastAsia"/>
            </w:rPr>
            <w:delText>，点击“退菜”按钮</w:delText>
          </w:r>
        </w:del>
      </w:ins>
    </w:p>
    <w:p w14:paraId="5F80AD04" w14:textId="77777777" w:rsidR="005C3A57" w:rsidDel="009E1FA8" w:rsidRDefault="003032D3">
      <w:pPr>
        <w:rPr>
          <w:del w:id="6605" w:author="Happy" w:date="2018-08-20T18:39:00Z"/>
        </w:rPr>
        <w:pPrChange w:id="6606" w:author="Happy" w:date="2018-08-20T18:39:00Z">
          <w:pPr>
            <w:pStyle w:val="4"/>
            <w:spacing w:line="360" w:lineRule="auto"/>
          </w:pPr>
        </w:pPrChange>
      </w:pPr>
      <w:del w:id="6607" w:author="Happy" w:date="2018-08-20T18:39:00Z">
        <w:r w:rsidDel="009E1FA8">
          <w:delText>数据来源</w:delText>
        </w:r>
      </w:del>
    </w:p>
    <w:p w14:paraId="667A622B" w14:textId="77777777" w:rsidR="005C3A57" w:rsidDel="009E1FA8" w:rsidRDefault="007F62AF">
      <w:pPr>
        <w:rPr>
          <w:del w:id="6608" w:author="Happy" w:date="2018-08-20T18:39:00Z"/>
        </w:rPr>
        <w:pPrChange w:id="6609" w:author="Happy" w:date="2018-08-20T18:39:00Z">
          <w:pPr>
            <w:pStyle w:val="af3"/>
            <w:numPr>
              <w:numId w:val="78"/>
            </w:numPr>
            <w:spacing w:line="360" w:lineRule="auto"/>
            <w:ind w:left="420" w:firstLineChars="0" w:hanging="420"/>
          </w:pPr>
        </w:pPrChange>
      </w:pPr>
      <w:del w:id="6610" w:author="Happy" w:date="2018-08-20T18:39:00Z">
        <w:r w:rsidDel="009E1FA8">
          <w:delText>订单基本信息</w:delText>
        </w:r>
        <w:r w:rsidDel="009E1FA8">
          <w:rPr>
            <w:rFonts w:hint="eastAsia"/>
          </w:rPr>
          <w:delText>、</w:delText>
        </w:r>
        <w:r w:rsidDel="009E1FA8">
          <w:delText>菜品信息需要从服务器端获取</w:delText>
        </w:r>
      </w:del>
    </w:p>
    <w:p w14:paraId="00150529" w14:textId="77777777" w:rsidR="005C3A57" w:rsidDel="009E1FA8" w:rsidRDefault="007F62AF">
      <w:pPr>
        <w:rPr>
          <w:del w:id="6611" w:author="Happy" w:date="2018-08-20T18:39:00Z"/>
        </w:rPr>
        <w:pPrChange w:id="6612" w:author="Happy" w:date="2018-08-20T18:39:00Z">
          <w:pPr>
            <w:pStyle w:val="4"/>
            <w:spacing w:line="360" w:lineRule="auto"/>
          </w:pPr>
        </w:pPrChange>
      </w:pPr>
      <w:del w:id="6613" w:author="Happy" w:date="2018-08-20T18:39:00Z">
        <w:r w:rsidDel="009E1FA8">
          <w:delText>输入框</w:delText>
        </w:r>
      </w:del>
    </w:p>
    <w:p w14:paraId="41739AD6" w14:textId="77777777" w:rsidR="005C3A57" w:rsidDel="009E1FA8" w:rsidRDefault="007F62AF">
      <w:pPr>
        <w:rPr>
          <w:del w:id="6614" w:author="Happy" w:date="2018-08-20T18:39:00Z"/>
        </w:rPr>
        <w:pPrChange w:id="6615" w:author="Happy" w:date="2018-08-20T18:39:00Z">
          <w:pPr>
            <w:spacing w:line="360" w:lineRule="auto"/>
          </w:pPr>
        </w:pPrChange>
      </w:pPr>
      <w:del w:id="6616" w:author="Happy" w:date="2018-08-20T18:39:00Z">
        <w:r w:rsidDel="009E1FA8">
          <w:rPr>
            <w:rFonts w:hint="eastAsia"/>
          </w:rPr>
          <w:delText>无</w:delText>
        </w:r>
      </w:del>
    </w:p>
    <w:p w14:paraId="0B07CC47" w14:textId="77777777" w:rsidR="005C3A57" w:rsidDel="009E1FA8" w:rsidRDefault="007F62AF">
      <w:pPr>
        <w:rPr>
          <w:del w:id="6617" w:author="Happy" w:date="2018-08-20T18:39:00Z"/>
        </w:rPr>
        <w:pPrChange w:id="6618" w:author="Happy" w:date="2018-08-20T18:39:00Z">
          <w:pPr>
            <w:pStyle w:val="4"/>
            <w:spacing w:line="360" w:lineRule="auto"/>
          </w:pPr>
        </w:pPrChange>
      </w:pPr>
      <w:del w:id="6619" w:author="Happy" w:date="2018-08-20T18:39:00Z">
        <w:r w:rsidDel="009E1FA8">
          <w:delText>操作规则</w:delText>
        </w:r>
      </w:del>
    </w:p>
    <w:p w14:paraId="45347A50" w14:textId="77777777" w:rsidR="005C3A57" w:rsidDel="009E1FA8" w:rsidRDefault="007F62AF">
      <w:pPr>
        <w:rPr>
          <w:del w:id="6620" w:author="Happy" w:date="2018-08-20T18:39:00Z"/>
        </w:rPr>
        <w:pPrChange w:id="6621" w:author="Happy" w:date="2018-08-20T18:39:00Z">
          <w:pPr>
            <w:pStyle w:val="af3"/>
            <w:numPr>
              <w:numId w:val="45"/>
            </w:numPr>
            <w:spacing w:line="360" w:lineRule="auto"/>
            <w:ind w:left="420" w:firstLineChars="0" w:hanging="420"/>
          </w:pPr>
        </w:pPrChange>
      </w:pPr>
      <w:del w:id="6622" w:author="Happy" w:date="2018-08-20T18:39:00Z">
        <w:r w:rsidDel="009E1FA8">
          <w:rPr>
            <w:rFonts w:hint="eastAsia"/>
          </w:rPr>
          <w:delText>【退菜】：点击菜品行中的退菜按钮，可以对此菜品进行退菜，出现退菜弹框</w:delText>
        </w:r>
        <w:r w:rsidR="00D636F6" w:rsidDel="009E1FA8">
          <w:rPr>
            <w:rFonts w:hint="eastAsia"/>
          </w:rPr>
          <w:delText>（见</w:delText>
        </w:r>
      </w:del>
      <w:ins w:id="6623" w:author="xiaohou" w:date="2016-08-24T19:36:00Z">
        <w:del w:id="6624" w:author="Happy" w:date="2018-08-20T18:39:00Z">
          <w:r w:rsidR="003E4AEC" w:rsidDel="009E1FA8">
            <w:rPr>
              <w:rFonts w:hint="eastAsia"/>
            </w:rPr>
            <w:delText>7.5</w:delText>
          </w:r>
        </w:del>
      </w:ins>
      <w:del w:id="6625" w:author="Happy" w:date="2018-08-20T18:39:00Z">
        <w:r w:rsidDel="009E1FA8">
          <w:rPr>
            <w:rFonts w:hint="eastAsia"/>
          </w:rPr>
          <w:delText>）。如果可退菜数量为</w:delText>
        </w:r>
        <w:r w:rsidDel="009E1FA8">
          <w:rPr>
            <w:rFonts w:hint="eastAsia"/>
          </w:rPr>
          <w:delText>0</w:delText>
        </w:r>
        <w:r w:rsidDel="009E1FA8">
          <w:rPr>
            <w:rFonts w:hint="eastAsia"/>
          </w:rPr>
          <w:delText>，则对应行的“退菜”置灰。</w:delText>
        </w:r>
      </w:del>
    </w:p>
    <w:p w14:paraId="09452396" w14:textId="77777777" w:rsidR="005C3A57" w:rsidDel="009E1FA8" w:rsidRDefault="007F62AF">
      <w:pPr>
        <w:rPr>
          <w:del w:id="6626" w:author="Happy" w:date="2018-08-20T18:39:00Z"/>
        </w:rPr>
        <w:pPrChange w:id="6627" w:author="Happy" w:date="2018-08-20T18:39:00Z">
          <w:pPr>
            <w:pStyle w:val="af3"/>
            <w:numPr>
              <w:numId w:val="8"/>
            </w:numPr>
            <w:spacing w:line="360" w:lineRule="auto"/>
            <w:ind w:left="420" w:firstLineChars="0" w:hanging="420"/>
          </w:pPr>
        </w:pPrChange>
      </w:pPr>
      <w:del w:id="6628" w:author="Happy" w:date="2018-08-20T18:39:00Z">
        <w:r w:rsidDel="009E1FA8">
          <w:rPr>
            <w:rFonts w:hint="eastAsia"/>
          </w:rPr>
          <w:delText>【整单退】：点击整单退，则是对当前订单中的所有菜品进行退菜</w:delText>
        </w:r>
        <w:r w:rsidR="00D636F6" w:rsidDel="009E1FA8">
          <w:rPr>
            <w:rFonts w:hint="eastAsia"/>
          </w:rPr>
          <w:delText>，弹出整单退弹框（见</w:delText>
        </w:r>
      </w:del>
      <w:ins w:id="6629" w:author="xiaohou" w:date="2016-08-24T19:36:00Z">
        <w:del w:id="6630" w:author="Happy" w:date="2018-08-20T18:39:00Z">
          <w:r w:rsidR="003E4AEC" w:rsidDel="009E1FA8">
            <w:rPr>
              <w:rFonts w:hint="eastAsia"/>
            </w:rPr>
            <w:delText>7.6</w:delText>
          </w:r>
        </w:del>
      </w:ins>
      <w:del w:id="6631" w:author="Happy" w:date="2018-08-20T18:39:00Z">
        <w:r w:rsidR="00D636F6" w:rsidDel="009E1FA8">
          <w:rPr>
            <w:rFonts w:hint="eastAsia"/>
          </w:rPr>
          <w:delText>）</w:delText>
        </w:r>
        <w:r w:rsidDel="009E1FA8">
          <w:rPr>
            <w:rFonts w:hint="eastAsia"/>
          </w:rPr>
          <w:delText>。</w:delText>
        </w:r>
      </w:del>
    </w:p>
    <w:p w14:paraId="3C72E0C6" w14:textId="77777777" w:rsidR="005C3A57" w:rsidDel="009E1FA8" w:rsidRDefault="00D636F6">
      <w:pPr>
        <w:rPr>
          <w:del w:id="6632" w:author="Happy" w:date="2018-08-20T18:39:00Z"/>
        </w:rPr>
        <w:pPrChange w:id="6633" w:author="Happy" w:date="2018-08-20T18:39:00Z">
          <w:pPr>
            <w:pStyle w:val="4"/>
            <w:spacing w:line="360" w:lineRule="auto"/>
          </w:pPr>
        </w:pPrChange>
      </w:pPr>
      <w:del w:id="6634" w:author="Happy" w:date="2018-08-20T18:39:00Z">
        <w:r w:rsidDel="009E1FA8">
          <w:delText>提示信息</w:delText>
        </w:r>
      </w:del>
    </w:p>
    <w:p w14:paraId="1E25D703" w14:textId="77777777" w:rsidR="005C3A57" w:rsidDel="009E1FA8" w:rsidRDefault="00D636F6">
      <w:pPr>
        <w:rPr>
          <w:del w:id="6635" w:author="Happy" w:date="2018-08-20T18:39:00Z"/>
        </w:rPr>
        <w:pPrChange w:id="6636" w:author="Happy" w:date="2018-08-20T18:39:00Z">
          <w:pPr>
            <w:spacing w:line="360" w:lineRule="auto"/>
          </w:pPr>
        </w:pPrChange>
      </w:pPr>
      <w:del w:id="6637" w:author="Happy" w:date="2018-08-20T18:39:00Z">
        <w:r w:rsidDel="009E1FA8">
          <w:delText>无</w:delText>
        </w:r>
      </w:del>
    </w:p>
    <w:p w14:paraId="2CB641B8" w14:textId="77777777" w:rsidR="005C3A57" w:rsidDel="009E1FA8" w:rsidRDefault="009068E0">
      <w:pPr>
        <w:rPr>
          <w:del w:id="6638" w:author="Happy" w:date="2018-08-20T18:39:00Z"/>
        </w:rPr>
        <w:pPrChange w:id="6639" w:author="Happy" w:date="2018-08-20T18:39:00Z">
          <w:pPr>
            <w:pStyle w:val="3"/>
            <w:spacing w:line="360" w:lineRule="auto"/>
          </w:pPr>
        </w:pPrChange>
      </w:pPr>
      <w:del w:id="6640" w:author="Happy" w:date="2018-08-20T18:39:00Z">
        <w:r w:rsidDel="009E1FA8">
          <w:rPr>
            <w:rFonts w:hint="eastAsia"/>
          </w:rPr>
          <w:delText>已买单</w:delText>
        </w:r>
        <w:r w:rsidR="00F46A8B" w:rsidDel="009E1FA8">
          <w:rPr>
            <w:rFonts w:hint="eastAsia"/>
          </w:rPr>
          <w:delText>或订单完成的</w:delText>
        </w:r>
        <w:r w:rsidDel="009E1FA8">
          <w:rPr>
            <w:rFonts w:hint="eastAsia"/>
          </w:rPr>
          <w:delText>单菜退菜弹框</w:delText>
        </w:r>
      </w:del>
    </w:p>
    <w:p w14:paraId="6703E916" w14:textId="77777777" w:rsidR="005C3A57" w:rsidDel="009E1FA8" w:rsidRDefault="003C73CF">
      <w:pPr>
        <w:rPr>
          <w:del w:id="6641" w:author="Happy" w:date="2018-08-20T18:39:00Z"/>
        </w:rPr>
        <w:pPrChange w:id="6642" w:author="Happy" w:date="2018-08-20T18:39:00Z">
          <w:pPr>
            <w:spacing w:line="360" w:lineRule="auto"/>
          </w:pPr>
        </w:pPrChange>
      </w:pPr>
      <w:del w:id="6643" w:author="Happy" w:date="2018-08-20T18:39:00Z">
        <w:r w:rsidDel="009E1FA8">
          <w:rPr>
            <w:noProof/>
          </w:rPr>
          <w:drawing>
            <wp:inline distT="0" distB="0" distL="0" distR="0" wp14:anchorId="6A3C8415" wp14:editId="2EA3F831">
              <wp:extent cx="5494020" cy="4191635"/>
              <wp:effectExtent l="19050" t="0" r="0" b="0"/>
              <wp:docPr id="4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4"/>
                      <a:srcRect/>
                      <a:stretch>
                        <a:fillRect/>
                      </a:stretch>
                    </pic:blipFill>
                    <pic:spPr bwMode="auto">
                      <a:xfrm>
                        <a:off x="0" y="0"/>
                        <a:ext cx="5494020" cy="4191635"/>
                      </a:xfrm>
                      <a:prstGeom prst="rect">
                        <a:avLst/>
                      </a:prstGeom>
                      <a:noFill/>
                      <a:ln w="9525">
                        <a:noFill/>
                        <a:miter lim="800000"/>
                        <a:headEnd/>
                        <a:tailEnd/>
                      </a:ln>
                    </pic:spPr>
                  </pic:pic>
                </a:graphicData>
              </a:graphic>
            </wp:inline>
          </w:drawing>
        </w:r>
      </w:del>
    </w:p>
    <w:p w14:paraId="1C11E881" w14:textId="77777777" w:rsidR="005C3A57" w:rsidDel="009E1FA8" w:rsidRDefault="00FB3E91">
      <w:pPr>
        <w:rPr>
          <w:del w:id="6644" w:author="Happy" w:date="2018-08-20T18:39:00Z"/>
          <w:rStyle w:val="af8"/>
          <w:i w:val="0"/>
          <w:color w:val="auto"/>
        </w:rPr>
        <w:pPrChange w:id="6645" w:author="Happy" w:date="2018-08-20T18:39:00Z">
          <w:pPr>
            <w:pStyle w:val="4"/>
            <w:spacing w:line="360" w:lineRule="auto"/>
          </w:pPr>
        </w:pPrChange>
      </w:pPr>
      <w:del w:id="6646" w:author="Happy" w:date="2018-08-20T18:39:00Z">
        <w:r w:rsidRPr="009F2834" w:rsidDel="009E1FA8">
          <w:rPr>
            <w:rStyle w:val="af8"/>
            <w:rFonts w:hint="eastAsia"/>
            <w:b/>
            <w:i w:val="0"/>
            <w:color w:val="auto"/>
          </w:rPr>
          <w:delText>显示内容</w:delText>
        </w:r>
      </w:del>
    </w:p>
    <w:p w14:paraId="76116BD6" w14:textId="77777777" w:rsidR="005C3A57" w:rsidDel="009E1FA8" w:rsidRDefault="00983055">
      <w:pPr>
        <w:rPr>
          <w:del w:id="6647" w:author="Happy" w:date="2018-08-20T18:39:00Z"/>
        </w:rPr>
        <w:pPrChange w:id="6648" w:author="Happy" w:date="2018-08-20T18:39:00Z">
          <w:pPr>
            <w:pStyle w:val="af3"/>
            <w:numPr>
              <w:numId w:val="8"/>
            </w:numPr>
            <w:spacing w:line="360" w:lineRule="auto"/>
            <w:ind w:left="420" w:firstLineChars="0" w:hanging="420"/>
          </w:pPr>
        </w:pPrChange>
      </w:pPr>
      <w:del w:id="6649" w:author="Happy" w:date="2018-08-20T18:39:00Z">
        <w:r w:rsidDel="009E1FA8">
          <w:delText>菜品名称</w:delText>
        </w:r>
      </w:del>
    </w:p>
    <w:p w14:paraId="1562DBD1" w14:textId="77777777" w:rsidR="005C3A57" w:rsidDel="009E1FA8" w:rsidRDefault="004615F1">
      <w:pPr>
        <w:rPr>
          <w:del w:id="6650" w:author="Happy" w:date="2018-08-20T18:39:00Z"/>
        </w:rPr>
        <w:pPrChange w:id="6651" w:author="Happy" w:date="2018-08-20T18:39:00Z">
          <w:pPr>
            <w:pStyle w:val="af3"/>
            <w:numPr>
              <w:numId w:val="8"/>
            </w:numPr>
            <w:spacing w:line="360" w:lineRule="auto"/>
            <w:ind w:left="420" w:firstLineChars="0" w:hanging="420"/>
          </w:pPr>
        </w:pPrChange>
      </w:pPr>
      <w:del w:id="6652" w:author="Happy" w:date="2018-08-20T18:39:00Z">
        <w:r w:rsidDel="009E1FA8">
          <w:rPr>
            <w:rFonts w:hint="eastAsia"/>
          </w:rPr>
          <w:delText>退菜数量，可修改</w:delText>
        </w:r>
        <w:r w:rsidR="00A76975" w:rsidDel="009E1FA8">
          <w:rPr>
            <w:rFonts w:hint="eastAsia"/>
          </w:rPr>
          <w:delText>。</w:delText>
        </w:r>
      </w:del>
    </w:p>
    <w:p w14:paraId="0C97AA22" w14:textId="77777777" w:rsidR="005C3A57" w:rsidDel="009E1FA8" w:rsidRDefault="004615F1">
      <w:pPr>
        <w:rPr>
          <w:del w:id="6653" w:author="Happy" w:date="2018-08-20T18:39:00Z"/>
        </w:rPr>
        <w:pPrChange w:id="6654" w:author="Happy" w:date="2018-08-20T18:39:00Z">
          <w:pPr>
            <w:pStyle w:val="af3"/>
            <w:numPr>
              <w:numId w:val="8"/>
            </w:numPr>
            <w:spacing w:line="360" w:lineRule="auto"/>
            <w:ind w:left="420" w:firstLineChars="0" w:hanging="420"/>
          </w:pPr>
        </w:pPrChange>
      </w:pPr>
      <w:del w:id="6655" w:author="Happy" w:date="2018-08-20T18:39:00Z">
        <w:r w:rsidDel="009E1FA8">
          <w:rPr>
            <w:rFonts w:hint="eastAsia"/>
          </w:rPr>
          <w:delText>退菜原因，可选择</w:delText>
        </w:r>
        <w:r w:rsidR="00BA3E17" w:rsidDel="009E1FA8">
          <w:rPr>
            <w:rFonts w:hint="eastAsia"/>
          </w:rPr>
          <w:delText>，也可自行输入退菜原因。</w:delText>
        </w:r>
      </w:del>
    </w:p>
    <w:p w14:paraId="31669F96" w14:textId="77777777" w:rsidR="005C3A57" w:rsidDel="009E1FA8" w:rsidRDefault="004615F1">
      <w:pPr>
        <w:rPr>
          <w:del w:id="6656" w:author="Happy" w:date="2018-08-20T18:39:00Z"/>
        </w:rPr>
        <w:pPrChange w:id="6657" w:author="Happy" w:date="2018-08-20T18:39:00Z">
          <w:pPr>
            <w:pStyle w:val="af3"/>
            <w:numPr>
              <w:numId w:val="8"/>
            </w:numPr>
            <w:spacing w:line="360" w:lineRule="auto"/>
            <w:ind w:left="420" w:firstLineChars="0" w:hanging="420"/>
          </w:pPr>
        </w:pPrChange>
      </w:pPr>
      <w:del w:id="6658" w:author="Happy" w:date="2018-08-20T18:39:00Z">
        <w:r w:rsidDel="009E1FA8">
          <w:rPr>
            <w:rFonts w:hint="eastAsia"/>
          </w:rPr>
          <w:delText>退菜方式，可选择</w:delText>
        </w:r>
        <w:r w:rsidR="001073BE" w:rsidDel="009E1FA8">
          <w:rPr>
            <w:rFonts w:hint="eastAsia"/>
          </w:rPr>
          <w:delText>，目前只有“现金”</w:delText>
        </w:r>
      </w:del>
    </w:p>
    <w:p w14:paraId="49051109" w14:textId="77777777" w:rsidR="005C3A57" w:rsidDel="009E1FA8" w:rsidRDefault="004615F1">
      <w:pPr>
        <w:rPr>
          <w:del w:id="6659" w:author="Happy" w:date="2018-08-20T18:39:00Z"/>
        </w:rPr>
        <w:pPrChange w:id="6660" w:author="Happy" w:date="2018-08-20T18:39:00Z">
          <w:pPr>
            <w:pStyle w:val="af3"/>
            <w:numPr>
              <w:numId w:val="8"/>
            </w:numPr>
            <w:spacing w:line="360" w:lineRule="auto"/>
            <w:ind w:left="420" w:firstLineChars="0" w:hanging="420"/>
          </w:pPr>
        </w:pPrChange>
      </w:pPr>
      <w:del w:id="6661" w:author="Happy" w:date="2018-08-20T18:39:00Z">
        <w:r w:rsidDel="009E1FA8">
          <w:rPr>
            <w:rFonts w:hint="eastAsia"/>
          </w:rPr>
          <w:delText>退款金额，</w:delText>
        </w:r>
        <w:r w:rsidR="001073BE" w:rsidDel="009E1FA8">
          <w:rPr>
            <w:rFonts w:hint="eastAsia"/>
          </w:rPr>
          <w:delText>默认选择当前菜品的价格，也可以自定义。</w:delText>
        </w:r>
      </w:del>
    </w:p>
    <w:p w14:paraId="626B746A" w14:textId="77777777" w:rsidR="005C3A57" w:rsidDel="009E1FA8" w:rsidRDefault="00FB3E91">
      <w:pPr>
        <w:rPr>
          <w:del w:id="6662" w:author="Happy" w:date="2018-08-20T18:39:00Z"/>
          <w:rStyle w:val="af8"/>
          <w:i w:val="0"/>
          <w:color w:val="auto"/>
        </w:rPr>
        <w:pPrChange w:id="6663" w:author="Happy" w:date="2018-08-20T18:39:00Z">
          <w:pPr>
            <w:pStyle w:val="4"/>
            <w:spacing w:line="360" w:lineRule="auto"/>
          </w:pPr>
        </w:pPrChange>
      </w:pPr>
      <w:del w:id="6664" w:author="Happy" w:date="2018-08-20T18:39:00Z">
        <w:r w:rsidDel="009E1FA8">
          <w:rPr>
            <w:rStyle w:val="af8"/>
            <w:rFonts w:hint="eastAsia"/>
            <w:b/>
            <w:i w:val="0"/>
            <w:color w:val="auto"/>
          </w:rPr>
          <w:delText>出入口</w:delText>
        </w:r>
      </w:del>
    </w:p>
    <w:p w14:paraId="4F5DE0CC" w14:textId="77777777" w:rsidR="005C3A57" w:rsidDel="009E1FA8" w:rsidRDefault="00FB3E91">
      <w:pPr>
        <w:rPr>
          <w:del w:id="6665" w:author="Happy" w:date="2018-08-20T18:39:00Z"/>
        </w:rPr>
        <w:pPrChange w:id="6666" w:author="Happy" w:date="2018-08-20T18:39:00Z">
          <w:pPr>
            <w:pStyle w:val="af3"/>
            <w:numPr>
              <w:numId w:val="9"/>
            </w:numPr>
            <w:spacing w:line="360" w:lineRule="auto"/>
            <w:ind w:left="420" w:firstLineChars="0" w:hanging="420"/>
          </w:pPr>
        </w:pPrChange>
      </w:pPr>
      <w:del w:id="6667" w:author="Happy" w:date="2018-08-20T18:39:00Z">
        <w:r w:rsidDel="009E1FA8">
          <w:delText>出口</w:delText>
        </w:r>
        <w:r w:rsidR="007455C6" w:rsidDel="009E1FA8">
          <w:rPr>
            <w:rFonts w:hint="eastAsia"/>
          </w:rPr>
          <w:delText>：已买单退菜</w:delText>
        </w:r>
        <w:r w:rsidR="00F73F35" w:rsidDel="009E1FA8">
          <w:rPr>
            <w:rFonts w:hint="eastAsia"/>
          </w:rPr>
          <w:delText>或订单完成退菜</w:delText>
        </w:r>
      </w:del>
    </w:p>
    <w:p w14:paraId="5F85C73A" w14:textId="77777777" w:rsidR="005C3A57" w:rsidDel="009E1FA8" w:rsidRDefault="007455C6">
      <w:pPr>
        <w:rPr>
          <w:del w:id="6668" w:author="Happy" w:date="2018-08-20T18:39:00Z"/>
        </w:rPr>
        <w:pPrChange w:id="6669" w:author="Happy" w:date="2018-08-20T18:39:00Z">
          <w:pPr>
            <w:pStyle w:val="af3"/>
            <w:numPr>
              <w:numId w:val="9"/>
            </w:numPr>
            <w:spacing w:line="360" w:lineRule="auto"/>
            <w:ind w:left="420" w:firstLineChars="0" w:hanging="420"/>
          </w:pPr>
        </w:pPrChange>
      </w:pPr>
      <w:del w:id="6670" w:author="Happy" w:date="2018-08-20T18:39:00Z">
        <w:r w:rsidDel="009E1FA8">
          <w:rPr>
            <w:rFonts w:hint="eastAsia"/>
          </w:rPr>
          <w:delText>入口：已买单退菜</w:delText>
        </w:r>
        <w:r w:rsidR="00F73F35" w:rsidDel="009E1FA8">
          <w:rPr>
            <w:rFonts w:hint="eastAsia"/>
          </w:rPr>
          <w:delText>或订单完成退菜</w:delText>
        </w:r>
      </w:del>
    </w:p>
    <w:p w14:paraId="2A38E319" w14:textId="77777777" w:rsidR="005C3A57" w:rsidDel="009E1FA8" w:rsidRDefault="00FB3E91">
      <w:pPr>
        <w:rPr>
          <w:del w:id="6671" w:author="Happy" w:date="2018-08-20T18:39:00Z"/>
          <w:rStyle w:val="af8"/>
          <w:i w:val="0"/>
          <w:color w:val="auto"/>
        </w:rPr>
        <w:pPrChange w:id="6672" w:author="Happy" w:date="2018-08-20T18:39:00Z">
          <w:pPr>
            <w:pStyle w:val="4"/>
            <w:spacing w:line="360" w:lineRule="auto"/>
          </w:pPr>
        </w:pPrChange>
      </w:pPr>
      <w:del w:id="6673" w:author="Happy" w:date="2018-08-20T18:39:00Z">
        <w:r w:rsidDel="009E1FA8">
          <w:rPr>
            <w:rStyle w:val="af8"/>
            <w:b/>
            <w:i w:val="0"/>
            <w:color w:val="auto"/>
          </w:rPr>
          <w:delText>数据来源</w:delText>
        </w:r>
      </w:del>
    </w:p>
    <w:p w14:paraId="636D068E" w14:textId="77777777" w:rsidR="005C3A57" w:rsidDel="009E1FA8" w:rsidRDefault="00FB3E91">
      <w:pPr>
        <w:rPr>
          <w:del w:id="6674" w:author="Happy" w:date="2018-08-20T18:39:00Z"/>
        </w:rPr>
        <w:pPrChange w:id="6675" w:author="Happy" w:date="2018-08-20T18:39:00Z">
          <w:pPr>
            <w:spacing w:line="360" w:lineRule="auto"/>
          </w:pPr>
        </w:pPrChange>
      </w:pPr>
      <w:del w:id="6676" w:author="Happy" w:date="2018-08-20T18:39:00Z">
        <w:r w:rsidDel="009E1FA8">
          <w:rPr>
            <w:rFonts w:hint="eastAsia"/>
          </w:rPr>
          <w:delText>无</w:delText>
        </w:r>
      </w:del>
    </w:p>
    <w:p w14:paraId="68A15292" w14:textId="77777777" w:rsidR="005C3A57" w:rsidDel="009E1FA8" w:rsidRDefault="00FB3E91">
      <w:pPr>
        <w:rPr>
          <w:del w:id="6677" w:author="Happy" w:date="2018-08-20T18:39:00Z"/>
          <w:rStyle w:val="af8"/>
          <w:i w:val="0"/>
          <w:color w:val="auto"/>
        </w:rPr>
        <w:pPrChange w:id="6678" w:author="Happy" w:date="2018-08-20T18:39:00Z">
          <w:pPr>
            <w:pStyle w:val="4"/>
            <w:spacing w:line="360" w:lineRule="auto"/>
          </w:pPr>
        </w:pPrChange>
      </w:pPr>
      <w:del w:id="6679" w:author="Happy" w:date="2018-08-20T18:39:00Z">
        <w:r w:rsidDel="009E1FA8">
          <w:rPr>
            <w:rStyle w:val="af8"/>
            <w:rFonts w:hint="eastAsia"/>
            <w:b/>
            <w:i w:val="0"/>
            <w:color w:val="auto"/>
          </w:rPr>
          <w:delText>输入项</w:delText>
        </w:r>
      </w:del>
    </w:p>
    <w:p w14:paraId="0FE994D7" w14:textId="77777777" w:rsidR="005C3A57" w:rsidDel="009E1FA8" w:rsidRDefault="004615F1">
      <w:pPr>
        <w:rPr>
          <w:del w:id="6680" w:author="Happy" w:date="2018-08-20T18:39:00Z"/>
        </w:rPr>
        <w:pPrChange w:id="6681" w:author="Happy" w:date="2018-08-20T18:39:00Z">
          <w:pPr>
            <w:pStyle w:val="af3"/>
            <w:numPr>
              <w:numId w:val="8"/>
            </w:numPr>
            <w:spacing w:line="360" w:lineRule="auto"/>
            <w:ind w:left="420" w:firstLineChars="0" w:hanging="420"/>
          </w:pPr>
        </w:pPrChange>
      </w:pPr>
      <w:del w:id="6682" w:author="Happy" w:date="2018-08-20T18:39:00Z">
        <w:r w:rsidDel="009E1FA8">
          <w:rPr>
            <w:rFonts w:hint="eastAsia"/>
          </w:rPr>
          <w:delText>退菜数量：默认为</w:delText>
        </w:r>
        <w:r w:rsidDel="009E1FA8">
          <w:rPr>
            <w:rFonts w:hint="eastAsia"/>
          </w:rPr>
          <w:delText>1</w:delText>
        </w:r>
        <w:r w:rsidDel="009E1FA8">
          <w:rPr>
            <w:rFonts w:hint="eastAsia"/>
          </w:rPr>
          <w:delText>，可以通过加减号进行修改。但是最多不能超过订单上的数量</w:delText>
        </w:r>
        <w:r w:rsidR="00F12394" w:rsidDel="009E1FA8">
          <w:rPr>
            <w:rFonts w:hint="eastAsia"/>
          </w:rPr>
          <w:delText>，小于</w:delText>
        </w:r>
        <w:r w:rsidR="00F12394" w:rsidDel="009E1FA8">
          <w:rPr>
            <w:rFonts w:hint="eastAsia"/>
          </w:rPr>
          <w:delText>1</w:delText>
        </w:r>
        <w:r w:rsidR="00F12394" w:rsidDel="009E1FA8">
          <w:rPr>
            <w:rFonts w:hint="eastAsia"/>
          </w:rPr>
          <w:delText>时，“退菜”按钮置灰。</w:delText>
        </w:r>
      </w:del>
    </w:p>
    <w:p w14:paraId="0EFFC1DE" w14:textId="77777777" w:rsidR="005C3A57" w:rsidDel="009E1FA8" w:rsidRDefault="004615F1">
      <w:pPr>
        <w:rPr>
          <w:del w:id="6683" w:author="Happy" w:date="2018-08-20T18:39:00Z"/>
        </w:rPr>
        <w:pPrChange w:id="6684" w:author="Happy" w:date="2018-08-20T18:39:00Z">
          <w:pPr>
            <w:pStyle w:val="af3"/>
            <w:numPr>
              <w:numId w:val="8"/>
            </w:numPr>
            <w:spacing w:line="360" w:lineRule="auto"/>
            <w:ind w:left="420" w:firstLineChars="0" w:hanging="420"/>
          </w:pPr>
        </w:pPrChange>
      </w:pPr>
      <w:del w:id="6685" w:author="Happy" w:date="2018-08-20T18:39:00Z">
        <w:r w:rsidDel="009E1FA8">
          <w:rPr>
            <w:rFonts w:hint="eastAsia"/>
          </w:rPr>
          <w:delText>退款金额：按照订单上此菜品价格显示。也可以自定义金额</w:delText>
        </w:r>
        <w:r w:rsidR="00F12394" w:rsidDel="009E1FA8">
          <w:rPr>
            <w:rFonts w:hint="eastAsia"/>
          </w:rPr>
          <w:delText>，但输入的最大金额不能大于当前菜品金额</w:delText>
        </w:r>
        <w:r w:rsidR="003C6EF1" w:rsidDel="009E1FA8">
          <w:rPr>
            <w:rFonts w:hint="eastAsia"/>
          </w:rPr>
          <w:delText>。</w:delText>
        </w:r>
      </w:del>
    </w:p>
    <w:p w14:paraId="04BD1940" w14:textId="77777777" w:rsidR="005C3A57" w:rsidDel="009E1FA8" w:rsidRDefault="004615F1">
      <w:pPr>
        <w:rPr>
          <w:del w:id="6686" w:author="Happy" w:date="2018-08-20T18:39:00Z"/>
        </w:rPr>
        <w:pPrChange w:id="6687" w:author="Happy" w:date="2018-08-20T18:39:00Z">
          <w:pPr>
            <w:pStyle w:val="af3"/>
            <w:numPr>
              <w:numId w:val="8"/>
            </w:numPr>
            <w:spacing w:line="360" w:lineRule="auto"/>
            <w:ind w:left="420" w:firstLineChars="0" w:hanging="420"/>
          </w:pPr>
        </w:pPrChange>
      </w:pPr>
      <w:del w:id="6688" w:author="Happy" w:date="2018-08-20T18:39:00Z">
        <w:r w:rsidDel="009E1FA8">
          <w:rPr>
            <w:rFonts w:hint="eastAsia"/>
          </w:rPr>
          <w:delText>退菜原因：后台设定好了退菜原因，单选</w:delText>
        </w:r>
        <w:r w:rsidR="00EC64F3" w:rsidDel="009E1FA8">
          <w:rPr>
            <w:rFonts w:hint="eastAsia"/>
          </w:rPr>
          <w:delText>；或自定义输入</w:delText>
        </w:r>
        <w:r w:rsidDel="009E1FA8">
          <w:rPr>
            <w:rFonts w:hint="eastAsia"/>
          </w:rPr>
          <w:delText>。</w:delText>
        </w:r>
      </w:del>
    </w:p>
    <w:p w14:paraId="657E572F" w14:textId="77777777" w:rsidR="005C3A57" w:rsidDel="009E1FA8" w:rsidRDefault="004615F1">
      <w:pPr>
        <w:rPr>
          <w:del w:id="6689" w:author="Happy" w:date="2018-08-20T18:39:00Z"/>
        </w:rPr>
        <w:pPrChange w:id="6690" w:author="Happy" w:date="2018-08-20T18:39:00Z">
          <w:pPr>
            <w:pStyle w:val="af3"/>
            <w:numPr>
              <w:numId w:val="8"/>
            </w:numPr>
            <w:spacing w:line="360" w:lineRule="auto"/>
            <w:ind w:left="420" w:firstLineChars="0" w:hanging="420"/>
          </w:pPr>
        </w:pPrChange>
      </w:pPr>
      <w:del w:id="6691" w:author="Happy" w:date="2018-08-20T18:39:00Z">
        <w:r w:rsidDel="009E1FA8">
          <w:rPr>
            <w:rFonts w:hint="eastAsia"/>
          </w:rPr>
          <w:delText>退菜方式：</w:delText>
        </w:r>
        <w:r w:rsidR="006A26A0" w:rsidDel="009E1FA8">
          <w:rPr>
            <w:rFonts w:hint="eastAsia"/>
          </w:rPr>
          <w:delText>目前只有现金退。</w:delText>
        </w:r>
      </w:del>
    </w:p>
    <w:p w14:paraId="3AE382FC" w14:textId="77777777" w:rsidR="005C3A57" w:rsidDel="009E1FA8" w:rsidRDefault="00FB3E91">
      <w:pPr>
        <w:rPr>
          <w:del w:id="6692" w:author="Happy" w:date="2018-08-20T18:39:00Z"/>
          <w:rStyle w:val="af8"/>
          <w:i w:val="0"/>
          <w:color w:val="auto"/>
        </w:rPr>
        <w:pPrChange w:id="6693" w:author="Happy" w:date="2018-08-20T18:39:00Z">
          <w:pPr>
            <w:pStyle w:val="4"/>
            <w:spacing w:line="360" w:lineRule="auto"/>
          </w:pPr>
        </w:pPrChange>
      </w:pPr>
      <w:del w:id="6694" w:author="Happy" w:date="2018-08-20T18:39:00Z">
        <w:r w:rsidDel="009E1FA8">
          <w:rPr>
            <w:rStyle w:val="af8"/>
            <w:rFonts w:hint="eastAsia"/>
            <w:b/>
            <w:i w:val="0"/>
            <w:color w:val="auto"/>
          </w:rPr>
          <w:delText>操作规则</w:delText>
        </w:r>
      </w:del>
    </w:p>
    <w:p w14:paraId="4524E061" w14:textId="77777777" w:rsidR="005C3A57" w:rsidDel="009E1FA8" w:rsidRDefault="004615F1">
      <w:pPr>
        <w:rPr>
          <w:del w:id="6695" w:author="Happy" w:date="2018-08-20T18:39:00Z"/>
        </w:rPr>
        <w:pPrChange w:id="6696" w:author="Happy" w:date="2018-08-20T18:39:00Z">
          <w:pPr>
            <w:pStyle w:val="af3"/>
            <w:numPr>
              <w:numId w:val="8"/>
            </w:numPr>
            <w:spacing w:line="360" w:lineRule="auto"/>
            <w:ind w:left="420" w:firstLineChars="0" w:hanging="420"/>
          </w:pPr>
        </w:pPrChange>
      </w:pPr>
      <w:del w:id="6697" w:author="Happy" w:date="2018-08-20T18:39:00Z">
        <w:r w:rsidDel="009E1FA8">
          <w:rPr>
            <w:rFonts w:hint="eastAsia"/>
          </w:rPr>
          <w:delText>【确定】：点击确定，</w:delText>
        </w:r>
        <w:r w:rsidR="006C265F" w:rsidDel="009E1FA8">
          <w:rPr>
            <w:rFonts w:hint="eastAsia"/>
          </w:rPr>
          <w:delText>上报服务器，由服务器端</w:delText>
        </w:r>
        <w:r w:rsidR="007C1E9F" w:rsidDel="009E1FA8">
          <w:rPr>
            <w:rFonts w:hint="eastAsia"/>
          </w:rPr>
          <w:delText>进行</w:delText>
        </w:r>
        <w:r w:rsidR="006C265F" w:rsidDel="009E1FA8">
          <w:rPr>
            <w:rFonts w:hint="eastAsia"/>
          </w:rPr>
          <w:delText>退菜，</w:delText>
        </w:r>
        <w:r w:rsidR="00EE0E94" w:rsidDel="009E1FA8">
          <w:rPr>
            <w:rFonts w:hint="eastAsia"/>
          </w:rPr>
          <w:delText>系统生成退菜单，每退一个菜，生成一个退菜单，同时打印退菜小票。</w:delText>
        </w:r>
        <w:r w:rsidR="006C265F" w:rsidDel="009E1FA8">
          <w:rPr>
            <w:rFonts w:hint="eastAsia"/>
          </w:rPr>
          <w:delText>并将处理结果返回</w:delText>
        </w:r>
        <w:r w:rsidR="006C265F" w:rsidDel="009E1FA8">
          <w:rPr>
            <w:rFonts w:hint="eastAsia"/>
          </w:rPr>
          <w:delText>BP</w:delText>
        </w:r>
        <w:r w:rsidDel="009E1FA8">
          <w:rPr>
            <w:rFonts w:hint="eastAsia"/>
          </w:rPr>
          <w:delText>。</w:delText>
        </w:r>
      </w:del>
    </w:p>
    <w:p w14:paraId="32C0B31E" w14:textId="77777777" w:rsidR="005C3A57" w:rsidDel="009E1FA8" w:rsidRDefault="00FB3E91">
      <w:pPr>
        <w:rPr>
          <w:del w:id="6698" w:author="Happy" w:date="2018-08-20T18:39:00Z"/>
          <w:rStyle w:val="af8"/>
          <w:i w:val="0"/>
          <w:color w:val="auto"/>
        </w:rPr>
        <w:pPrChange w:id="6699" w:author="Happy" w:date="2018-08-20T18:39:00Z">
          <w:pPr>
            <w:pStyle w:val="4"/>
            <w:spacing w:line="360" w:lineRule="auto"/>
          </w:pPr>
        </w:pPrChange>
      </w:pPr>
      <w:del w:id="6700" w:author="Happy" w:date="2018-08-20T18:39:00Z">
        <w:r w:rsidDel="009E1FA8">
          <w:rPr>
            <w:rStyle w:val="af8"/>
            <w:rFonts w:hint="eastAsia"/>
            <w:b/>
            <w:i w:val="0"/>
            <w:color w:val="auto"/>
          </w:rPr>
          <w:delText>提示信息</w:delText>
        </w:r>
      </w:del>
    </w:p>
    <w:p w14:paraId="25A4637C" w14:textId="77777777" w:rsidR="005C3A57" w:rsidDel="009E1FA8" w:rsidRDefault="003C68BF">
      <w:pPr>
        <w:rPr>
          <w:del w:id="6701" w:author="Happy" w:date="2018-08-20T18:39:00Z"/>
        </w:rPr>
        <w:pPrChange w:id="6702" w:author="Happy" w:date="2018-08-20T18:39:00Z">
          <w:pPr>
            <w:pStyle w:val="af3"/>
            <w:numPr>
              <w:numId w:val="8"/>
            </w:numPr>
            <w:spacing w:line="360" w:lineRule="auto"/>
            <w:ind w:left="420" w:firstLineChars="0" w:hanging="420"/>
          </w:pPr>
        </w:pPrChange>
      </w:pPr>
      <w:del w:id="6703" w:author="Happy" w:date="2018-08-20T18:39:00Z">
        <w:r w:rsidDel="009E1FA8">
          <w:rPr>
            <w:rFonts w:hint="eastAsia"/>
          </w:rPr>
          <w:delText>点击“确定”，当网络正常，则</w:delText>
        </w:r>
        <w:r w:rsidDel="009E1FA8">
          <w:rPr>
            <w:rFonts w:hint="eastAsia"/>
          </w:rPr>
          <w:delText>toast</w:delText>
        </w:r>
        <w:r w:rsidDel="009E1FA8">
          <w:rPr>
            <w:rFonts w:hint="eastAsia"/>
          </w:rPr>
          <w:delText>提示：退菜成功；当网络不正常，则</w:delText>
        </w:r>
        <w:r w:rsidDel="009E1FA8">
          <w:rPr>
            <w:rFonts w:hint="eastAsia"/>
          </w:rPr>
          <w:delText>toast</w:delText>
        </w:r>
        <w:r w:rsidDel="009E1FA8">
          <w:rPr>
            <w:rFonts w:hint="eastAsia"/>
          </w:rPr>
          <w:delText>提示：退菜失败。</w:delText>
        </w:r>
      </w:del>
    </w:p>
    <w:p w14:paraId="2E8960DE" w14:textId="77777777" w:rsidR="005C3A57" w:rsidDel="009E1FA8" w:rsidRDefault="009068E0">
      <w:pPr>
        <w:rPr>
          <w:del w:id="6704" w:author="Happy" w:date="2018-08-20T18:39:00Z"/>
        </w:rPr>
        <w:pPrChange w:id="6705" w:author="Happy" w:date="2018-08-20T18:39:00Z">
          <w:pPr>
            <w:pStyle w:val="3"/>
            <w:spacing w:line="360" w:lineRule="auto"/>
          </w:pPr>
        </w:pPrChange>
      </w:pPr>
      <w:del w:id="6706" w:author="Happy" w:date="2018-08-20T18:39:00Z">
        <w:r w:rsidDel="009E1FA8">
          <w:rPr>
            <w:rFonts w:hint="eastAsia"/>
          </w:rPr>
          <w:delText>已买单</w:delText>
        </w:r>
        <w:r w:rsidR="00FA225A" w:rsidDel="009E1FA8">
          <w:rPr>
            <w:rFonts w:hint="eastAsia"/>
          </w:rPr>
          <w:delText>或订单完成的</w:delText>
        </w:r>
        <w:r w:rsidR="004773ED" w:rsidDel="009E1FA8">
          <w:rPr>
            <w:rFonts w:hint="eastAsia"/>
          </w:rPr>
          <w:delText>整单退菜弹框</w:delText>
        </w:r>
      </w:del>
    </w:p>
    <w:p w14:paraId="6755EFCD" w14:textId="77777777" w:rsidR="005C3A57" w:rsidDel="009E1FA8" w:rsidRDefault="0087072B">
      <w:pPr>
        <w:rPr>
          <w:del w:id="6707" w:author="Happy" w:date="2018-08-20T18:39:00Z"/>
        </w:rPr>
        <w:pPrChange w:id="6708" w:author="Happy" w:date="2018-08-20T18:39:00Z">
          <w:pPr>
            <w:spacing w:line="360" w:lineRule="auto"/>
          </w:pPr>
        </w:pPrChange>
      </w:pPr>
      <w:ins w:id="6709" w:author="xiaohou" w:date="2016-08-24T19:44:00Z">
        <w:del w:id="6710" w:author="Happy" w:date="2018-08-20T18:39:00Z">
          <w:r w:rsidDel="009E1FA8">
            <w:rPr>
              <w:noProof/>
              <w:rPrChange w:id="6711" w:author="Unknown">
                <w:rPr>
                  <w:i/>
                  <w:iCs/>
                  <w:noProof/>
                  <w:color w:val="808080" w:themeColor="text1" w:themeTint="7F"/>
                </w:rPr>
              </w:rPrChange>
            </w:rPr>
            <w:drawing>
              <wp:inline distT="0" distB="0" distL="0" distR="0" wp14:anchorId="63752C1E" wp14:editId="212A5D35">
                <wp:extent cx="5245100" cy="3964940"/>
                <wp:effectExtent l="19050" t="0" r="0" b="0"/>
                <wp:docPr id="11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srcRect/>
                        <a:stretch>
                          <a:fillRect/>
                        </a:stretch>
                      </pic:blipFill>
                      <pic:spPr bwMode="auto">
                        <a:xfrm>
                          <a:off x="0" y="0"/>
                          <a:ext cx="5245100" cy="3964940"/>
                        </a:xfrm>
                        <a:prstGeom prst="rect">
                          <a:avLst/>
                        </a:prstGeom>
                        <a:noFill/>
                        <a:ln w="9525">
                          <a:noFill/>
                          <a:miter lim="800000"/>
                          <a:headEnd/>
                          <a:tailEnd/>
                        </a:ln>
                      </pic:spPr>
                    </pic:pic>
                  </a:graphicData>
                </a:graphic>
              </wp:inline>
            </w:drawing>
          </w:r>
        </w:del>
      </w:ins>
    </w:p>
    <w:p w14:paraId="66DD6C6E" w14:textId="77777777" w:rsidR="005C3A57" w:rsidDel="009E1FA8" w:rsidRDefault="00FB3E91">
      <w:pPr>
        <w:rPr>
          <w:del w:id="6712" w:author="Happy" w:date="2018-08-20T18:39:00Z"/>
          <w:rStyle w:val="af8"/>
          <w:i w:val="0"/>
          <w:color w:val="auto"/>
        </w:rPr>
        <w:pPrChange w:id="6713" w:author="Happy" w:date="2018-08-20T18:39:00Z">
          <w:pPr>
            <w:pStyle w:val="4"/>
            <w:spacing w:line="360" w:lineRule="auto"/>
          </w:pPr>
        </w:pPrChange>
      </w:pPr>
      <w:del w:id="6714" w:author="Happy" w:date="2018-08-20T18:39:00Z">
        <w:r w:rsidRPr="009F2834" w:rsidDel="009E1FA8">
          <w:rPr>
            <w:rStyle w:val="af8"/>
            <w:rFonts w:hint="eastAsia"/>
            <w:b/>
            <w:i w:val="0"/>
            <w:color w:val="auto"/>
          </w:rPr>
          <w:delText>显示内容</w:delText>
        </w:r>
      </w:del>
    </w:p>
    <w:p w14:paraId="57959373" w14:textId="77777777" w:rsidR="005C3A57" w:rsidDel="009E1FA8" w:rsidRDefault="00824ACC">
      <w:pPr>
        <w:rPr>
          <w:del w:id="6715" w:author="Happy" w:date="2018-08-20T18:39:00Z"/>
        </w:rPr>
        <w:pPrChange w:id="6716" w:author="Happy" w:date="2018-08-20T18:39:00Z">
          <w:pPr>
            <w:pStyle w:val="af3"/>
            <w:numPr>
              <w:numId w:val="8"/>
            </w:numPr>
            <w:spacing w:line="360" w:lineRule="auto"/>
            <w:ind w:left="420" w:firstLineChars="0" w:hanging="420"/>
          </w:pPr>
        </w:pPrChange>
      </w:pPr>
      <w:del w:id="6717" w:author="Happy" w:date="2018-08-20T18:39:00Z">
        <w:r w:rsidDel="009E1FA8">
          <w:delText>退菜原因</w:delText>
        </w:r>
        <w:r w:rsidDel="009E1FA8">
          <w:rPr>
            <w:rFonts w:hint="eastAsia"/>
          </w:rPr>
          <w:delText>：</w:delText>
        </w:r>
        <w:r w:rsidR="00CD0C7E" w:rsidDel="009E1FA8">
          <w:rPr>
            <w:rFonts w:hint="eastAsia"/>
          </w:rPr>
          <w:delText>可选择</w:delText>
        </w:r>
        <w:r w:rsidR="00996F47" w:rsidDel="009E1FA8">
          <w:rPr>
            <w:rFonts w:hint="eastAsia"/>
          </w:rPr>
          <w:delText>或自定义输入</w:delText>
        </w:r>
        <w:r w:rsidR="00CD0C7E" w:rsidDel="009E1FA8">
          <w:rPr>
            <w:rFonts w:hint="eastAsia"/>
          </w:rPr>
          <w:delText>。</w:delText>
        </w:r>
      </w:del>
    </w:p>
    <w:p w14:paraId="2046744D" w14:textId="77777777" w:rsidR="005C3A57" w:rsidDel="009E1FA8" w:rsidRDefault="00CD0C7E">
      <w:pPr>
        <w:rPr>
          <w:del w:id="6718" w:author="Happy" w:date="2018-08-20T18:39:00Z"/>
        </w:rPr>
        <w:pPrChange w:id="6719" w:author="Happy" w:date="2018-08-20T18:39:00Z">
          <w:pPr>
            <w:pStyle w:val="af3"/>
            <w:numPr>
              <w:numId w:val="8"/>
            </w:numPr>
            <w:spacing w:line="360" w:lineRule="auto"/>
            <w:ind w:left="420" w:firstLineChars="0" w:hanging="420"/>
          </w:pPr>
        </w:pPrChange>
      </w:pPr>
      <w:del w:id="6720" w:author="Happy" w:date="2018-08-20T18:39:00Z">
        <w:r w:rsidDel="009E1FA8">
          <w:rPr>
            <w:rFonts w:hint="eastAsia"/>
          </w:rPr>
          <w:delText>退</w:delText>
        </w:r>
        <w:r w:rsidR="00996F47" w:rsidDel="009E1FA8">
          <w:rPr>
            <w:rFonts w:hint="eastAsia"/>
          </w:rPr>
          <w:delText>款</w:delText>
        </w:r>
        <w:r w:rsidDel="009E1FA8">
          <w:rPr>
            <w:rFonts w:hint="eastAsia"/>
          </w:rPr>
          <w:delText>方式，</w:delText>
        </w:r>
        <w:r w:rsidR="00BB5487" w:rsidDel="009E1FA8">
          <w:rPr>
            <w:rFonts w:hint="eastAsia"/>
          </w:rPr>
          <w:delText>目前只有按照付款方式退回</w:delText>
        </w:r>
      </w:del>
    </w:p>
    <w:p w14:paraId="49E8796D" w14:textId="77777777" w:rsidR="005C3A57" w:rsidDel="009E1FA8" w:rsidRDefault="00BB5487">
      <w:pPr>
        <w:rPr>
          <w:del w:id="6721" w:author="Happy" w:date="2018-08-20T18:39:00Z"/>
        </w:rPr>
        <w:pPrChange w:id="6722" w:author="Happy" w:date="2018-08-20T18:39:00Z">
          <w:pPr>
            <w:pStyle w:val="af3"/>
            <w:numPr>
              <w:numId w:val="8"/>
            </w:numPr>
            <w:spacing w:line="360" w:lineRule="auto"/>
            <w:ind w:left="420" w:firstLineChars="0" w:hanging="420"/>
          </w:pPr>
        </w:pPrChange>
      </w:pPr>
      <w:del w:id="6723" w:author="Happy" w:date="2018-08-20T18:39:00Z">
        <w:r w:rsidDel="009E1FA8">
          <w:rPr>
            <w:rFonts w:hint="eastAsia"/>
          </w:rPr>
          <w:delText>退款金额：显示除了优惠券外，需要退回金额。</w:delText>
        </w:r>
      </w:del>
    </w:p>
    <w:p w14:paraId="76872110" w14:textId="77777777" w:rsidR="005C3A57" w:rsidDel="009E1FA8" w:rsidRDefault="00BB5487">
      <w:pPr>
        <w:rPr>
          <w:del w:id="6724" w:author="Happy" w:date="2018-08-20T18:39:00Z"/>
        </w:rPr>
        <w:pPrChange w:id="6725" w:author="Happy" w:date="2018-08-20T18:39:00Z">
          <w:pPr>
            <w:pStyle w:val="af3"/>
            <w:numPr>
              <w:numId w:val="8"/>
            </w:numPr>
            <w:spacing w:line="360" w:lineRule="auto"/>
            <w:ind w:left="420" w:firstLineChars="0" w:hanging="420"/>
          </w:pPr>
        </w:pPrChange>
      </w:pPr>
      <w:del w:id="6726" w:author="Happy" w:date="2018-08-20T18:39:00Z">
        <w:r w:rsidDel="009E1FA8">
          <w:rPr>
            <w:rFonts w:hint="eastAsia"/>
          </w:rPr>
          <w:delText>退款明细：显示当时支付时，用各种支付方式的支付明细，其中用券、打折等优惠的部分不给退，只退用户实际支付的金额。</w:delText>
        </w:r>
      </w:del>
    </w:p>
    <w:p w14:paraId="390C542E" w14:textId="77777777" w:rsidR="005C3A57" w:rsidDel="009E1FA8" w:rsidRDefault="00FB3E91">
      <w:pPr>
        <w:rPr>
          <w:del w:id="6727" w:author="Happy" w:date="2018-08-20T18:39:00Z"/>
          <w:rStyle w:val="af8"/>
          <w:i w:val="0"/>
          <w:color w:val="auto"/>
        </w:rPr>
        <w:pPrChange w:id="6728" w:author="Happy" w:date="2018-08-20T18:39:00Z">
          <w:pPr>
            <w:pStyle w:val="4"/>
            <w:spacing w:line="360" w:lineRule="auto"/>
          </w:pPr>
        </w:pPrChange>
      </w:pPr>
      <w:del w:id="6729" w:author="Happy" w:date="2018-08-20T18:39:00Z">
        <w:r w:rsidDel="009E1FA8">
          <w:rPr>
            <w:rStyle w:val="af8"/>
            <w:rFonts w:hint="eastAsia"/>
            <w:b/>
            <w:i w:val="0"/>
            <w:color w:val="auto"/>
          </w:rPr>
          <w:delText>出入口</w:delText>
        </w:r>
      </w:del>
    </w:p>
    <w:p w14:paraId="29063BCF" w14:textId="77777777" w:rsidR="005C3A57" w:rsidDel="009E1FA8" w:rsidRDefault="00FB3E91">
      <w:pPr>
        <w:rPr>
          <w:del w:id="6730" w:author="Happy" w:date="2018-08-20T18:39:00Z"/>
        </w:rPr>
        <w:pPrChange w:id="6731" w:author="Happy" w:date="2018-08-20T18:39:00Z">
          <w:pPr>
            <w:pStyle w:val="af3"/>
            <w:numPr>
              <w:numId w:val="9"/>
            </w:numPr>
            <w:spacing w:line="360" w:lineRule="auto"/>
            <w:ind w:left="420" w:firstLineChars="0" w:hanging="420"/>
          </w:pPr>
        </w:pPrChange>
      </w:pPr>
      <w:del w:id="6732" w:author="Happy" w:date="2018-08-20T18:39:00Z">
        <w:r w:rsidDel="009E1FA8">
          <w:delText>出口</w:delText>
        </w:r>
        <w:r w:rsidDel="009E1FA8">
          <w:rPr>
            <w:rFonts w:hint="eastAsia"/>
          </w:rPr>
          <w:delText>：</w:delText>
        </w:r>
        <w:r w:rsidR="006133D3" w:rsidDel="009E1FA8">
          <w:rPr>
            <w:rFonts w:hint="eastAsia"/>
          </w:rPr>
          <w:delText>已买单退菜</w:delText>
        </w:r>
        <w:r w:rsidR="00183F5C" w:rsidDel="009E1FA8">
          <w:rPr>
            <w:rFonts w:hint="eastAsia"/>
          </w:rPr>
          <w:delText>或订单完成退菜</w:delText>
        </w:r>
      </w:del>
    </w:p>
    <w:p w14:paraId="6F313888" w14:textId="77777777" w:rsidR="005C3A57" w:rsidDel="009E1FA8" w:rsidRDefault="006133D3">
      <w:pPr>
        <w:rPr>
          <w:del w:id="6733" w:author="Happy" w:date="2018-08-20T18:39:00Z"/>
        </w:rPr>
        <w:pPrChange w:id="6734" w:author="Happy" w:date="2018-08-20T18:39:00Z">
          <w:pPr>
            <w:pStyle w:val="af3"/>
            <w:numPr>
              <w:numId w:val="9"/>
            </w:numPr>
            <w:spacing w:line="360" w:lineRule="auto"/>
            <w:ind w:left="420" w:firstLineChars="0" w:hanging="420"/>
          </w:pPr>
        </w:pPrChange>
      </w:pPr>
      <w:del w:id="6735" w:author="Happy" w:date="2018-08-20T18:39:00Z">
        <w:r w:rsidDel="009E1FA8">
          <w:rPr>
            <w:rFonts w:hint="eastAsia"/>
          </w:rPr>
          <w:delText>入口：已买单退菜</w:delText>
        </w:r>
        <w:r w:rsidR="00183F5C" w:rsidDel="009E1FA8">
          <w:rPr>
            <w:rFonts w:hint="eastAsia"/>
          </w:rPr>
          <w:delText>或订单完成退菜</w:delText>
        </w:r>
      </w:del>
    </w:p>
    <w:p w14:paraId="4E52AC6C" w14:textId="77777777" w:rsidR="005C3A57" w:rsidDel="009E1FA8" w:rsidRDefault="00FB3E91">
      <w:pPr>
        <w:rPr>
          <w:del w:id="6736" w:author="Happy" w:date="2018-08-20T18:39:00Z"/>
          <w:rStyle w:val="af8"/>
          <w:i w:val="0"/>
          <w:color w:val="auto"/>
        </w:rPr>
        <w:pPrChange w:id="6737" w:author="Happy" w:date="2018-08-20T18:39:00Z">
          <w:pPr>
            <w:pStyle w:val="4"/>
            <w:spacing w:line="360" w:lineRule="auto"/>
          </w:pPr>
        </w:pPrChange>
      </w:pPr>
      <w:del w:id="6738" w:author="Happy" w:date="2018-08-20T18:39:00Z">
        <w:r w:rsidDel="009E1FA8">
          <w:rPr>
            <w:rStyle w:val="af8"/>
            <w:b/>
            <w:i w:val="0"/>
            <w:color w:val="auto"/>
          </w:rPr>
          <w:delText>数据来源</w:delText>
        </w:r>
      </w:del>
    </w:p>
    <w:p w14:paraId="54AD7E2E" w14:textId="77777777" w:rsidR="005C3A57" w:rsidDel="009E1FA8" w:rsidRDefault="00CD0C7E">
      <w:pPr>
        <w:rPr>
          <w:del w:id="6739" w:author="Happy" w:date="2018-08-20T18:39:00Z"/>
        </w:rPr>
        <w:pPrChange w:id="6740" w:author="Happy" w:date="2018-08-20T18:39:00Z">
          <w:pPr>
            <w:pStyle w:val="af3"/>
            <w:numPr>
              <w:numId w:val="49"/>
            </w:numPr>
            <w:spacing w:line="360" w:lineRule="auto"/>
            <w:ind w:left="420" w:firstLineChars="0" w:hanging="420"/>
          </w:pPr>
        </w:pPrChange>
      </w:pPr>
      <w:del w:id="6741" w:author="Happy" w:date="2018-08-20T18:39:00Z">
        <w:r w:rsidDel="009E1FA8">
          <w:rPr>
            <w:rFonts w:hint="eastAsia"/>
          </w:rPr>
          <w:delText>退菜原因：调取后台设定的退菜原因。</w:delText>
        </w:r>
      </w:del>
    </w:p>
    <w:p w14:paraId="1ECE8779" w14:textId="77777777" w:rsidR="005C3A57" w:rsidDel="009E1FA8" w:rsidRDefault="00306B2A">
      <w:pPr>
        <w:rPr>
          <w:del w:id="6742" w:author="Happy" w:date="2018-08-20T18:39:00Z"/>
        </w:rPr>
        <w:pPrChange w:id="6743" w:author="Happy" w:date="2018-08-20T18:39:00Z">
          <w:pPr>
            <w:pStyle w:val="af3"/>
            <w:numPr>
              <w:numId w:val="49"/>
            </w:numPr>
            <w:spacing w:line="360" w:lineRule="auto"/>
            <w:ind w:left="420" w:firstLineChars="0" w:hanging="420"/>
          </w:pPr>
        </w:pPrChange>
      </w:pPr>
      <w:del w:id="6744" w:author="Happy" w:date="2018-08-20T18:39:00Z">
        <w:r w:rsidDel="009E1FA8">
          <w:rPr>
            <w:rFonts w:hint="eastAsia"/>
          </w:rPr>
          <w:delText>退款方式：默认为付款方式退回。</w:delText>
        </w:r>
      </w:del>
    </w:p>
    <w:p w14:paraId="743001D9" w14:textId="77777777" w:rsidR="005C3A57" w:rsidDel="009E1FA8" w:rsidRDefault="00FB3E91">
      <w:pPr>
        <w:rPr>
          <w:del w:id="6745" w:author="Happy" w:date="2018-08-20T18:39:00Z"/>
          <w:rStyle w:val="af8"/>
          <w:i w:val="0"/>
          <w:color w:val="auto"/>
        </w:rPr>
        <w:pPrChange w:id="6746" w:author="Happy" w:date="2018-08-20T18:39:00Z">
          <w:pPr>
            <w:pStyle w:val="4"/>
            <w:spacing w:line="360" w:lineRule="auto"/>
          </w:pPr>
        </w:pPrChange>
      </w:pPr>
      <w:del w:id="6747" w:author="Happy" w:date="2018-08-20T18:39:00Z">
        <w:r w:rsidDel="009E1FA8">
          <w:rPr>
            <w:rStyle w:val="af8"/>
            <w:rFonts w:hint="eastAsia"/>
            <w:b/>
            <w:i w:val="0"/>
            <w:color w:val="auto"/>
          </w:rPr>
          <w:delText>输入项</w:delText>
        </w:r>
      </w:del>
    </w:p>
    <w:p w14:paraId="70C3DA50" w14:textId="77777777" w:rsidR="005C3A57" w:rsidDel="009E1FA8" w:rsidRDefault="00CD0C7E">
      <w:pPr>
        <w:rPr>
          <w:del w:id="6748" w:author="Happy" w:date="2018-08-20T18:39:00Z"/>
        </w:rPr>
        <w:pPrChange w:id="6749" w:author="Happy" w:date="2018-08-20T18:39:00Z">
          <w:pPr>
            <w:pStyle w:val="af3"/>
            <w:numPr>
              <w:numId w:val="8"/>
            </w:numPr>
            <w:spacing w:line="360" w:lineRule="auto"/>
            <w:ind w:left="420" w:firstLineChars="0" w:hanging="420"/>
          </w:pPr>
        </w:pPrChange>
      </w:pPr>
      <w:del w:id="6750" w:author="Happy" w:date="2018-08-20T18:39:00Z">
        <w:r w:rsidDel="009E1FA8">
          <w:delText>退菜原因</w:delText>
        </w:r>
        <w:r w:rsidDel="009E1FA8">
          <w:rPr>
            <w:rFonts w:hint="eastAsia"/>
          </w:rPr>
          <w:delText>：</w:delText>
        </w:r>
        <w:r w:rsidDel="009E1FA8">
          <w:delText>调取后台设定的退菜原因</w:delText>
        </w:r>
        <w:r w:rsidDel="009E1FA8">
          <w:rPr>
            <w:rFonts w:hint="eastAsia"/>
          </w:rPr>
          <w:delText>。</w:delText>
        </w:r>
        <w:r w:rsidDel="009E1FA8">
          <w:delText>单选</w:delText>
        </w:r>
        <w:r w:rsidR="00913C92" w:rsidDel="009E1FA8">
          <w:delText>或自定义输入</w:delText>
        </w:r>
        <w:r w:rsidDel="009E1FA8">
          <w:rPr>
            <w:rFonts w:hint="eastAsia"/>
          </w:rPr>
          <w:delText>。</w:delText>
        </w:r>
      </w:del>
    </w:p>
    <w:p w14:paraId="249B3244" w14:textId="77777777" w:rsidR="005C3A57" w:rsidDel="009E1FA8" w:rsidRDefault="00CD0C7E">
      <w:pPr>
        <w:rPr>
          <w:del w:id="6751" w:author="Happy" w:date="2018-08-20T18:39:00Z"/>
        </w:rPr>
        <w:pPrChange w:id="6752" w:author="Happy" w:date="2018-08-20T18:39:00Z">
          <w:pPr>
            <w:pStyle w:val="af3"/>
            <w:numPr>
              <w:numId w:val="8"/>
            </w:numPr>
            <w:spacing w:line="360" w:lineRule="auto"/>
            <w:ind w:left="420" w:firstLineChars="0" w:hanging="420"/>
          </w:pPr>
        </w:pPrChange>
      </w:pPr>
      <w:del w:id="6753" w:author="Happy" w:date="2018-08-20T18:39:00Z">
        <w:r w:rsidDel="009E1FA8">
          <w:rPr>
            <w:rFonts w:hint="eastAsia"/>
          </w:rPr>
          <w:delText>退</w:delText>
        </w:r>
        <w:r w:rsidR="00913C92" w:rsidDel="009E1FA8">
          <w:rPr>
            <w:rFonts w:hint="eastAsia"/>
          </w:rPr>
          <w:delText>款</w:delText>
        </w:r>
        <w:r w:rsidDel="009E1FA8">
          <w:rPr>
            <w:rFonts w:hint="eastAsia"/>
          </w:rPr>
          <w:delText>方式：单选</w:delText>
        </w:r>
        <w:r w:rsidR="00913C92" w:rsidDel="009E1FA8">
          <w:rPr>
            <w:rFonts w:hint="eastAsia"/>
          </w:rPr>
          <w:delText>，默认已选择</w:delText>
        </w:r>
        <w:r w:rsidDel="009E1FA8">
          <w:rPr>
            <w:rFonts w:hint="eastAsia"/>
          </w:rPr>
          <w:delText>。</w:delText>
        </w:r>
      </w:del>
    </w:p>
    <w:p w14:paraId="70E41046" w14:textId="77777777" w:rsidR="005C3A57" w:rsidDel="009E1FA8" w:rsidRDefault="00FB3E91">
      <w:pPr>
        <w:rPr>
          <w:del w:id="6754" w:author="Happy" w:date="2018-08-20T18:39:00Z"/>
          <w:rStyle w:val="af8"/>
          <w:i w:val="0"/>
          <w:color w:val="auto"/>
        </w:rPr>
        <w:pPrChange w:id="6755" w:author="Happy" w:date="2018-08-20T18:39:00Z">
          <w:pPr>
            <w:pStyle w:val="4"/>
            <w:spacing w:line="360" w:lineRule="auto"/>
          </w:pPr>
        </w:pPrChange>
      </w:pPr>
      <w:del w:id="6756" w:author="Happy" w:date="2018-08-20T18:39:00Z">
        <w:r w:rsidDel="009E1FA8">
          <w:rPr>
            <w:rStyle w:val="af8"/>
            <w:rFonts w:hint="eastAsia"/>
            <w:b/>
            <w:i w:val="0"/>
            <w:color w:val="auto"/>
          </w:rPr>
          <w:delText>操作规则</w:delText>
        </w:r>
      </w:del>
    </w:p>
    <w:p w14:paraId="785148C2" w14:textId="77777777" w:rsidR="005C3A57" w:rsidDel="009E1FA8" w:rsidRDefault="00922E0C">
      <w:pPr>
        <w:rPr>
          <w:del w:id="6757" w:author="Happy" w:date="2018-08-20T18:39:00Z"/>
        </w:rPr>
        <w:pPrChange w:id="6758" w:author="Happy" w:date="2018-08-20T18:39:00Z">
          <w:pPr>
            <w:pStyle w:val="af3"/>
            <w:numPr>
              <w:numId w:val="48"/>
            </w:numPr>
            <w:spacing w:line="360" w:lineRule="auto"/>
            <w:ind w:left="420" w:firstLineChars="0" w:hanging="420"/>
          </w:pPr>
        </w:pPrChange>
      </w:pPr>
      <w:del w:id="6759" w:author="Happy" w:date="2018-08-20T18:39:00Z">
        <w:r w:rsidDel="009E1FA8">
          <w:rPr>
            <w:rFonts w:hint="eastAsia"/>
          </w:rPr>
          <w:delText>【确定】：点击，</w:delText>
        </w:r>
        <w:r w:rsidR="007257E6" w:rsidDel="009E1FA8">
          <w:rPr>
            <w:rFonts w:hint="eastAsia"/>
          </w:rPr>
          <w:delText>提交到服务器，由服务器</w:delText>
        </w:r>
        <w:r w:rsidR="009E677D" w:rsidDel="009E1FA8">
          <w:rPr>
            <w:rFonts w:hint="eastAsia"/>
          </w:rPr>
          <w:delText>将整个订单中所有菜品变更为已退菜，并且服务器端调用退款接口，将</w:delText>
        </w:r>
        <w:r w:rsidR="00920903" w:rsidDel="009E1FA8">
          <w:rPr>
            <w:rFonts w:hint="eastAsia"/>
          </w:rPr>
          <w:delText>当前订单的“实收金额”根据支付渠道原路退回</w:delText>
        </w:r>
        <w:r w:rsidDel="009E1FA8">
          <w:rPr>
            <w:rFonts w:hint="eastAsia"/>
          </w:rPr>
          <w:delText>。</w:delText>
        </w:r>
        <w:r w:rsidR="00C10862" w:rsidDel="009E1FA8">
          <w:rPr>
            <w:rFonts w:hint="eastAsia"/>
          </w:rPr>
          <w:delText>同时打印退款单（见</w:delText>
        </w:r>
      </w:del>
      <w:ins w:id="6760" w:author="xiaohou" w:date="2016-08-24T19:47:00Z">
        <w:del w:id="6761" w:author="Happy" w:date="2018-08-20T18:39:00Z">
          <w:r w:rsidR="005A21B2" w:rsidDel="009E1FA8">
            <w:rPr>
              <w:rFonts w:hint="eastAsia"/>
            </w:rPr>
            <w:delText>7.6</w:delText>
          </w:r>
        </w:del>
      </w:ins>
      <w:del w:id="6762" w:author="Happy" w:date="2018-08-20T18:39:00Z">
        <w:r w:rsidR="00C10862" w:rsidDel="009E1FA8">
          <w:rPr>
            <w:rFonts w:hint="eastAsia"/>
          </w:rPr>
          <w:delText>.7</w:delText>
        </w:r>
        <w:r w:rsidR="00C10862" w:rsidDel="009E1FA8">
          <w:rPr>
            <w:rFonts w:hint="eastAsia"/>
          </w:rPr>
          <w:delText>）</w:delText>
        </w:r>
      </w:del>
    </w:p>
    <w:p w14:paraId="61613A14" w14:textId="77777777" w:rsidR="005C3A57" w:rsidDel="009E1FA8" w:rsidRDefault="00FB3E91">
      <w:pPr>
        <w:rPr>
          <w:del w:id="6763" w:author="Happy" w:date="2018-08-20T18:39:00Z"/>
          <w:rStyle w:val="af8"/>
          <w:i w:val="0"/>
          <w:color w:val="auto"/>
        </w:rPr>
        <w:pPrChange w:id="6764" w:author="Happy" w:date="2018-08-20T18:39:00Z">
          <w:pPr>
            <w:pStyle w:val="4"/>
            <w:spacing w:line="360" w:lineRule="auto"/>
          </w:pPr>
        </w:pPrChange>
      </w:pPr>
      <w:del w:id="6765" w:author="Happy" w:date="2018-08-20T18:39:00Z">
        <w:r w:rsidDel="009E1FA8">
          <w:rPr>
            <w:rStyle w:val="af8"/>
            <w:rFonts w:hint="eastAsia"/>
            <w:b/>
            <w:i w:val="0"/>
            <w:color w:val="auto"/>
          </w:rPr>
          <w:delText>提示信息</w:delText>
        </w:r>
      </w:del>
    </w:p>
    <w:p w14:paraId="69FDF7FD" w14:textId="77777777" w:rsidR="005C3A57" w:rsidDel="009E1FA8" w:rsidRDefault="00922E0C">
      <w:pPr>
        <w:rPr>
          <w:del w:id="6766" w:author="Happy" w:date="2018-08-20T18:39:00Z"/>
        </w:rPr>
        <w:pPrChange w:id="6767" w:author="Happy" w:date="2018-08-20T18:39:00Z">
          <w:pPr>
            <w:pStyle w:val="af3"/>
            <w:numPr>
              <w:numId w:val="48"/>
            </w:numPr>
            <w:spacing w:line="360" w:lineRule="auto"/>
            <w:ind w:left="420" w:firstLineChars="0" w:hanging="420"/>
          </w:pPr>
        </w:pPrChange>
      </w:pPr>
      <w:del w:id="6768" w:author="Happy" w:date="2018-08-20T18:39:00Z">
        <w:r w:rsidDel="009E1FA8">
          <w:rPr>
            <w:rFonts w:hint="eastAsia"/>
          </w:rPr>
          <w:delText>确定后，当网络正常，则</w:delText>
        </w:r>
        <w:r w:rsidDel="009E1FA8">
          <w:rPr>
            <w:rFonts w:hint="eastAsia"/>
          </w:rPr>
          <w:delText>toast</w:delText>
        </w:r>
        <w:r w:rsidDel="009E1FA8">
          <w:rPr>
            <w:rFonts w:hint="eastAsia"/>
          </w:rPr>
          <w:delText>提示：退菜成功；网络不正常，则</w:delText>
        </w:r>
        <w:r w:rsidDel="009E1FA8">
          <w:rPr>
            <w:rFonts w:hint="eastAsia"/>
          </w:rPr>
          <w:delText>toast</w:delText>
        </w:r>
        <w:r w:rsidDel="009E1FA8">
          <w:rPr>
            <w:rFonts w:hint="eastAsia"/>
          </w:rPr>
          <w:delText>提示：退菜失败。</w:delText>
        </w:r>
      </w:del>
    </w:p>
    <w:p w14:paraId="4F1FA63C" w14:textId="77777777" w:rsidR="00B12B87" w:rsidDel="009E1FA8" w:rsidRDefault="00C10862">
      <w:pPr>
        <w:rPr>
          <w:del w:id="6769" w:author="Happy" w:date="2018-08-20T18:39:00Z"/>
        </w:rPr>
        <w:pPrChange w:id="6770" w:author="Happy" w:date="2018-08-20T18:39:00Z">
          <w:pPr>
            <w:pStyle w:val="4"/>
            <w:spacing w:line="360" w:lineRule="auto"/>
          </w:pPr>
        </w:pPrChange>
      </w:pPr>
      <w:del w:id="6771" w:author="Happy" w:date="2018-08-20T18:39:00Z">
        <w:r w:rsidDel="009E1FA8">
          <w:delText>退款小票</w:delText>
        </w:r>
      </w:del>
    </w:p>
    <w:p w14:paraId="0C393945" w14:textId="77777777" w:rsidR="00B12B87" w:rsidDel="009E1FA8" w:rsidRDefault="005F3E9A">
      <w:pPr>
        <w:rPr>
          <w:del w:id="6772" w:author="Happy" w:date="2018-08-20T18:39:00Z"/>
        </w:rPr>
        <w:pPrChange w:id="6773" w:author="Happy" w:date="2018-08-20T18:39:00Z">
          <w:pPr>
            <w:spacing w:line="360" w:lineRule="auto"/>
          </w:pPr>
        </w:pPrChange>
      </w:pPr>
      <w:del w:id="6774" w:author="Happy" w:date="2018-08-20T18:39:00Z">
        <w:r w:rsidDel="009E1FA8">
          <w:rPr>
            <w:noProof/>
          </w:rPr>
          <w:drawing>
            <wp:inline distT="0" distB="0" distL="0" distR="0" wp14:anchorId="714679B7" wp14:editId="37B85BEA">
              <wp:extent cx="2536190" cy="6021070"/>
              <wp:effectExtent l="19050" t="0" r="0" b="0"/>
              <wp:docPr id="104"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6"/>
                      <a:srcRect/>
                      <a:stretch>
                        <a:fillRect/>
                      </a:stretch>
                    </pic:blipFill>
                    <pic:spPr bwMode="auto">
                      <a:xfrm>
                        <a:off x="0" y="0"/>
                        <a:ext cx="2536190" cy="6021070"/>
                      </a:xfrm>
                      <a:prstGeom prst="rect">
                        <a:avLst/>
                      </a:prstGeom>
                      <a:noFill/>
                      <a:ln w="9525">
                        <a:noFill/>
                        <a:miter lim="800000"/>
                        <a:headEnd/>
                        <a:tailEnd/>
                      </a:ln>
                    </pic:spPr>
                  </pic:pic>
                </a:graphicData>
              </a:graphic>
            </wp:inline>
          </w:drawing>
        </w:r>
      </w:del>
    </w:p>
    <w:p w14:paraId="0A56CE02" w14:textId="77777777" w:rsidR="00B12B87" w:rsidDel="009E1FA8" w:rsidRDefault="00C10862">
      <w:pPr>
        <w:rPr>
          <w:del w:id="6775" w:author="Happy" w:date="2018-08-20T18:39:00Z"/>
        </w:rPr>
        <w:pPrChange w:id="6776" w:author="Happy" w:date="2018-08-20T18:39:00Z">
          <w:pPr>
            <w:pStyle w:val="af3"/>
            <w:numPr>
              <w:numId w:val="48"/>
            </w:numPr>
            <w:spacing w:line="360" w:lineRule="auto"/>
            <w:ind w:left="420" w:firstLineChars="0" w:hanging="420"/>
          </w:pPr>
        </w:pPrChange>
      </w:pPr>
      <w:del w:id="6777" w:author="Happy" w:date="2018-08-20T18:39:00Z">
        <w:r w:rsidDel="009E1FA8">
          <w:delText>欢迎语</w:delText>
        </w:r>
        <w:r w:rsidDel="009E1FA8">
          <w:rPr>
            <w:rFonts w:hint="eastAsia"/>
          </w:rPr>
          <w:delText>、</w:delText>
        </w:r>
        <w:r w:rsidDel="009E1FA8">
          <w:delText>小票类型</w:delText>
        </w:r>
        <w:r w:rsidDel="009E1FA8">
          <w:rPr>
            <w:rFonts w:hint="eastAsia"/>
          </w:rPr>
          <w:delText>、</w:delText>
        </w:r>
        <w:r w:rsidDel="009E1FA8">
          <w:delText>提示语</w:delText>
        </w:r>
        <w:r w:rsidDel="009E1FA8">
          <w:rPr>
            <w:rFonts w:hint="eastAsia"/>
          </w:rPr>
          <w:delText>、</w:delText>
        </w:r>
        <w:r w:rsidDel="009E1FA8">
          <w:delText>技术支持</w:delText>
        </w:r>
        <w:r w:rsidDel="009E1FA8">
          <w:rPr>
            <w:rFonts w:hint="eastAsia"/>
          </w:rPr>
          <w:delText>、</w:delText>
        </w:r>
        <w:r w:rsidDel="009E1FA8">
          <w:delText>服务电话写在打印程序中</w:delText>
        </w:r>
      </w:del>
    </w:p>
    <w:p w14:paraId="3F29D035" w14:textId="77777777" w:rsidR="00B12B87" w:rsidDel="009E1FA8" w:rsidRDefault="00C10862">
      <w:pPr>
        <w:rPr>
          <w:del w:id="6778" w:author="Happy" w:date="2018-08-20T18:39:00Z"/>
        </w:rPr>
        <w:pPrChange w:id="6779" w:author="Happy" w:date="2018-08-20T18:39:00Z">
          <w:pPr>
            <w:pStyle w:val="af3"/>
            <w:numPr>
              <w:numId w:val="48"/>
            </w:numPr>
            <w:spacing w:line="360" w:lineRule="auto"/>
            <w:ind w:left="420" w:firstLineChars="0" w:hanging="420"/>
          </w:pPr>
        </w:pPrChange>
      </w:pPr>
      <w:del w:id="6780" w:author="Happy" w:date="2018-08-20T18:39:00Z">
        <w:r w:rsidDel="009E1FA8">
          <w:rPr>
            <w:rFonts w:hint="eastAsia"/>
          </w:rPr>
          <w:delText>桌号、账单号、人数、服务员、单位、打印时间从服务器端获取</w:delText>
        </w:r>
      </w:del>
    </w:p>
    <w:p w14:paraId="422564E9" w14:textId="77777777" w:rsidR="00B12B87" w:rsidDel="009E1FA8" w:rsidRDefault="00C10862">
      <w:pPr>
        <w:rPr>
          <w:del w:id="6781" w:author="Happy" w:date="2018-08-20T18:39:00Z"/>
        </w:rPr>
        <w:pPrChange w:id="6782" w:author="Happy" w:date="2018-08-20T18:39:00Z">
          <w:pPr>
            <w:pStyle w:val="af3"/>
            <w:numPr>
              <w:numId w:val="48"/>
            </w:numPr>
            <w:spacing w:line="360" w:lineRule="auto"/>
            <w:ind w:left="420" w:firstLineChars="0" w:hanging="420"/>
          </w:pPr>
        </w:pPrChange>
      </w:pPr>
      <w:del w:id="6783" w:author="Happy" w:date="2018-08-20T18:39:00Z">
        <w:r w:rsidDel="009E1FA8">
          <w:rPr>
            <w:rFonts w:hint="eastAsia"/>
          </w:rPr>
          <w:delText>菜品名称、数量、单价、总价、合计从服务器端获取</w:delText>
        </w:r>
      </w:del>
    </w:p>
    <w:p w14:paraId="2F9D0873" w14:textId="77777777" w:rsidR="00B12B87" w:rsidDel="009E1FA8" w:rsidRDefault="00C10862">
      <w:pPr>
        <w:rPr>
          <w:del w:id="6784" w:author="Happy" w:date="2018-08-20T18:39:00Z"/>
        </w:rPr>
        <w:pPrChange w:id="6785" w:author="Happy" w:date="2018-08-20T18:39:00Z">
          <w:pPr>
            <w:pStyle w:val="af3"/>
            <w:numPr>
              <w:numId w:val="48"/>
            </w:numPr>
            <w:spacing w:line="360" w:lineRule="auto"/>
            <w:ind w:left="420" w:firstLineChars="0" w:hanging="420"/>
          </w:pPr>
        </w:pPrChange>
      </w:pPr>
      <w:del w:id="6786" w:author="Happy" w:date="2018-08-20T18:39:00Z">
        <w:r w:rsidDel="009E1FA8">
          <w:rPr>
            <w:rFonts w:hint="eastAsia"/>
          </w:rPr>
          <w:delText>退款方式、退款金额从服务器端获取</w:delText>
        </w:r>
      </w:del>
    </w:p>
    <w:p w14:paraId="3659FA65" w14:textId="77777777" w:rsidR="00B12B87" w:rsidDel="009E1FA8" w:rsidRDefault="00C10862">
      <w:pPr>
        <w:rPr>
          <w:del w:id="6787" w:author="Happy" w:date="2018-08-20T18:39:00Z"/>
        </w:rPr>
        <w:pPrChange w:id="6788" w:author="Happy" w:date="2018-08-20T18:39:00Z">
          <w:pPr>
            <w:pStyle w:val="af3"/>
            <w:numPr>
              <w:numId w:val="48"/>
            </w:numPr>
            <w:spacing w:line="360" w:lineRule="auto"/>
            <w:ind w:left="420" w:firstLineChars="0" w:hanging="420"/>
          </w:pPr>
        </w:pPrChange>
      </w:pPr>
      <w:del w:id="6789" w:author="Happy" w:date="2018-08-20T18:39:00Z">
        <w:r w:rsidDel="009E1FA8">
          <w:rPr>
            <w:rFonts w:hint="eastAsia"/>
          </w:rPr>
          <w:delText>二维码包含订单信息，用食乐淘</w:delText>
        </w:r>
        <w:r w:rsidDel="009E1FA8">
          <w:rPr>
            <w:rFonts w:hint="eastAsia"/>
          </w:rPr>
          <w:delText>APP</w:delText>
        </w:r>
        <w:r w:rsidDel="009E1FA8">
          <w:rPr>
            <w:rFonts w:hint="eastAsia"/>
          </w:rPr>
          <w:delText>扫码后可以识别订单信息。</w:delText>
        </w:r>
      </w:del>
    </w:p>
    <w:p w14:paraId="34E7CDA2" w14:textId="77777777" w:rsidR="00FE3EA2" w:rsidRPr="00155BE5" w:rsidDel="009E1FA8" w:rsidRDefault="00FE3EA2">
      <w:pPr>
        <w:rPr>
          <w:del w:id="6790" w:author="Happy" w:date="2018-08-20T18:39:00Z"/>
        </w:rPr>
        <w:pPrChange w:id="6791" w:author="Happy" w:date="2018-08-20T18:39:00Z">
          <w:pPr>
            <w:pStyle w:val="af3"/>
            <w:spacing w:line="360" w:lineRule="auto"/>
            <w:ind w:left="420" w:firstLineChars="0" w:firstLine="0"/>
          </w:pPr>
        </w:pPrChange>
      </w:pPr>
    </w:p>
    <w:p w14:paraId="3BC88AA1" w14:textId="77777777" w:rsidR="00FB3E91" w:rsidDel="009E1FA8" w:rsidRDefault="00947D2D">
      <w:pPr>
        <w:rPr>
          <w:ins w:id="6792" w:author="xiaohou" w:date="2016-09-01T10:44:00Z"/>
          <w:del w:id="6793" w:author="Happy" w:date="2018-08-20T18:39:00Z"/>
        </w:rPr>
        <w:pPrChange w:id="6794" w:author="Happy" w:date="2018-08-20T18:39:00Z">
          <w:pPr>
            <w:pStyle w:val="2"/>
            <w:spacing w:line="360" w:lineRule="auto"/>
          </w:pPr>
        </w:pPrChange>
      </w:pPr>
      <w:del w:id="6795" w:author="Happy" w:date="2018-08-20T18:39:00Z">
        <w:r w:rsidDel="009E1FA8">
          <w:rPr>
            <w:rFonts w:hint="eastAsia"/>
          </w:rPr>
          <w:delText>结账支付</w:delText>
        </w:r>
      </w:del>
    </w:p>
    <w:p w14:paraId="177B26F8" w14:textId="77777777" w:rsidR="00B12B87" w:rsidDel="009E1FA8" w:rsidRDefault="00A7163F">
      <w:pPr>
        <w:rPr>
          <w:ins w:id="6796" w:author="xiaohou" w:date="2016-09-01T10:35:00Z"/>
          <w:del w:id="6797" w:author="Happy" w:date="2018-08-20T18:39:00Z"/>
        </w:rPr>
        <w:pPrChange w:id="6798" w:author="Happy" w:date="2018-08-20T18:39:00Z">
          <w:pPr>
            <w:pStyle w:val="3"/>
          </w:pPr>
        </w:pPrChange>
      </w:pPr>
      <w:ins w:id="6799" w:author="xiaohou" w:date="2016-09-01T10:44:00Z">
        <w:del w:id="6800" w:author="Happy" w:date="2018-08-20T18:39:00Z">
          <w:r w:rsidDel="009E1FA8">
            <w:rPr>
              <w:rFonts w:hint="eastAsia"/>
            </w:rPr>
            <w:delText>结账支付</w:delText>
          </w:r>
        </w:del>
      </w:ins>
    </w:p>
    <w:p w14:paraId="6A92C1D2" w14:textId="77777777" w:rsidR="00641E5D" w:rsidDel="009E1FA8" w:rsidRDefault="00641E5D">
      <w:pPr>
        <w:rPr>
          <w:del w:id="6801" w:author="Happy" w:date="2018-08-20T18:39:00Z"/>
        </w:rPr>
      </w:pPr>
      <w:del w:id="6802" w:author="Happy" w:date="2018-08-20T18:39:00Z">
        <w:r w:rsidDel="009E1FA8">
          <w:rPr>
            <w:noProof/>
          </w:rPr>
          <w:drawing>
            <wp:inline distT="0" distB="0" distL="0" distR="0" wp14:anchorId="36AAF25B" wp14:editId="5720586F">
              <wp:extent cx="4952365" cy="3774440"/>
              <wp:effectExtent l="19050" t="0" r="635" b="0"/>
              <wp:docPr id="8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7"/>
                      <a:srcRect/>
                      <a:stretch>
                        <a:fillRect/>
                      </a:stretch>
                    </pic:blipFill>
                    <pic:spPr bwMode="auto">
                      <a:xfrm>
                        <a:off x="0" y="0"/>
                        <a:ext cx="4952365" cy="3774440"/>
                      </a:xfrm>
                      <a:prstGeom prst="rect">
                        <a:avLst/>
                      </a:prstGeom>
                      <a:noFill/>
                      <a:ln w="9525">
                        <a:noFill/>
                        <a:miter lim="800000"/>
                        <a:headEnd/>
                        <a:tailEnd/>
                      </a:ln>
                    </pic:spPr>
                  </pic:pic>
                </a:graphicData>
              </a:graphic>
            </wp:inline>
          </w:drawing>
        </w:r>
      </w:del>
    </w:p>
    <w:p w14:paraId="1B228B4E" w14:textId="77777777" w:rsidR="00641E5D" w:rsidDel="009E1FA8" w:rsidRDefault="00641E5D">
      <w:pPr>
        <w:rPr>
          <w:del w:id="6803" w:author="Happy" w:date="2018-08-20T18:39:00Z"/>
        </w:rPr>
      </w:pPr>
      <w:del w:id="6804" w:author="Happy" w:date="2018-08-20T18:39:00Z">
        <w:r w:rsidDel="009E1FA8">
          <w:rPr>
            <w:rFonts w:hint="eastAsia"/>
            <w:noProof/>
          </w:rPr>
          <w:drawing>
            <wp:inline distT="0" distB="0" distL="0" distR="0" wp14:anchorId="0EED9031" wp14:editId="4AC15090">
              <wp:extent cx="4945380" cy="3759835"/>
              <wp:effectExtent l="19050" t="0" r="7620" b="0"/>
              <wp:docPr id="9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8"/>
                      <a:srcRect/>
                      <a:stretch>
                        <a:fillRect/>
                      </a:stretch>
                    </pic:blipFill>
                    <pic:spPr bwMode="auto">
                      <a:xfrm>
                        <a:off x="0" y="0"/>
                        <a:ext cx="4945380" cy="3759835"/>
                      </a:xfrm>
                      <a:prstGeom prst="rect">
                        <a:avLst/>
                      </a:prstGeom>
                      <a:noFill/>
                      <a:ln w="9525">
                        <a:noFill/>
                        <a:miter lim="800000"/>
                        <a:headEnd/>
                        <a:tailEnd/>
                      </a:ln>
                    </pic:spPr>
                  </pic:pic>
                </a:graphicData>
              </a:graphic>
            </wp:inline>
          </w:drawing>
        </w:r>
      </w:del>
    </w:p>
    <w:p w14:paraId="1746E609" w14:textId="77777777" w:rsidR="00641E5D" w:rsidDel="009E1FA8" w:rsidRDefault="00641E5D">
      <w:pPr>
        <w:rPr>
          <w:del w:id="6805" w:author="Happy" w:date="2018-08-20T18:39:00Z"/>
        </w:rPr>
      </w:pPr>
      <w:del w:id="6806" w:author="Happy" w:date="2018-08-20T18:39:00Z">
        <w:r w:rsidDel="009E1FA8">
          <w:rPr>
            <w:rFonts w:hint="eastAsia"/>
            <w:noProof/>
          </w:rPr>
          <w:drawing>
            <wp:inline distT="0" distB="0" distL="0" distR="0" wp14:anchorId="753C76F5" wp14:editId="2BAC7C42">
              <wp:extent cx="4930140" cy="3759835"/>
              <wp:effectExtent l="19050" t="0" r="3810" b="0"/>
              <wp:docPr id="9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9"/>
                      <a:srcRect/>
                      <a:stretch>
                        <a:fillRect/>
                      </a:stretch>
                    </pic:blipFill>
                    <pic:spPr bwMode="auto">
                      <a:xfrm>
                        <a:off x="0" y="0"/>
                        <a:ext cx="4930140" cy="3759835"/>
                      </a:xfrm>
                      <a:prstGeom prst="rect">
                        <a:avLst/>
                      </a:prstGeom>
                      <a:noFill/>
                      <a:ln w="9525">
                        <a:noFill/>
                        <a:miter lim="800000"/>
                        <a:headEnd/>
                        <a:tailEnd/>
                      </a:ln>
                    </pic:spPr>
                  </pic:pic>
                </a:graphicData>
              </a:graphic>
            </wp:inline>
          </w:drawing>
        </w:r>
      </w:del>
    </w:p>
    <w:p w14:paraId="15F3B1AD" w14:textId="77777777" w:rsidR="00727D10" w:rsidRPr="00727D10" w:rsidDel="009E1FA8" w:rsidRDefault="00727D10">
      <w:pPr>
        <w:rPr>
          <w:del w:id="6807" w:author="Happy" w:date="2018-08-20T18:39:00Z"/>
        </w:rPr>
      </w:pPr>
    </w:p>
    <w:p w14:paraId="40F3FB7C" w14:textId="77777777" w:rsidR="005C3A57" w:rsidDel="009E1FA8" w:rsidRDefault="00FB3E91">
      <w:pPr>
        <w:rPr>
          <w:del w:id="6808" w:author="Happy" w:date="2018-08-20T18:39:00Z"/>
          <w:rStyle w:val="af8"/>
          <w:i w:val="0"/>
          <w:color w:val="auto"/>
        </w:rPr>
        <w:pPrChange w:id="6809" w:author="Happy" w:date="2018-08-20T18:39:00Z">
          <w:pPr>
            <w:pStyle w:val="4"/>
            <w:spacing w:line="360" w:lineRule="auto"/>
          </w:pPr>
        </w:pPrChange>
      </w:pPr>
      <w:del w:id="6810" w:author="Happy" w:date="2018-08-20T18:39:00Z">
        <w:r w:rsidRPr="009F2834" w:rsidDel="009E1FA8">
          <w:rPr>
            <w:rStyle w:val="af8"/>
            <w:rFonts w:hint="eastAsia"/>
            <w:b/>
            <w:i w:val="0"/>
            <w:color w:val="auto"/>
          </w:rPr>
          <w:delText>显示内容</w:delText>
        </w:r>
      </w:del>
    </w:p>
    <w:p w14:paraId="6B03A261" w14:textId="77777777" w:rsidR="005C3A57" w:rsidDel="009E1FA8" w:rsidRDefault="00FB3E91">
      <w:pPr>
        <w:rPr>
          <w:del w:id="6811" w:author="Happy" w:date="2018-08-20T18:39:00Z"/>
        </w:rPr>
        <w:pPrChange w:id="6812" w:author="Happy" w:date="2018-08-20T18:39:00Z">
          <w:pPr>
            <w:pStyle w:val="af3"/>
            <w:numPr>
              <w:numId w:val="8"/>
            </w:numPr>
            <w:spacing w:line="360" w:lineRule="auto"/>
            <w:ind w:left="420" w:firstLineChars="0" w:hanging="420"/>
          </w:pPr>
        </w:pPrChange>
      </w:pPr>
      <w:del w:id="6813" w:author="Happy" w:date="2018-08-20T18:39:00Z">
        <w:r w:rsidDel="009E1FA8">
          <w:delText>订单基本信息</w:delText>
        </w:r>
        <w:r w:rsidDel="009E1FA8">
          <w:rPr>
            <w:rFonts w:hint="eastAsia"/>
          </w:rPr>
          <w:delText>：</w:delText>
        </w:r>
      </w:del>
    </w:p>
    <w:p w14:paraId="05795762" w14:textId="77777777" w:rsidR="005C3A57" w:rsidDel="009E1FA8" w:rsidRDefault="00FB3E91">
      <w:pPr>
        <w:rPr>
          <w:del w:id="6814" w:author="Happy" w:date="2018-08-20T18:39:00Z"/>
        </w:rPr>
        <w:pPrChange w:id="6815" w:author="Happy" w:date="2018-08-20T18:39:00Z">
          <w:pPr>
            <w:pStyle w:val="af3"/>
            <w:numPr>
              <w:numId w:val="16"/>
            </w:numPr>
            <w:spacing w:line="360" w:lineRule="auto"/>
            <w:ind w:left="840" w:firstLineChars="0" w:hanging="420"/>
          </w:pPr>
        </w:pPrChange>
      </w:pPr>
      <w:del w:id="6816" w:author="Happy" w:date="2018-08-20T18:39:00Z">
        <w:r w:rsidDel="009E1FA8">
          <w:delText>桌台号</w:delText>
        </w:r>
        <w:r w:rsidDel="009E1FA8">
          <w:rPr>
            <w:rFonts w:hint="eastAsia"/>
          </w:rPr>
          <w:delText>：</w:delText>
        </w:r>
        <w:r w:rsidDel="009E1FA8">
          <w:delText>只读</w:delText>
        </w:r>
      </w:del>
    </w:p>
    <w:p w14:paraId="1B19ECB2" w14:textId="77777777" w:rsidR="005C3A57" w:rsidDel="009E1FA8" w:rsidRDefault="00FB3E91">
      <w:pPr>
        <w:rPr>
          <w:del w:id="6817" w:author="Happy" w:date="2018-08-20T18:39:00Z"/>
        </w:rPr>
        <w:pPrChange w:id="6818" w:author="Happy" w:date="2018-08-20T18:39:00Z">
          <w:pPr>
            <w:pStyle w:val="af3"/>
            <w:numPr>
              <w:numId w:val="16"/>
            </w:numPr>
            <w:spacing w:line="360" w:lineRule="auto"/>
            <w:ind w:left="840" w:firstLineChars="0" w:hanging="420"/>
          </w:pPr>
        </w:pPrChange>
      </w:pPr>
      <w:del w:id="6819" w:author="Happy" w:date="2018-08-20T18:39:00Z">
        <w:r w:rsidDel="009E1FA8">
          <w:rPr>
            <w:rFonts w:hint="eastAsia"/>
          </w:rPr>
          <w:delText>就餐人：就餐人姓名和电话、性别，可以编辑</w:delText>
        </w:r>
      </w:del>
    </w:p>
    <w:p w14:paraId="4C9A34F1" w14:textId="77777777" w:rsidR="005C3A57" w:rsidDel="009E1FA8" w:rsidRDefault="00FB3E91">
      <w:pPr>
        <w:rPr>
          <w:del w:id="6820" w:author="Happy" w:date="2018-08-20T18:39:00Z"/>
        </w:rPr>
        <w:pPrChange w:id="6821" w:author="Happy" w:date="2018-08-20T18:39:00Z">
          <w:pPr>
            <w:pStyle w:val="af3"/>
            <w:numPr>
              <w:numId w:val="16"/>
            </w:numPr>
            <w:spacing w:line="360" w:lineRule="auto"/>
            <w:ind w:left="840" w:firstLineChars="0" w:hanging="420"/>
          </w:pPr>
        </w:pPrChange>
      </w:pPr>
      <w:del w:id="6822" w:author="Happy" w:date="2018-08-20T18:39:00Z">
        <w:r w:rsidDel="009E1FA8">
          <w:rPr>
            <w:rFonts w:hint="eastAsia"/>
          </w:rPr>
          <w:delText>人数：就餐人数，可以编辑。</w:delText>
        </w:r>
      </w:del>
    </w:p>
    <w:p w14:paraId="52EDD7F1" w14:textId="77777777" w:rsidR="005C3A57" w:rsidDel="009E1FA8" w:rsidRDefault="00FB3E91">
      <w:pPr>
        <w:rPr>
          <w:del w:id="6823" w:author="Happy" w:date="2018-08-20T18:39:00Z"/>
        </w:rPr>
        <w:pPrChange w:id="6824" w:author="Happy" w:date="2018-08-20T18:39:00Z">
          <w:pPr>
            <w:pStyle w:val="af3"/>
            <w:numPr>
              <w:numId w:val="8"/>
            </w:numPr>
            <w:spacing w:line="360" w:lineRule="auto"/>
            <w:ind w:left="420" w:firstLineChars="0" w:hanging="420"/>
          </w:pPr>
        </w:pPrChange>
      </w:pPr>
      <w:del w:id="6825" w:author="Happy" w:date="2018-08-20T18:39:00Z">
        <w:r w:rsidDel="009E1FA8">
          <w:rPr>
            <w:rFonts w:hint="eastAsia"/>
          </w:rPr>
          <w:delText>菜品信息</w:delText>
        </w:r>
      </w:del>
    </w:p>
    <w:p w14:paraId="098222F4" w14:textId="77777777" w:rsidR="005C3A57" w:rsidDel="009E1FA8" w:rsidRDefault="00FB3E91">
      <w:pPr>
        <w:rPr>
          <w:del w:id="6826" w:author="Happy" w:date="2018-08-20T18:39:00Z"/>
        </w:rPr>
        <w:pPrChange w:id="6827" w:author="Happy" w:date="2018-08-20T18:39:00Z">
          <w:pPr>
            <w:pStyle w:val="af3"/>
            <w:numPr>
              <w:numId w:val="17"/>
            </w:numPr>
            <w:spacing w:line="360" w:lineRule="auto"/>
            <w:ind w:left="840" w:firstLineChars="0" w:hanging="420"/>
          </w:pPr>
        </w:pPrChange>
      </w:pPr>
      <w:del w:id="6828" w:author="Happy" w:date="2018-08-20T18:39:00Z">
        <w:r w:rsidDel="009E1FA8">
          <w:rPr>
            <w:rFonts w:hint="eastAsia"/>
          </w:rPr>
          <w:delText>菜品名称</w:delText>
        </w:r>
      </w:del>
    </w:p>
    <w:p w14:paraId="60839B6B" w14:textId="77777777" w:rsidR="005C3A57" w:rsidDel="009E1FA8" w:rsidRDefault="00FB3E91">
      <w:pPr>
        <w:rPr>
          <w:del w:id="6829" w:author="Happy" w:date="2018-08-20T18:39:00Z"/>
        </w:rPr>
        <w:pPrChange w:id="6830" w:author="Happy" w:date="2018-08-20T18:39:00Z">
          <w:pPr>
            <w:pStyle w:val="af3"/>
            <w:numPr>
              <w:numId w:val="17"/>
            </w:numPr>
            <w:spacing w:line="360" w:lineRule="auto"/>
            <w:ind w:left="840" w:firstLineChars="0" w:hanging="420"/>
          </w:pPr>
        </w:pPrChange>
      </w:pPr>
      <w:del w:id="6831" w:author="Happy" w:date="2018-08-20T18:39:00Z">
        <w:r w:rsidDel="009E1FA8">
          <w:rPr>
            <w:rFonts w:hint="eastAsia"/>
          </w:rPr>
          <w:delText>菜品数量</w:delText>
        </w:r>
      </w:del>
    </w:p>
    <w:p w14:paraId="33EE3B3A" w14:textId="77777777" w:rsidR="005C3A57" w:rsidDel="009E1FA8" w:rsidRDefault="00C708F4">
      <w:pPr>
        <w:rPr>
          <w:del w:id="6832" w:author="Happy" w:date="2018-08-20T18:39:00Z"/>
        </w:rPr>
        <w:pPrChange w:id="6833" w:author="Happy" w:date="2018-08-20T18:39:00Z">
          <w:pPr>
            <w:pStyle w:val="af3"/>
            <w:numPr>
              <w:numId w:val="17"/>
            </w:numPr>
            <w:spacing w:line="360" w:lineRule="auto"/>
            <w:ind w:left="840" w:firstLineChars="0" w:hanging="420"/>
          </w:pPr>
        </w:pPrChange>
      </w:pPr>
      <w:del w:id="6834" w:author="Happy" w:date="2018-08-20T18:39:00Z">
        <w:r w:rsidDel="009E1FA8">
          <w:rPr>
            <w:rFonts w:hint="eastAsia"/>
          </w:rPr>
          <w:delText>菜品金额</w:delText>
        </w:r>
      </w:del>
    </w:p>
    <w:p w14:paraId="5562F45D" w14:textId="77777777" w:rsidR="005C3A57" w:rsidDel="009E1FA8" w:rsidRDefault="00FB3E91">
      <w:pPr>
        <w:rPr>
          <w:del w:id="6835" w:author="Happy" w:date="2018-08-20T18:39:00Z"/>
        </w:rPr>
        <w:pPrChange w:id="6836" w:author="Happy" w:date="2018-08-20T18:39:00Z">
          <w:pPr>
            <w:pStyle w:val="af3"/>
            <w:numPr>
              <w:numId w:val="17"/>
            </w:numPr>
            <w:spacing w:line="360" w:lineRule="auto"/>
            <w:ind w:left="840" w:firstLineChars="0" w:hanging="420"/>
          </w:pPr>
        </w:pPrChange>
      </w:pPr>
      <w:del w:id="6837" w:author="Happy" w:date="2018-08-20T18:39:00Z">
        <w:r w:rsidDel="009E1FA8">
          <w:rPr>
            <w:rFonts w:hint="eastAsia"/>
          </w:rPr>
          <w:delText>合计金额</w:delText>
        </w:r>
        <w:r w:rsidR="0093735A" w:rsidDel="009E1FA8">
          <w:rPr>
            <w:rFonts w:hint="eastAsia"/>
          </w:rPr>
          <w:delText>：不包含退菜金额</w:delText>
        </w:r>
        <w:r w:rsidR="00361265" w:rsidDel="009E1FA8">
          <w:rPr>
            <w:rFonts w:hint="eastAsia"/>
          </w:rPr>
          <w:delText>，如果是会员（输入就餐人手机号即为会员），则菜品金额显示会员价。</w:delText>
        </w:r>
      </w:del>
    </w:p>
    <w:p w14:paraId="50457AE3" w14:textId="77777777" w:rsidR="005C3A57" w:rsidDel="009E1FA8" w:rsidRDefault="00FB3E91">
      <w:pPr>
        <w:rPr>
          <w:del w:id="6838" w:author="Happy" w:date="2018-08-20T18:39:00Z"/>
        </w:rPr>
        <w:pPrChange w:id="6839" w:author="Happy" w:date="2018-08-20T18:39:00Z">
          <w:pPr>
            <w:pStyle w:val="af3"/>
            <w:numPr>
              <w:numId w:val="17"/>
            </w:numPr>
            <w:spacing w:line="360" w:lineRule="auto"/>
            <w:ind w:left="840" w:firstLineChars="0" w:hanging="420"/>
          </w:pPr>
        </w:pPrChange>
      </w:pPr>
      <w:del w:id="6840" w:author="Happy" w:date="2018-08-20T18:39:00Z">
        <w:r w:rsidDel="009E1FA8">
          <w:rPr>
            <w:rFonts w:hint="eastAsia"/>
          </w:rPr>
          <w:delText>合计数量</w:delText>
        </w:r>
        <w:r w:rsidR="00361265" w:rsidDel="009E1FA8">
          <w:rPr>
            <w:rFonts w:hint="eastAsia"/>
          </w:rPr>
          <w:delText>：不包含退菜数量，合计菜品总数量。</w:delText>
        </w:r>
      </w:del>
    </w:p>
    <w:p w14:paraId="14882DE9" w14:textId="77777777" w:rsidR="005C3A57" w:rsidDel="009E1FA8" w:rsidRDefault="00292DF9">
      <w:pPr>
        <w:rPr>
          <w:del w:id="6841" w:author="Happy" w:date="2018-08-20T18:39:00Z"/>
        </w:rPr>
        <w:pPrChange w:id="6842" w:author="Happy" w:date="2018-08-20T18:39:00Z">
          <w:pPr>
            <w:pStyle w:val="af3"/>
            <w:numPr>
              <w:numId w:val="8"/>
            </w:numPr>
            <w:spacing w:line="360" w:lineRule="auto"/>
            <w:ind w:left="420" w:firstLineChars="0" w:hanging="420"/>
          </w:pPr>
        </w:pPrChange>
      </w:pPr>
      <w:del w:id="6843" w:author="Happy" w:date="2018-08-20T18:39:00Z">
        <w:r w:rsidDel="009E1FA8">
          <w:rPr>
            <w:rFonts w:hint="eastAsia"/>
          </w:rPr>
          <w:delText>支付信息</w:delText>
        </w:r>
      </w:del>
    </w:p>
    <w:p w14:paraId="4755F625" w14:textId="77777777" w:rsidR="005C3A57" w:rsidDel="009E1FA8" w:rsidRDefault="00F3184B">
      <w:pPr>
        <w:rPr>
          <w:del w:id="6844" w:author="Happy" w:date="2018-08-20T18:39:00Z"/>
        </w:rPr>
        <w:pPrChange w:id="6845" w:author="Happy" w:date="2018-08-20T18:39:00Z">
          <w:pPr>
            <w:pStyle w:val="af3"/>
            <w:numPr>
              <w:numId w:val="18"/>
            </w:numPr>
            <w:spacing w:line="360" w:lineRule="auto"/>
            <w:ind w:left="840" w:firstLineChars="0" w:hanging="420"/>
          </w:pPr>
        </w:pPrChange>
      </w:pPr>
      <w:del w:id="6846" w:author="Happy" w:date="2018-08-20T18:39:00Z">
        <w:r w:rsidDel="009E1FA8">
          <w:delText>优惠信息（展开可以看到优惠详情）</w:delText>
        </w:r>
        <w:r w:rsidR="005D178A" w:rsidDel="009E1FA8">
          <w:rPr>
            <w:rFonts w:hint="eastAsia"/>
          </w:rPr>
          <w:delText>：</w:delText>
        </w:r>
        <w:r w:rsidR="005D178A" w:rsidDel="009E1FA8">
          <w:delText>包含各种支付方式的优惠</w:delText>
        </w:r>
        <w:r w:rsidR="005D178A" w:rsidDel="009E1FA8">
          <w:rPr>
            <w:rFonts w:hint="eastAsia"/>
          </w:rPr>
          <w:delText>，</w:delText>
        </w:r>
        <w:r w:rsidR="005D178A" w:rsidDel="009E1FA8">
          <w:delText>整单打折</w:delText>
        </w:r>
        <w:r w:rsidR="005D178A" w:rsidDel="009E1FA8">
          <w:rPr>
            <w:rFonts w:hint="eastAsia"/>
          </w:rPr>
          <w:delText>、</w:delText>
        </w:r>
        <w:r w:rsidR="005D178A" w:rsidDel="009E1FA8">
          <w:delText>优惠券</w:delText>
        </w:r>
        <w:r w:rsidR="005D178A" w:rsidDel="009E1FA8">
          <w:rPr>
            <w:rFonts w:hint="eastAsia"/>
          </w:rPr>
          <w:delText>、</w:delText>
        </w:r>
        <w:r w:rsidR="005D178A" w:rsidDel="009E1FA8">
          <w:delText>抹零的优惠</w:delText>
        </w:r>
        <w:r w:rsidR="005D178A" w:rsidDel="009E1FA8">
          <w:rPr>
            <w:rFonts w:hint="eastAsia"/>
          </w:rPr>
          <w:delText>。</w:delText>
        </w:r>
        <w:r w:rsidR="005D178A" w:rsidDel="009E1FA8">
          <w:delText>会显示优惠类型及优惠金额</w:delText>
        </w:r>
        <w:r w:rsidR="005D178A" w:rsidDel="009E1FA8">
          <w:rPr>
            <w:rFonts w:hint="eastAsia"/>
          </w:rPr>
          <w:delText>。</w:delText>
        </w:r>
      </w:del>
    </w:p>
    <w:p w14:paraId="47D0D39D" w14:textId="77777777" w:rsidR="005C3A57" w:rsidDel="009E1FA8" w:rsidRDefault="001B1610">
      <w:pPr>
        <w:rPr>
          <w:del w:id="6847" w:author="Happy" w:date="2018-08-20T18:39:00Z"/>
        </w:rPr>
        <w:pPrChange w:id="6848" w:author="Happy" w:date="2018-08-20T18:39:00Z">
          <w:pPr>
            <w:pStyle w:val="af3"/>
            <w:numPr>
              <w:numId w:val="18"/>
            </w:numPr>
            <w:spacing w:line="360" w:lineRule="auto"/>
            <w:ind w:left="840" w:firstLineChars="0" w:hanging="420"/>
          </w:pPr>
        </w:pPrChange>
      </w:pPr>
      <w:del w:id="6849" w:author="Happy" w:date="2018-08-20T18:39:00Z">
        <w:r w:rsidDel="009E1FA8">
          <w:rPr>
            <w:rFonts w:hint="eastAsia"/>
          </w:rPr>
          <w:delText>已付信息（展开可以看到支付详情）</w:delText>
        </w:r>
        <w:r w:rsidR="005A46D7" w:rsidDel="009E1FA8">
          <w:rPr>
            <w:rFonts w:hint="eastAsia"/>
          </w:rPr>
          <w:delText>：包含</w:delText>
        </w:r>
      </w:del>
      <w:ins w:id="6850" w:author="xiaohou" w:date="2016-09-09T10:55:00Z">
        <w:del w:id="6851" w:author="Happy" w:date="2018-08-20T18:39:00Z">
          <w:r w:rsidR="00F377B2" w:rsidDel="009E1FA8">
            <w:rPr>
              <w:rFonts w:hint="eastAsia"/>
            </w:rPr>
            <w:delText>食乐淘余额、</w:delText>
          </w:r>
        </w:del>
      </w:ins>
      <w:del w:id="6852" w:author="Happy" w:date="2018-08-20T18:39:00Z">
        <w:r w:rsidR="005A46D7" w:rsidDel="009E1FA8">
          <w:rPr>
            <w:rFonts w:hint="eastAsia"/>
          </w:rPr>
          <w:delText>现金、银行卡、会员</w:delText>
        </w:r>
      </w:del>
      <w:ins w:id="6853" w:author="xiaohou" w:date="2016-09-27T13:43:00Z">
        <w:del w:id="6854" w:author="Happy" w:date="2018-08-20T18:39:00Z">
          <w:r w:rsidR="00EB23C2" w:rsidDel="009E1FA8">
            <w:rPr>
              <w:rFonts w:hint="eastAsia"/>
            </w:rPr>
            <w:delText>消费</w:delText>
          </w:r>
        </w:del>
      </w:ins>
      <w:del w:id="6855" w:author="Happy" w:date="2018-08-20T18:39:00Z">
        <w:r w:rsidR="005A46D7" w:rsidDel="009E1FA8">
          <w:rPr>
            <w:rFonts w:hint="eastAsia"/>
          </w:rPr>
          <w:delText>卡、优惠券、微信、支付宝等支付类型及支付金额。</w:delText>
        </w:r>
      </w:del>
    </w:p>
    <w:p w14:paraId="315316A3" w14:textId="77777777" w:rsidR="005C3A57" w:rsidDel="009E1FA8" w:rsidRDefault="0043460C">
      <w:pPr>
        <w:rPr>
          <w:del w:id="6856" w:author="Happy" w:date="2018-08-20T18:39:00Z"/>
        </w:rPr>
        <w:pPrChange w:id="6857" w:author="Happy" w:date="2018-08-20T18:39:00Z">
          <w:pPr>
            <w:pStyle w:val="af3"/>
            <w:numPr>
              <w:numId w:val="18"/>
            </w:numPr>
            <w:spacing w:line="360" w:lineRule="auto"/>
            <w:ind w:left="840" w:firstLineChars="0" w:hanging="420"/>
          </w:pPr>
        </w:pPrChange>
      </w:pPr>
      <w:del w:id="6858" w:author="Happy" w:date="2018-08-20T18:39:00Z">
        <w:r w:rsidDel="009E1FA8">
          <w:rPr>
            <w:rFonts w:hint="eastAsia"/>
          </w:rPr>
          <w:delText>应收金额</w:delText>
        </w:r>
        <w:r w:rsidR="00C06CD9" w:rsidDel="009E1FA8">
          <w:rPr>
            <w:rFonts w:hint="eastAsia"/>
          </w:rPr>
          <w:delText>：</w:delText>
        </w:r>
        <w:r w:rsidR="000646CB" w:rsidDel="009E1FA8">
          <w:rPr>
            <w:rFonts w:hint="eastAsia"/>
          </w:rPr>
          <w:delText>合计</w:delText>
        </w:r>
        <w:r w:rsidR="000646CB" w:rsidDel="009E1FA8">
          <w:rPr>
            <w:rFonts w:hint="eastAsia"/>
          </w:rPr>
          <w:delText>-</w:delText>
        </w:r>
        <w:r w:rsidR="000646CB" w:rsidDel="009E1FA8">
          <w:rPr>
            <w:rFonts w:hint="eastAsia"/>
          </w:rPr>
          <w:delText>优惠金额</w:delText>
        </w:r>
        <w:r w:rsidR="00C06CD9" w:rsidDel="009E1FA8">
          <w:rPr>
            <w:rFonts w:hint="eastAsia"/>
          </w:rPr>
          <w:delText>。</w:delText>
        </w:r>
      </w:del>
    </w:p>
    <w:p w14:paraId="5B983491" w14:textId="77777777" w:rsidR="005C3A57" w:rsidDel="009E1FA8" w:rsidRDefault="0043460C">
      <w:pPr>
        <w:rPr>
          <w:ins w:id="6859" w:author="xiaohou" w:date="2016-08-31T15:36:00Z"/>
          <w:del w:id="6860" w:author="Happy" w:date="2018-08-20T18:39:00Z"/>
        </w:rPr>
        <w:pPrChange w:id="6861" w:author="Happy" w:date="2018-08-20T18:39:00Z">
          <w:pPr>
            <w:pStyle w:val="af3"/>
            <w:numPr>
              <w:numId w:val="18"/>
            </w:numPr>
            <w:spacing w:line="360" w:lineRule="auto"/>
            <w:ind w:left="840" w:firstLineChars="0" w:hanging="420"/>
          </w:pPr>
        </w:pPrChange>
      </w:pPr>
      <w:del w:id="6862" w:author="Happy" w:date="2018-08-20T18:39:00Z">
        <w:r w:rsidDel="009E1FA8">
          <w:rPr>
            <w:rFonts w:hint="eastAsia"/>
          </w:rPr>
          <w:delText>待结</w:delText>
        </w:r>
        <w:r w:rsidR="00C06CD9" w:rsidDel="009E1FA8">
          <w:rPr>
            <w:rFonts w:hint="eastAsia"/>
          </w:rPr>
          <w:delText>：</w:delText>
        </w:r>
        <w:r w:rsidR="0059744F" w:rsidDel="009E1FA8">
          <w:rPr>
            <w:rFonts w:hint="eastAsia"/>
          </w:rPr>
          <w:delText>应收</w:delText>
        </w:r>
        <w:r w:rsidR="0059744F" w:rsidDel="009E1FA8">
          <w:rPr>
            <w:rFonts w:hint="eastAsia"/>
          </w:rPr>
          <w:delText>-</w:delText>
        </w:r>
        <w:r w:rsidR="0059744F" w:rsidDel="009E1FA8">
          <w:rPr>
            <w:rFonts w:hint="eastAsia"/>
          </w:rPr>
          <w:delText>已付。</w:delText>
        </w:r>
      </w:del>
    </w:p>
    <w:p w14:paraId="79259835" w14:textId="77777777" w:rsidR="005C3A57" w:rsidDel="009E1FA8" w:rsidRDefault="00557B01">
      <w:pPr>
        <w:rPr>
          <w:del w:id="6863" w:author="Happy" w:date="2018-08-20T18:39:00Z"/>
        </w:rPr>
        <w:pPrChange w:id="6864" w:author="Happy" w:date="2018-08-20T18:39:00Z">
          <w:pPr>
            <w:pStyle w:val="af3"/>
            <w:numPr>
              <w:numId w:val="8"/>
            </w:numPr>
            <w:spacing w:line="360" w:lineRule="auto"/>
            <w:ind w:left="420" w:firstLineChars="0" w:hanging="420"/>
          </w:pPr>
        </w:pPrChange>
      </w:pPr>
      <w:ins w:id="6865" w:author="xiaohou" w:date="2016-08-31T15:37:00Z">
        <w:del w:id="6866" w:author="Happy" w:date="2018-08-20T18:39:00Z">
          <w:r w:rsidDel="009E1FA8">
            <w:rPr>
              <w:rFonts w:hint="eastAsia"/>
            </w:rPr>
            <w:delText>待收金额和优惠金额。当待收金额随着选择的优惠或者支付方式变化时，需要一个明显的动画效果。</w:delText>
          </w:r>
        </w:del>
      </w:ins>
    </w:p>
    <w:p w14:paraId="324D1AEC" w14:textId="77777777" w:rsidR="005C3A57" w:rsidDel="009E1FA8" w:rsidRDefault="0062341A">
      <w:pPr>
        <w:rPr>
          <w:del w:id="6867" w:author="Happy" w:date="2018-08-20T18:39:00Z"/>
          <w:rStyle w:val="af8"/>
          <w:i w:val="0"/>
          <w:color w:val="auto"/>
        </w:rPr>
        <w:pPrChange w:id="6868" w:author="Happy" w:date="2018-08-20T18:39:00Z">
          <w:pPr>
            <w:pStyle w:val="4"/>
            <w:spacing w:line="360" w:lineRule="auto"/>
          </w:pPr>
        </w:pPrChange>
      </w:pPr>
      <w:del w:id="6869" w:author="Happy" w:date="2018-08-20T18:39:00Z">
        <w:r w:rsidDel="009E1FA8">
          <w:rPr>
            <w:rStyle w:val="af8"/>
            <w:b/>
            <w:i w:val="0"/>
            <w:color w:val="auto"/>
          </w:rPr>
          <w:delText>出入口</w:delText>
        </w:r>
      </w:del>
    </w:p>
    <w:p w14:paraId="530E9857" w14:textId="77777777" w:rsidR="005C3A57" w:rsidDel="009E1FA8" w:rsidRDefault="0062341A">
      <w:pPr>
        <w:rPr>
          <w:del w:id="6870" w:author="Happy" w:date="2018-08-20T18:39:00Z"/>
        </w:rPr>
        <w:pPrChange w:id="6871" w:author="Happy" w:date="2018-08-20T18:39:00Z">
          <w:pPr>
            <w:pStyle w:val="af3"/>
            <w:numPr>
              <w:numId w:val="8"/>
            </w:numPr>
            <w:spacing w:line="360" w:lineRule="auto"/>
            <w:ind w:left="420" w:firstLineChars="0" w:hanging="420"/>
          </w:pPr>
        </w:pPrChange>
      </w:pPr>
      <w:del w:id="6872" w:author="Happy" w:date="2018-08-20T18:39:00Z">
        <w:r w:rsidDel="009E1FA8">
          <w:delText>出口</w:delText>
        </w:r>
        <w:r w:rsidDel="009E1FA8">
          <w:rPr>
            <w:rFonts w:hint="eastAsia"/>
          </w:rPr>
          <w:delText>：</w:delText>
        </w:r>
        <w:r w:rsidDel="009E1FA8">
          <w:delText>无固定出口</w:delText>
        </w:r>
      </w:del>
    </w:p>
    <w:p w14:paraId="71F71BD1" w14:textId="77777777" w:rsidR="005C3A57" w:rsidDel="009E1FA8" w:rsidRDefault="0062341A">
      <w:pPr>
        <w:rPr>
          <w:del w:id="6873" w:author="Happy" w:date="2018-08-20T18:39:00Z"/>
        </w:rPr>
        <w:pPrChange w:id="6874" w:author="Happy" w:date="2018-08-20T18:39:00Z">
          <w:pPr>
            <w:pStyle w:val="af3"/>
            <w:numPr>
              <w:numId w:val="8"/>
            </w:numPr>
            <w:spacing w:line="360" w:lineRule="auto"/>
            <w:ind w:left="420" w:firstLineChars="0" w:hanging="420"/>
          </w:pPr>
        </w:pPrChange>
      </w:pPr>
      <w:del w:id="6875" w:author="Happy" w:date="2018-08-20T18:39:00Z">
        <w:r w:rsidDel="009E1FA8">
          <w:rPr>
            <w:rFonts w:hint="eastAsia"/>
          </w:rPr>
          <w:delText>入口：订单详情（已预结）</w:delText>
        </w:r>
      </w:del>
    </w:p>
    <w:p w14:paraId="2FF31571" w14:textId="77777777" w:rsidR="005C3A57" w:rsidDel="009E1FA8" w:rsidRDefault="00FB3E91">
      <w:pPr>
        <w:rPr>
          <w:del w:id="6876" w:author="Happy" w:date="2018-08-20T18:39:00Z"/>
          <w:rStyle w:val="af8"/>
          <w:i w:val="0"/>
          <w:color w:val="auto"/>
        </w:rPr>
        <w:pPrChange w:id="6877" w:author="Happy" w:date="2018-08-20T18:39:00Z">
          <w:pPr>
            <w:pStyle w:val="4"/>
            <w:spacing w:line="360" w:lineRule="auto"/>
          </w:pPr>
        </w:pPrChange>
      </w:pPr>
      <w:del w:id="6878" w:author="Happy" w:date="2018-08-20T18:39:00Z">
        <w:r w:rsidDel="009E1FA8">
          <w:rPr>
            <w:rStyle w:val="af8"/>
            <w:b/>
            <w:i w:val="0"/>
            <w:color w:val="auto"/>
          </w:rPr>
          <w:delText>数据来源</w:delText>
        </w:r>
      </w:del>
    </w:p>
    <w:p w14:paraId="1B8A54EA" w14:textId="77777777" w:rsidR="005C3A57" w:rsidDel="009E1FA8" w:rsidRDefault="00213930">
      <w:pPr>
        <w:rPr>
          <w:del w:id="6879" w:author="Happy" w:date="2018-08-20T18:39:00Z"/>
        </w:rPr>
        <w:pPrChange w:id="6880" w:author="Happy" w:date="2018-08-20T18:39:00Z">
          <w:pPr>
            <w:pStyle w:val="af3"/>
            <w:numPr>
              <w:numId w:val="8"/>
            </w:numPr>
            <w:spacing w:line="360" w:lineRule="auto"/>
            <w:ind w:left="420" w:firstLineChars="0" w:hanging="420"/>
          </w:pPr>
        </w:pPrChange>
      </w:pPr>
      <w:del w:id="6881" w:author="Happy" w:date="2018-08-20T18:39:00Z">
        <w:r w:rsidDel="009E1FA8">
          <w:delText>订单数据</w:delText>
        </w:r>
        <w:r w:rsidDel="009E1FA8">
          <w:rPr>
            <w:rFonts w:hint="eastAsia"/>
          </w:rPr>
          <w:delText>、</w:delText>
        </w:r>
        <w:r w:rsidDel="009E1FA8">
          <w:delText>结算数据需要从服务器获取</w:delText>
        </w:r>
      </w:del>
    </w:p>
    <w:p w14:paraId="24E845B7" w14:textId="77777777" w:rsidR="005C3A57" w:rsidDel="009E1FA8" w:rsidRDefault="00FB3E91">
      <w:pPr>
        <w:rPr>
          <w:del w:id="6882" w:author="Happy" w:date="2018-08-20T18:39:00Z"/>
          <w:rStyle w:val="af8"/>
          <w:i w:val="0"/>
          <w:color w:val="auto"/>
        </w:rPr>
        <w:pPrChange w:id="6883" w:author="Happy" w:date="2018-08-20T18:39:00Z">
          <w:pPr>
            <w:pStyle w:val="4"/>
            <w:spacing w:line="360" w:lineRule="auto"/>
          </w:pPr>
        </w:pPrChange>
      </w:pPr>
      <w:del w:id="6884" w:author="Happy" w:date="2018-08-20T18:39:00Z">
        <w:r w:rsidDel="009E1FA8">
          <w:rPr>
            <w:rStyle w:val="af8"/>
            <w:rFonts w:hint="eastAsia"/>
            <w:b/>
            <w:i w:val="0"/>
            <w:color w:val="auto"/>
          </w:rPr>
          <w:delText>输入项</w:delText>
        </w:r>
      </w:del>
    </w:p>
    <w:p w14:paraId="7DC73380" w14:textId="77777777" w:rsidR="005C3A57" w:rsidDel="009E1FA8" w:rsidRDefault="00FB3E91">
      <w:pPr>
        <w:rPr>
          <w:del w:id="6885" w:author="Happy" w:date="2018-08-20T18:39:00Z"/>
        </w:rPr>
        <w:pPrChange w:id="6886" w:author="Happy" w:date="2018-08-20T18:39:00Z">
          <w:pPr>
            <w:spacing w:line="360" w:lineRule="auto"/>
          </w:pPr>
        </w:pPrChange>
      </w:pPr>
      <w:del w:id="6887" w:author="Happy" w:date="2018-08-20T18:39:00Z">
        <w:r w:rsidDel="009E1FA8">
          <w:rPr>
            <w:rFonts w:hint="eastAsia"/>
          </w:rPr>
          <w:delText>无</w:delText>
        </w:r>
      </w:del>
    </w:p>
    <w:p w14:paraId="5E0FB447" w14:textId="77777777" w:rsidR="005C3A57" w:rsidDel="009E1FA8" w:rsidRDefault="00FB3E91">
      <w:pPr>
        <w:rPr>
          <w:ins w:id="6888" w:author="xiaohou" w:date="2016-08-31T15:37:00Z"/>
          <w:del w:id="6889" w:author="Happy" w:date="2018-08-20T18:39:00Z"/>
          <w:rStyle w:val="af8"/>
          <w:i w:val="0"/>
          <w:color w:val="auto"/>
        </w:rPr>
        <w:pPrChange w:id="6890" w:author="Happy" w:date="2018-08-20T18:39:00Z">
          <w:pPr>
            <w:pStyle w:val="4"/>
            <w:spacing w:line="360" w:lineRule="auto"/>
          </w:pPr>
        </w:pPrChange>
      </w:pPr>
      <w:del w:id="6891" w:author="Happy" w:date="2018-08-20T18:39:00Z">
        <w:r w:rsidDel="009E1FA8">
          <w:rPr>
            <w:rStyle w:val="af8"/>
            <w:rFonts w:hint="eastAsia"/>
            <w:b/>
            <w:i w:val="0"/>
            <w:color w:val="auto"/>
          </w:rPr>
          <w:delText>操作规则</w:delText>
        </w:r>
      </w:del>
    </w:p>
    <w:p w14:paraId="1B83EE86" w14:textId="77777777" w:rsidR="005C3A57" w:rsidDel="009E1FA8" w:rsidRDefault="004A4E97">
      <w:pPr>
        <w:rPr>
          <w:ins w:id="6892" w:author="xiaohou" w:date="2016-08-31T15:38:00Z"/>
          <w:del w:id="6893" w:author="Happy" w:date="2018-08-20T18:39:00Z"/>
        </w:rPr>
        <w:pPrChange w:id="6894" w:author="Happy" w:date="2018-08-20T18:39:00Z">
          <w:pPr>
            <w:pStyle w:val="af3"/>
            <w:numPr>
              <w:numId w:val="8"/>
            </w:numPr>
            <w:spacing w:line="360" w:lineRule="auto"/>
            <w:ind w:left="420" w:firstLineChars="0" w:hanging="420"/>
          </w:pPr>
        </w:pPrChange>
      </w:pPr>
      <w:ins w:id="6895" w:author="xiaohou" w:date="2016-08-31T15:38:00Z">
        <w:del w:id="6896" w:author="Happy" w:date="2018-08-20T18:39:00Z">
          <w:r w:rsidDel="009E1FA8">
            <w:delText>预结状态下的订单不锁定已选的优惠券</w:delText>
          </w:r>
          <w:r w:rsidDel="009E1FA8">
            <w:rPr>
              <w:rFonts w:hint="eastAsia"/>
            </w:rPr>
            <w:delText>、</w:delText>
          </w:r>
          <w:r w:rsidDel="009E1FA8">
            <w:delText>账户余额</w:delText>
          </w:r>
          <w:r w:rsidDel="009E1FA8">
            <w:rPr>
              <w:rFonts w:hint="eastAsia"/>
            </w:rPr>
            <w:delText>。</w:delText>
          </w:r>
        </w:del>
      </w:ins>
    </w:p>
    <w:p w14:paraId="2F623F48" w14:textId="77777777" w:rsidR="005C3A57" w:rsidDel="009E1FA8" w:rsidRDefault="00FC479C">
      <w:pPr>
        <w:rPr>
          <w:ins w:id="6897" w:author="Maxfu" w:date="2016-09-01T13:38:00Z"/>
          <w:del w:id="6898" w:author="Happy" w:date="2018-08-20T18:39:00Z"/>
        </w:rPr>
        <w:pPrChange w:id="6899" w:author="Happy" w:date="2018-08-20T18:39:00Z">
          <w:pPr>
            <w:pStyle w:val="af3"/>
            <w:numPr>
              <w:numId w:val="8"/>
            </w:numPr>
            <w:spacing w:line="360" w:lineRule="auto"/>
            <w:ind w:left="420" w:firstLineChars="0" w:hanging="420"/>
          </w:pPr>
        </w:pPrChange>
      </w:pPr>
      <w:ins w:id="6900" w:author="xiaohou" w:date="2016-08-31T15:39:00Z">
        <w:del w:id="6901" w:author="Happy" w:date="2018-08-20T18:39:00Z">
          <w:r w:rsidDel="009E1FA8">
            <w:rPr>
              <w:rFonts w:hint="eastAsia"/>
            </w:rPr>
            <w:delText>点击“返回”则返回到主页，当支付到一半，则从主页点击此桌台，可以继续支付。</w:delText>
          </w:r>
        </w:del>
      </w:ins>
    </w:p>
    <w:p w14:paraId="67227443" w14:textId="77777777" w:rsidR="000437AB" w:rsidDel="009E1FA8" w:rsidRDefault="000437AB">
      <w:pPr>
        <w:rPr>
          <w:ins w:id="6902" w:author="xiaohou" w:date="2016-08-31T15:39:00Z"/>
          <w:del w:id="6903" w:author="Happy" w:date="2018-08-20T18:39:00Z"/>
        </w:rPr>
        <w:pPrChange w:id="6904" w:author="Happy" w:date="2018-08-20T18:39:00Z">
          <w:pPr>
            <w:pStyle w:val="af3"/>
            <w:numPr>
              <w:numId w:val="8"/>
            </w:numPr>
            <w:spacing w:line="360" w:lineRule="auto"/>
            <w:ind w:left="420" w:firstLineChars="0" w:hanging="420"/>
          </w:pPr>
        </w:pPrChange>
      </w:pPr>
      <w:del w:id="6905" w:author="Happy" w:date="2018-08-20T18:39:00Z">
        <w:r w:rsidDel="009E1FA8">
          <w:rPr>
            <w:rFonts w:hint="eastAsia"/>
          </w:rPr>
          <w:delText>打开此页面时，系统会加载一次就餐人信息。</w:delText>
        </w:r>
      </w:del>
    </w:p>
    <w:p w14:paraId="2FD316A4" w14:textId="77777777" w:rsidR="002B3C43" w:rsidDel="009E1FA8" w:rsidRDefault="00BA05F2">
      <w:pPr>
        <w:rPr>
          <w:del w:id="6906" w:author="Happy" w:date="2018-08-20T18:39:00Z"/>
        </w:rPr>
        <w:pPrChange w:id="6907" w:author="Happy" w:date="2018-08-20T18:39:00Z">
          <w:pPr>
            <w:pStyle w:val="af3"/>
            <w:numPr>
              <w:ilvl w:val="1"/>
              <w:numId w:val="8"/>
            </w:numPr>
            <w:spacing w:line="360" w:lineRule="auto"/>
            <w:ind w:left="840" w:firstLineChars="0" w:hanging="420"/>
          </w:pPr>
        </w:pPrChange>
      </w:pPr>
      <w:del w:id="6908" w:author="Happy" w:date="2018-08-20T18:39:00Z">
        <w:r w:rsidDel="009E1FA8">
          <w:rPr>
            <w:rFonts w:hint="eastAsia"/>
          </w:rPr>
          <w:delText>当没有填写就餐人信息时，则食乐淘余额显示未检测</w:delText>
        </w:r>
        <w:r w:rsidR="00B64B4A" w:rsidDel="009E1FA8">
          <w:rPr>
            <w:rFonts w:hint="eastAsia"/>
          </w:rPr>
          <w:delText>到可用</w:delText>
        </w:r>
        <w:r w:rsidDel="009E1FA8">
          <w:rPr>
            <w:rFonts w:hint="eastAsia"/>
          </w:rPr>
          <w:delText>，优惠券显示未检测</w:delText>
        </w:r>
        <w:r w:rsidR="00B64B4A" w:rsidDel="009E1FA8">
          <w:rPr>
            <w:rFonts w:hint="eastAsia"/>
          </w:rPr>
          <w:delText>到可用</w:delText>
        </w:r>
        <w:r w:rsidDel="009E1FA8">
          <w:rPr>
            <w:rFonts w:hint="eastAsia"/>
          </w:rPr>
          <w:delText>，消费卡显示未检测</w:delText>
        </w:r>
        <w:r w:rsidR="00B64B4A" w:rsidDel="009E1FA8">
          <w:rPr>
            <w:rFonts w:hint="eastAsia"/>
          </w:rPr>
          <w:delText>到可用</w:delText>
        </w:r>
        <w:r w:rsidR="00356B67" w:rsidDel="009E1FA8">
          <w:rPr>
            <w:rFonts w:hint="eastAsia"/>
          </w:rPr>
          <w:delText>；</w:delText>
        </w:r>
        <w:r w:rsidR="00872056" w:rsidDel="009E1FA8">
          <w:rPr>
            <w:rFonts w:hint="eastAsia"/>
          </w:rPr>
          <w:delText>点击</w:delText>
        </w:r>
        <w:r w:rsidR="00167F57" w:rsidDel="009E1FA8">
          <w:rPr>
            <w:rFonts w:hint="eastAsia"/>
          </w:rPr>
          <w:delText>食乐淘</w:delText>
        </w:r>
        <w:r w:rsidR="00872056" w:rsidDel="009E1FA8">
          <w:delText>余额</w:delText>
        </w:r>
        <w:r w:rsidR="00872056" w:rsidDel="009E1FA8">
          <w:rPr>
            <w:rFonts w:hint="eastAsia"/>
          </w:rPr>
          <w:delText>、</w:delText>
        </w:r>
        <w:r w:rsidR="00872056" w:rsidDel="009E1FA8">
          <w:delText>消费卡</w:delText>
        </w:r>
        <w:r w:rsidR="00872056" w:rsidDel="009E1FA8">
          <w:rPr>
            <w:rFonts w:hint="eastAsia"/>
          </w:rPr>
          <w:delText>、</w:delText>
        </w:r>
        <w:r w:rsidR="00872056" w:rsidDel="009E1FA8">
          <w:delText>优惠券时</w:delText>
        </w:r>
        <w:r w:rsidR="00872056" w:rsidDel="009E1FA8">
          <w:rPr>
            <w:rFonts w:hint="eastAsia"/>
          </w:rPr>
          <w:delText>，</w:delText>
        </w:r>
        <w:r w:rsidR="00872056" w:rsidDel="009E1FA8">
          <w:delText>跳转到验证会员身份页面</w:delText>
        </w:r>
        <w:r w:rsidR="0035329C" w:rsidDel="009E1FA8">
          <w:rPr>
            <w:rFonts w:hint="eastAsia"/>
          </w:rPr>
          <w:delText>（见</w:delText>
        </w:r>
        <w:r w:rsidR="0035329C" w:rsidDel="009E1FA8">
          <w:rPr>
            <w:rFonts w:hint="eastAsia"/>
          </w:rPr>
          <w:delText>8.5</w:delText>
        </w:r>
        <w:r w:rsidR="0035329C" w:rsidDel="009E1FA8">
          <w:rPr>
            <w:rFonts w:hint="eastAsia"/>
          </w:rPr>
          <w:delText>）</w:delText>
        </w:r>
        <w:r w:rsidR="00872056" w:rsidDel="009E1FA8">
          <w:rPr>
            <w:rFonts w:hint="eastAsia"/>
          </w:rPr>
          <w:delText>。</w:delText>
        </w:r>
      </w:del>
    </w:p>
    <w:p w14:paraId="5018656C" w14:textId="77777777" w:rsidR="002B3C43" w:rsidDel="009E1FA8" w:rsidRDefault="001B2251">
      <w:pPr>
        <w:rPr>
          <w:del w:id="6909" w:author="Happy" w:date="2018-08-20T18:39:00Z"/>
        </w:rPr>
        <w:pPrChange w:id="6910" w:author="Happy" w:date="2018-08-20T18:39:00Z">
          <w:pPr>
            <w:pStyle w:val="af3"/>
            <w:numPr>
              <w:ilvl w:val="1"/>
              <w:numId w:val="8"/>
            </w:numPr>
            <w:spacing w:line="360" w:lineRule="auto"/>
            <w:ind w:left="840" w:firstLineChars="0" w:hanging="420"/>
          </w:pPr>
        </w:pPrChange>
      </w:pPr>
      <w:del w:id="6911" w:author="Happy" w:date="2018-08-20T18:39:00Z">
        <w:r w:rsidDel="009E1FA8">
          <w:delText>当填写了就餐人信息时</w:delText>
        </w:r>
        <w:r w:rsidDel="009E1FA8">
          <w:rPr>
            <w:rFonts w:hint="eastAsia"/>
          </w:rPr>
          <w:delText>，</w:delText>
        </w:r>
        <w:r w:rsidDel="009E1FA8">
          <w:delText>则食乐淘余额显示可用金额</w:delText>
        </w:r>
        <w:r w:rsidDel="009E1FA8">
          <w:rPr>
            <w:rFonts w:hint="eastAsia"/>
          </w:rPr>
          <w:delText>，</w:delText>
        </w:r>
        <w:r w:rsidDel="009E1FA8">
          <w:delText>优惠券显示可用张数</w:delText>
        </w:r>
        <w:r w:rsidDel="009E1FA8">
          <w:rPr>
            <w:rFonts w:hint="eastAsia"/>
          </w:rPr>
          <w:delText>，</w:delText>
        </w:r>
        <w:r w:rsidDel="009E1FA8">
          <w:delText>消费卡显示可用张数</w:delText>
        </w:r>
        <w:r w:rsidR="00B62F0F" w:rsidDel="009E1FA8">
          <w:rPr>
            <w:rFonts w:hint="eastAsia"/>
          </w:rPr>
          <w:delText>；</w:delText>
        </w:r>
        <w:r w:rsidR="00826C44" w:rsidDel="009E1FA8">
          <w:rPr>
            <w:rFonts w:hint="eastAsia"/>
          </w:rPr>
          <w:delText>但还没有验证本次消费会员的身份时，则点击食乐淘余额、优惠券、消费卡跳转到验证会员身份页面</w:delText>
        </w:r>
        <w:r w:rsidR="00D229AF" w:rsidDel="009E1FA8">
          <w:rPr>
            <w:rFonts w:hint="eastAsia"/>
          </w:rPr>
          <w:delText>（见</w:delText>
        </w:r>
        <w:r w:rsidR="00D229AF" w:rsidDel="009E1FA8">
          <w:rPr>
            <w:rFonts w:hint="eastAsia"/>
          </w:rPr>
          <w:delText>8.5</w:delText>
        </w:r>
        <w:r w:rsidR="00D229AF" w:rsidDel="009E1FA8">
          <w:rPr>
            <w:rFonts w:hint="eastAsia"/>
          </w:rPr>
          <w:delText>）</w:delText>
        </w:r>
        <w:r w:rsidR="00826C44" w:rsidDel="009E1FA8">
          <w:rPr>
            <w:rFonts w:hint="eastAsia"/>
          </w:rPr>
          <w:delText>。</w:delText>
        </w:r>
      </w:del>
    </w:p>
    <w:p w14:paraId="52F7C3E3" w14:textId="77777777" w:rsidR="002B3C43" w:rsidDel="009E1FA8" w:rsidRDefault="00826C44">
      <w:pPr>
        <w:rPr>
          <w:del w:id="6912" w:author="Happy" w:date="2018-08-20T18:39:00Z"/>
        </w:rPr>
        <w:pPrChange w:id="6913" w:author="Happy" w:date="2018-08-20T18:39:00Z">
          <w:pPr>
            <w:pStyle w:val="af3"/>
            <w:numPr>
              <w:ilvl w:val="1"/>
              <w:numId w:val="8"/>
            </w:numPr>
            <w:spacing w:line="360" w:lineRule="auto"/>
            <w:ind w:left="840" w:firstLineChars="0" w:hanging="420"/>
          </w:pPr>
        </w:pPrChange>
      </w:pPr>
      <w:del w:id="6914" w:author="Happy" w:date="2018-08-20T18:39:00Z">
        <w:r w:rsidDel="009E1FA8">
          <w:delText>当填写了就餐人信息且已经验证了本次消费会员的身份时</w:delText>
        </w:r>
        <w:r w:rsidDel="009E1FA8">
          <w:rPr>
            <w:rFonts w:hint="eastAsia"/>
          </w:rPr>
          <w:delText>：</w:delText>
        </w:r>
      </w:del>
    </w:p>
    <w:p w14:paraId="0622CBA3" w14:textId="77777777" w:rsidR="005C3A57" w:rsidDel="009E1FA8" w:rsidRDefault="00826C44">
      <w:pPr>
        <w:rPr>
          <w:ins w:id="6915" w:author="xiaohou" w:date="2016-08-31T15:52:00Z"/>
          <w:del w:id="6916" w:author="Happy" w:date="2018-08-20T18:39:00Z"/>
        </w:rPr>
        <w:pPrChange w:id="6917" w:author="Happy" w:date="2018-08-20T18:39:00Z">
          <w:pPr>
            <w:pStyle w:val="af3"/>
            <w:numPr>
              <w:numId w:val="139"/>
            </w:numPr>
            <w:spacing w:line="360" w:lineRule="auto"/>
            <w:ind w:left="1260" w:firstLineChars="0" w:hanging="420"/>
          </w:pPr>
        </w:pPrChange>
      </w:pPr>
      <w:ins w:id="6918" w:author="xiaohou" w:date="2016-08-31T15:49:00Z">
        <w:del w:id="6919" w:author="Happy" w:date="2018-08-20T18:39:00Z">
          <w:r w:rsidDel="009E1FA8">
            <w:delText>如果食乐淘余额为</w:delText>
          </w:r>
          <w:r w:rsidDel="009E1FA8">
            <w:rPr>
              <w:rFonts w:hint="eastAsia"/>
            </w:rPr>
            <w:delText>0</w:delText>
          </w:r>
        </w:del>
      </w:ins>
      <w:ins w:id="6920" w:author="xiaohou" w:date="2016-08-31T15:50:00Z">
        <w:del w:id="6921" w:author="Happy" w:date="2018-08-20T18:39:00Z">
          <w:r w:rsidDel="009E1FA8">
            <w:rPr>
              <w:rFonts w:hint="eastAsia"/>
            </w:rPr>
            <w:delText>，则食乐淘余额按钮置灰，</w:delText>
          </w:r>
        </w:del>
      </w:ins>
      <w:ins w:id="6922" w:author="xiaohou" w:date="2016-08-31T15:51:00Z">
        <w:del w:id="6923" w:author="Happy" w:date="2018-08-20T18:39:00Z">
          <w:r w:rsidDel="009E1FA8">
            <w:rPr>
              <w:rFonts w:hint="eastAsia"/>
            </w:rPr>
            <w:delText>不可操作，显示：无可用</w:delText>
          </w:r>
        </w:del>
      </w:ins>
      <w:ins w:id="6924" w:author="xiaohou" w:date="2016-08-31T15:53:00Z">
        <w:del w:id="6925" w:author="Happy" w:date="2018-08-20T18:39:00Z">
          <w:r w:rsidDel="009E1FA8">
            <w:rPr>
              <w:rFonts w:hint="eastAsia"/>
            </w:rPr>
            <w:delText>余额</w:delText>
          </w:r>
        </w:del>
      </w:ins>
      <w:ins w:id="6926" w:author="xiaohou" w:date="2016-08-31T15:51:00Z">
        <w:del w:id="6927" w:author="Happy" w:date="2018-08-20T18:39:00Z">
          <w:r w:rsidDel="009E1FA8">
            <w:rPr>
              <w:rFonts w:hint="eastAsia"/>
            </w:rPr>
            <w:delText>；</w:delText>
          </w:r>
        </w:del>
      </w:ins>
      <w:del w:id="6928" w:author="Happy" w:date="2018-08-20T18:39:00Z">
        <w:r w:rsidR="002105C8" w:rsidDel="009E1FA8">
          <w:rPr>
            <w:rFonts w:hint="eastAsia"/>
          </w:rPr>
          <w:delText>反之</w:delText>
        </w:r>
      </w:del>
      <w:ins w:id="6929" w:author="xiaohou" w:date="2016-08-31T15:52:00Z">
        <w:del w:id="6930" w:author="Happy" w:date="2018-08-20T18:39:00Z">
          <w:r w:rsidDel="009E1FA8">
            <w:rPr>
              <w:rFonts w:hint="eastAsia"/>
            </w:rPr>
            <w:delText>食乐淘余额不为</w:delText>
          </w:r>
          <w:r w:rsidDel="009E1FA8">
            <w:rPr>
              <w:rFonts w:hint="eastAsia"/>
            </w:rPr>
            <w:delText>0</w:delText>
          </w:r>
          <w:r w:rsidDel="009E1FA8">
            <w:rPr>
              <w:rFonts w:hint="eastAsia"/>
            </w:rPr>
            <w:delText>，点击后，跳转到使用食乐淘余额页面</w:delText>
          </w:r>
        </w:del>
      </w:ins>
      <w:ins w:id="6931" w:author="xiaohou" w:date="2016-08-31T17:21:00Z">
        <w:del w:id="6932" w:author="Happy" w:date="2018-08-20T18:39:00Z">
          <w:r w:rsidR="009558CF" w:rsidDel="009E1FA8">
            <w:rPr>
              <w:rFonts w:hint="eastAsia"/>
            </w:rPr>
            <w:delText>（见</w:delText>
          </w:r>
          <w:r w:rsidR="009558CF" w:rsidDel="009E1FA8">
            <w:rPr>
              <w:rFonts w:hint="eastAsia"/>
            </w:rPr>
            <w:delText>8.9</w:delText>
          </w:r>
          <w:r w:rsidR="009558CF" w:rsidDel="009E1FA8">
            <w:rPr>
              <w:rFonts w:hint="eastAsia"/>
            </w:rPr>
            <w:delText>）</w:delText>
          </w:r>
        </w:del>
      </w:ins>
      <w:ins w:id="6933" w:author="xiaohou" w:date="2016-08-31T17:23:00Z">
        <w:del w:id="6934" w:author="Happy" w:date="2018-08-20T18:39:00Z">
          <w:r w:rsidR="00697507" w:rsidDel="009E1FA8">
            <w:rPr>
              <w:rFonts w:hint="eastAsia"/>
            </w:rPr>
            <w:delText>，当扣除食乐淘余额，则通知</w:delText>
          </w:r>
        </w:del>
      </w:ins>
      <w:ins w:id="6935" w:author="xiaohou" w:date="2016-08-31T17:24:00Z">
        <w:del w:id="6936" w:author="Happy" w:date="2018-08-20T18:39:00Z">
          <w:r w:rsidR="00697507" w:rsidDel="009E1FA8">
            <w:rPr>
              <w:rFonts w:hint="eastAsia"/>
            </w:rPr>
            <w:delText>服务器锁定食乐淘余额</w:delText>
          </w:r>
        </w:del>
      </w:ins>
      <w:ins w:id="6937" w:author="xiaohou" w:date="2016-08-31T15:52:00Z">
        <w:del w:id="6938" w:author="Happy" w:date="2018-08-20T18:39:00Z">
          <w:r w:rsidDel="009E1FA8">
            <w:rPr>
              <w:rFonts w:hint="eastAsia"/>
            </w:rPr>
            <w:delText>。</w:delText>
          </w:r>
        </w:del>
      </w:ins>
    </w:p>
    <w:p w14:paraId="7FEADC77" w14:textId="77777777" w:rsidR="005C3A57" w:rsidDel="009E1FA8" w:rsidRDefault="00826C44">
      <w:pPr>
        <w:rPr>
          <w:ins w:id="6939" w:author="xiaohou" w:date="2016-08-31T15:54:00Z"/>
          <w:del w:id="6940" w:author="Happy" w:date="2018-08-20T18:39:00Z"/>
        </w:rPr>
        <w:pPrChange w:id="6941" w:author="Happy" w:date="2018-08-20T18:39:00Z">
          <w:pPr>
            <w:pStyle w:val="af3"/>
            <w:numPr>
              <w:numId w:val="139"/>
            </w:numPr>
            <w:spacing w:line="360" w:lineRule="auto"/>
            <w:ind w:left="1260" w:firstLineChars="0" w:hanging="420"/>
          </w:pPr>
        </w:pPrChange>
      </w:pPr>
      <w:ins w:id="6942" w:author="xiaohou" w:date="2016-08-31T15:52:00Z">
        <w:del w:id="6943" w:author="Happy" w:date="2018-08-20T18:39:00Z">
          <w:r w:rsidDel="009E1FA8">
            <w:rPr>
              <w:rFonts w:hint="eastAsia"/>
            </w:rPr>
            <w:delText>如果没有可用的优惠券，</w:delText>
          </w:r>
        </w:del>
      </w:ins>
      <w:ins w:id="6944" w:author="xiaohou" w:date="2016-08-31T15:53:00Z">
        <w:del w:id="6945" w:author="Happy" w:date="2018-08-20T18:39:00Z">
          <w:r w:rsidDel="009E1FA8">
            <w:rPr>
              <w:rFonts w:hint="eastAsia"/>
            </w:rPr>
            <w:delText>则优惠券按钮置灰，不可操作，显示无可用券；</w:delText>
          </w:r>
        </w:del>
      </w:ins>
      <w:del w:id="6946" w:author="Happy" w:date="2018-08-20T18:39:00Z">
        <w:r w:rsidR="00422A9B" w:rsidDel="009E1FA8">
          <w:rPr>
            <w:rFonts w:hint="eastAsia"/>
          </w:rPr>
          <w:delText>反之</w:delText>
        </w:r>
      </w:del>
      <w:ins w:id="6947" w:author="xiaohou" w:date="2016-08-31T15:53:00Z">
        <w:del w:id="6948" w:author="Happy" w:date="2018-08-20T18:39:00Z">
          <w:r w:rsidDel="009E1FA8">
            <w:rPr>
              <w:rFonts w:hint="eastAsia"/>
            </w:rPr>
            <w:delText>有可用优惠券，点击后，跳转到使用优惠券</w:delText>
          </w:r>
        </w:del>
      </w:ins>
      <w:ins w:id="6949" w:author="xiaohou" w:date="2016-08-31T15:54:00Z">
        <w:del w:id="6950" w:author="Happy" w:date="2018-08-20T18:39:00Z">
          <w:r w:rsidDel="009E1FA8">
            <w:rPr>
              <w:rFonts w:hint="eastAsia"/>
            </w:rPr>
            <w:delText>页面</w:delText>
          </w:r>
        </w:del>
      </w:ins>
      <w:ins w:id="6951" w:author="xiaohou" w:date="2016-08-31T17:21:00Z">
        <w:del w:id="6952" w:author="Happy" w:date="2018-08-20T18:39:00Z">
          <w:r w:rsidR="00697507" w:rsidDel="009E1FA8">
            <w:rPr>
              <w:rFonts w:hint="eastAsia"/>
            </w:rPr>
            <w:delText>（见</w:delText>
          </w:r>
          <w:r w:rsidR="00697507" w:rsidDel="009E1FA8">
            <w:rPr>
              <w:rFonts w:hint="eastAsia"/>
            </w:rPr>
            <w:delText>8.6</w:delText>
          </w:r>
          <w:r w:rsidR="00697507" w:rsidDel="009E1FA8">
            <w:rPr>
              <w:rFonts w:hint="eastAsia"/>
            </w:rPr>
            <w:delText>）</w:delText>
          </w:r>
        </w:del>
      </w:ins>
      <w:ins w:id="6953" w:author="xiaohou" w:date="2016-08-31T17:24:00Z">
        <w:del w:id="6954" w:author="Happy" w:date="2018-08-20T18:39:00Z">
          <w:r w:rsidR="00697507" w:rsidDel="009E1FA8">
            <w:rPr>
              <w:rFonts w:hint="eastAsia"/>
            </w:rPr>
            <w:delText>，当扣除优惠券，则通知服务器锁定优惠券</w:delText>
          </w:r>
        </w:del>
      </w:ins>
      <w:ins w:id="6955" w:author="xiaohou" w:date="2016-08-31T15:54:00Z">
        <w:del w:id="6956" w:author="Happy" w:date="2018-08-20T18:39:00Z">
          <w:r w:rsidDel="009E1FA8">
            <w:rPr>
              <w:rFonts w:hint="eastAsia"/>
            </w:rPr>
            <w:delText>；</w:delText>
          </w:r>
        </w:del>
      </w:ins>
    </w:p>
    <w:p w14:paraId="7018C088" w14:textId="77777777" w:rsidR="005C3A57" w:rsidDel="009E1FA8" w:rsidRDefault="00826C44">
      <w:pPr>
        <w:rPr>
          <w:del w:id="6957" w:author="Happy" w:date="2018-08-20T18:39:00Z"/>
        </w:rPr>
        <w:pPrChange w:id="6958" w:author="Happy" w:date="2018-08-20T18:39:00Z">
          <w:pPr>
            <w:pStyle w:val="af3"/>
            <w:numPr>
              <w:numId w:val="139"/>
            </w:numPr>
            <w:spacing w:line="360" w:lineRule="auto"/>
            <w:ind w:left="1260" w:firstLineChars="0" w:hanging="420"/>
          </w:pPr>
        </w:pPrChange>
      </w:pPr>
      <w:ins w:id="6959" w:author="xiaohou" w:date="2016-08-31T15:54:00Z">
        <w:del w:id="6960" w:author="Happy" w:date="2018-08-20T18:39:00Z">
          <w:r w:rsidDel="009E1FA8">
            <w:rPr>
              <w:rFonts w:hint="eastAsia"/>
            </w:rPr>
            <w:delText>如果</w:delText>
          </w:r>
        </w:del>
      </w:ins>
      <w:ins w:id="6961" w:author="xiaohou" w:date="2016-08-31T15:55:00Z">
        <w:del w:id="6962" w:author="Happy" w:date="2018-08-20T18:39:00Z">
          <w:r w:rsidDel="009E1FA8">
            <w:rPr>
              <w:rFonts w:hint="eastAsia"/>
            </w:rPr>
            <w:delText>没有可用的消费卡，则</w:delText>
          </w:r>
        </w:del>
      </w:ins>
      <w:ins w:id="6963" w:author="xiaohou" w:date="2016-08-31T16:01:00Z">
        <w:del w:id="6964" w:author="Happy" w:date="2018-08-20T18:39:00Z">
          <w:r w:rsidR="0049048A" w:rsidDel="009E1FA8">
            <w:rPr>
              <w:rFonts w:hint="eastAsia"/>
            </w:rPr>
            <w:delText>提示去购买，点击，则跳转到购买消费卡页面；</w:delText>
          </w:r>
        </w:del>
      </w:ins>
      <w:del w:id="6965" w:author="Happy" w:date="2018-08-20T18:39:00Z">
        <w:r w:rsidR="00843C55" w:rsidDel="009E1FA8">
          <w:rPr>
            <w:rFonts w:hint="eastAsia"/>
          </w:rPr>
          <w:delText>反之</w:delText>
        </w:r>
      </w:del>
      <w:ins w:id="6966" w:author="xiaohou" w:date="2016-08-31T16:01:00Z">
        <w:del w:id="6967" w:author="Happy" w:date="2018-08-20T18:39:00Z">
          <w:r w:rsidR="0049048A" w:rsidDel="009E1FA8">
            <w:rPr>
              <w:rFonts w:hint="eastAsia"/>
            </w:rPr>
            <w:delText>有可用的消费卡，点击后，跳转到</w:delText>
          </w:r>
        </w:del>
      </w:ins>
      <w:ins w:id="6968" w:author="xiaohou" w:date="2016-08-31T16:02:00Z">
        <w:del w:id="6969" w:author="Happy" w:date="2018-08-20T18:39:00Z">
          <w:r w:rsidR="0049048A" w:rsidDel="009E1FA8">
            <w:rPr>
              <w:rFonts w:hint="eastAsia"/>
            </w:rPr>
            <w:delText>使用消费卡页面</w:delText>
          </w:r>
        </w:del>
      </w:ins>
      <w:ins w:id="6970" w:author="xiaohou" w:date="2016-08-31T17:21:00Z">
        <w:del w:id="6971" w:author="Happy" w:date="2018-08-20T18:39:00Z">
          <w:r w:rsidR="00697507" w:rsidDel="009E1FA8">
            <w:rPr>
              <w:rFonts w:hint="eastAsia"/>
            </w:rPr>
            <w:delText>（见</w:delText>
          </w:r>
        </w:del>
      </w:ins>
      <w:ins w:id="6972" w:author="xiaohou" w:date="2016-08-31T17:22:00Z">
        <w:del w:id="6973" w:author="Happy" w:date="2018-08-20T18:39:00Z">
          <w:r w:rsidR="00697507" w:rsidDel="009E1FA8">
            <w:rPr>
              <w:rFonts w:hint="eastAsia"/>
            </w:rPr>
            <w:delText>8.7</w:delText>
          </w:r>
        </w:del>
      </w:ins>
      <w:ins w:id="6974" w:author="xiaohou" w:date="2016-08-31T17:21:00Z">
        <w:del w:id="6975" w:author="Happy" w:date="2018-08-20T18:39:00Z">
          <w:r w:rsidR="00697507" w:rsidDel="009E1FA8">
            <w:rPr>
              <w:rFonts w:hint="eastAsia"/>
            </w:rPr>
            <w:delText>）</w:delText>
          </w:r>
        </w:del>
      </w:ins>
      <w:ins w:id="6976" w:author="xiaohou" w:date="2016-08-31T17:25:00Z">
        <w:del w:id="6977" w:author="Happy" w:date="2018-08-20T18:39:00Z">
          <w:r w:rsidR="00697507" w:rsidDel="009E1FA8">
            <w:rPr>
              <w:rFonts w:hint="eastAsia"/>
            </w:rPr>
            <w:delText>，当扣除消费卡，则通知服务器锁定消费卡</w:delText>
          </w:r>
        </w:del>
      </w:ins>
      <w:del w:id="6978" w:author="Happy" w:date="2018-08-20T18:39:00Z">
        <w:r w:rsidR="00A952DE" w:rsidDel="009E1FA8">
          <w:rPr>
            <w:rFonts w:hint="eastAsia"/>
          </w:rPr>
          <w:delText>中本次消费的金额</w:delText>
        </w:r>
      </w:del>
      <w:ins w:id="6979" w:author="xiaohou" w:date="2016-08-31T16:02:00Z">
        <w:del w:id="6980" w:author="Happy" w:date="2018-08-20T18:39:00Z">
          <w:r w:rsidR="0049048A" w:rsidDel="009E1FA8">
            <w:rPr>
              <w:rFonts w:hint="eastAsia"/>
            </w:rPr>
            <w:delText>。</w:delText>
          </w:r>
        </w:del>
      </w:ins>
    </w:p>
    <w:p w14:paraId="009F12A1" w14:textId="77777777" w:rsidR="00B438DA" w:rsidDel="009E1FA8" w:rsidRDefault="00B438DA">
      <w:pPr>
        <w:rPr>
          <w:del w:id="6981" w:author="Happy" w:date="2018-08-20T18:39:00Z"/>
        </w:rPr>
        <w:pPrChange w:id="6982" w:author="Happy" w:date="2018-08-20T18:39:00Z">
          <w:pPr>
            <w:pStyle w:val="af3"/>
            <w:numPr>
              <w:numId w:val="8"/>
            </w:numPr>
            <w:spacing w:line="360" w:lineRule="auto"/>
            <w:ind w:left="420" w:firstLineChars="0" w:hanging="420"/>
          </w:pPr>
        </w:pPrChange>
      </w:pPr>
      <w:del w:id="6983" w:author="Happy" w:date="2018-08-20T18:39:00Z">
        <w:r w:rsidDel="009E1FA8">
          <w:rPr>
            <w:rFonts w:hint="eastAsia"/>
          </w:rPr>
          <w:delText>【整单打折】：点开后可以选择打折的折扣和让价</w:delText>
        </w:r>
        <w:r w:rsidR="00C73CCA" w:rsidDel="009E1FA8">
          <w:rPr>
            <w:rFonts w:hint="eastAsia"/>
          </w:rPr>
          <w:delText>（见</w:delText>
        </w:r>
      </w:del>
      <w:ins w:id="6984" w:author="xiaohou" w:date="2016-08-31T16:13:00Z">
        <w:del w:id="6985" w:author="Happy" w:date="2018-08-20T18:39:00Z">
          <w:r w:rsidR="004143DC" w:rsidDel="009E1FA8">
            <w:rPr>
              <w:rFonts w:hint="eastAsia"/>
            </w:rPr>
            <w:delText>8</w:delText>
          </w:r>
        </w:del>
      </w:ins>
      <w:del w:id="6986" w:author="Happy" w:date="2018-08-20T18:39:00Z">
        <w:r w:rsidR="0096671D" w:rsidDel="009E1FA8">
          <w:rPr>
            <w:rFonts w:hint="eastAsia"/>
          </w:rPr>
          <w:delText>.2</w:delText>
        </w:r>
        <w:r w:rsidR="00C73CCA" w:rsidDel="009E1FA8">
          <w:rPr>
            <w:rFonts w:hint="eastAsia"/>
          </w:rPr>
          <w:delText>和</w:delText>
        </w:r>
      </w:del>
      <w:ins w:id="6987" w:author="xiaohou" w:date="2016-08-31T16:13:00Z">
        <w:del w:id="6988" w:author="Happy" w:date="2018-08-20T18:39:00Z">
          <w:r w:rsidR="004143DC" w:rsidDel="009E1FA8">
            <w:rPr>
              <w:rFonts w:hint="eastAsia"/>
            </w:rPr>
            <w:delText>8</w:delText>
          </w:r>
        </w:del>
      </w:ins>
      <w:del w:id="6989" w:author="Happy" w:date="2018-08-20T18:39:00Z">
        <w:r w:rsidR="0096671D" w:rsidDel="009E1FA8">
          <w:rPr>
            <w:rFonts w:hint="eastAsia"/>
          </w:rPr>
          <w:delText>.3</w:delText>
        </w:r>
        <w:r w:rsidR="00C73CCA" w:rsidDel="009E1FA8">
          <w:rPr>
            <w:rFonts w:hint="eastAsia"/>
          </w:rPr>
          <w:delText>）</w:delText>
        </w:r>
        <w:r w:rsidDel="009E1FA8">
          <w:rPr>
            <w:rFonts w:hint="eastAsia"/>
          </w:rPr>
          <w:delText>。</w:delText>
        </w:r>
      </w:del>
    </w:p>
    <w:p w14:paraId="719A4948" w14:textId="77777777" w:rsidR="00B438DA" w:rsidRPr="00D66E7F" w:rsidDel="009E1FA8" w:rsidRDefault="00B438DA">
      <w:pPr>
        <w:rPr>
          <w:del w:id="6990" w:author="Happy" w:date="2018-08-20T18:39:00Z"/>
          <w:iCs/>
          <w:sz w:val="24"/>
        </w:rPr>
        <w:pPrChange w:id="6991" w:author="Happy" w:date="2018-08-20T18:39:00Z">
          <w:pPr>
            <w:pStyle w:val="af3"/>
            <w:numPr>
              <w:numId w:val="8"/>
            </w:numPr>
            <w:spacing w:line="360" w:lineRule="auto"/>
            <w:ind w:left="420" w:firstLineChars="0" w:hanging="420"/>
          </w:pPr>
        </w:pPrChange>
      </w:pPr>
      <w:del w:id="6992" w:author="Happy" w:date="2018-08-20T18:39:00Z">
        <w:r w:rsidDel="009E1FA8">
          <w:rPr>
            <w:rFonts w:hint="eastAsia"/>
          </w:rPr>
          <w:delText>【抹零】：</w:delText>
        </w:r>
        <w:r w:rsidR="008F2FA0" w:rsidDel="009E1FA8">
          <w:rPr>
            <w:rFonts w:hint="eastAsia"/>
          </w:rPr>
          <w:delText>默认情况下，订单是不进行抹零的，</w:delText>
        </w:r>
        <w:r w:rsidDel="009E1FA8">
          <w:rPr>
            <w:rFonts w:hint="eastAsia"/>
          </w:rPr>
          <w:delText>点击后，可以根据后台设定的规则，进行抹零。</w:delText>
        </w:r>
      </w:del>
    </w:p>
    <w:p w14:paraId="46FA4219" w14:textId="77777777" w:rsidR="00727D10" w:rsidDel="009E1FA8" w:rsidRDefault="00B438DA">
      <w:pPr>
        <w:rPr>
          <w:del w:id="6993" w:author="Happy" w:date="2018-08-20T18:39:00Z"/>
          <w:iCs/>
          <w:sz w:val="24"/>
        </w:rPr>
        <w:pPrChange w:id="6994" w:author="Happy" w:date="2018-08-20T18:39:00Z">
          <w:pPr>
            <w:pStyle w:val="af3"/>
            <w:numPr>
              <w:numId w:val="8"/>
            </w:numPr>
            <w:spacing w:line="360" w:lineRule="auto"/>
            <w:ind w:left="420" w:firstLineChars="0" w:hanging="420"/>
          </w:pPr>
        </w:pPrChange>
      </w:pPr>
      <w:del w:id="6995" w:author="Happy" w:date="2018-08-20T18:39:00Z">
        <w:r w:rsidDel="009E1FA8">
          <w:rPr>
            <w:rFonts w:hint="eastAsia"/>
          </w:rPr>
          <w:delText>【现金】：点击后进入现金支付页面</w:delText>
        </w:r>
        <w:r w:rsidR="00C73CCA" w:rsidDel="009E1FA8">
          <w:rPr>
            <w:rFonts w:hint="eastAsia"/>
          </w:rPr>
          <w:delText>（见</w:delText>
        </w:r>
      </w:del>
      <w:ins w:id="6996" w:author="xiaohou" w:date="2016-09-01T17:54:00Z">
        <w:del w:id="6997" w:author="Happy" w:date="2018-08-20T18:39:00Z">
          <w:r w:rsidR="00D95620" w:rsidDel="009E1FA8">
            <w:rPr>
              <w:rFonts w:hint="eastAsia"/>
            </w:rPr>
            <w:delText>8.10</w:delText>
          </w:r>
        </w:del>
      </w:ins>
      <w:del w:id="6998" w:author="Happy" w:date="2018-08-20T18:39:00Z">
        <w:r w:rsidR="00C73CCA" w:rsidDel="009E1FA8">
          <w:rPr>
            <w:rFonts w:hint="eastAsia"/>
          </w:rPr>
          <w:delText>）</w:delText>
        </w:r>
        <w:r w:rsidDel="009E1FA8">
          <w:rPr>
            <w:rFonts w:hint="eastAsia"/>
          </w:rPr>
          <w:delText>。</w:delText>
        </w:r>
      </w:del>
    </w:p>
    <w:p w14:paraId="09C69087" w14:textId="77777777" w:rsidR="00727D10" w:rsidDel="009E1FA8" w:rsidRDefault="00B438DA">
      <w:pPr>
        <w:rPr>
          <w:del w:id="6999" w:author="Happy" w:date="2018-08-20T18:39:00Z"/>
          <w:iCs/>
          <w:sz w:val="24"/>
        </w:rPr>
        <w:pPrChange w:id="7000" w:author="Happy" w:date="2018-08-20T18:39:00Z">
          <w:pPr>
            <w:pStyle w:val="af3"/>
            <w:numPr>
              <w:numId w:val="8"/>
            </w:numPr>
            <w:spacing w:line="360" w:lineRule="auto"/>
            <w:ind w:left="420" w:firstLineChars="0" w:hanging="420"/>
          </w:pPr>
        </w:pPrChange>
      </w:pPr>
      <w:del w:id="7001" w:author="Happy" w:date="2018-08-20T18:39:00Z">
        <w:r w:rsidDel="009E1FA8">
          <w:rPr>
            <w:rFonts w:hint="eastAsia"/>
          </w:rPr>
          <w:delText>【银行卡】：点击后进入银行卡支付页面</w:delText>
        </w:r>
        <w:r w:rsidR="00C73CCA" w:rsidDel="009E1FA8">
          <w:rPr>
            <w:rFonts w:hint="eastAsia"/>
          </w:rPr>
          <w:delText>（见</w:delText>
        </w:r>
      </w:del>
      <w:ins w:id="7002" w:author="xiaohou" w:date="2016-09-01T17:54:00Z">
        <w:del w:id="7003" w:author="Happy" w:date="2018-08-20T18:39:00Z">
          <w:r w:rsidR="00D95620" w:rsidDel="009E1FA8">
            <w:rPr>
              <w:rFonts w:hint="eastAsia"/>
            </w:rPr>
            <w:delText>8.11</w:delText>
          </w:r>
        </w:del>
      </w:ins>
      <w:del w:id="7004" w:author="Happy" w:date="2018-08-20T18:39:00Z">
        <w:r w:rsidR="00C73CCA" w:rsidDel="009E1FA8">
          <w:rPr>
            <w:rFonts w:hint="eastAsia"/>
          </w:rPr>
          <w:delText>）</w:delText>
        </w:r>
        <w:r w:rsidDel="009E1FA8">
          <w:rPr>
            <w:rFonts w:hint="eastAsia"/>
          </w:rPr>
          <w:delText>。</w:delText>
        </w:r>
      </w:del>
    </w:p>
    <w:p w14:paraId="21A33D8C" w14:textId="77777777" w:rsidR="00727D10" w:rsidDel="009E1FA8" w:rsidRDefault="00B438DA">
      <w:pPr>
        <w:rPr>
          <w:ins w:id="7005" w:author="xiaohou" w:date="2016-08-31T16:05:00Z"/>
          <w:del w:id="7006" w:author="Happy" w:date="2018-08-20T18:39:00Z"/>
          <w:iCs/>
          <w:sz w:val="24"/>
        </w:rPr>
        <w:pPrChange w:id="7007" w:author="Happy" w:date="2018-08-20T18:39:00Z">
          <w:pPr>
            <w:pStyle w:val="af3"/>
            <w:numPr>
              <w:numId w:val="8"/>
            </w:numPr>
            <w:spacing w:line="360" w:lineRule="auto"/>
            <w:ind w:left="420" w:firstLineChars="0" w:hanging="420"/>
          </w:pPr>
        </w:pPrChange>
      </w:pPr>
      <w:del w:id="7008" w:author="Happy" w:date="2018-08-20T18:39:00Z">
        <w:r w:rsidDel="009E1FA8">
          <w:rPr>
            <w:rFonts w:hint="eastAsia"/>
          </w:rPr>
          <w:delText>【</w:delText>
        </w:r>
      </w:del>
      <w:ins w:id="7009" w:author="xiaohou" w:date="2016-08-31T16:05:00Z">
        <w:del w:id="7010" w:author="Happy" w:date="2018-08-20T18:39:00Z">
          <w:r w:rsidR="00B67456" w:rsidDel="009E1FA8">
            <w:rPr>
              <w:rFonts w:hint="eastAsia"/>
            </w:rPr>
            <w:delText>支付宝</w:delText>
          </w:r>
        </w:del>
      </w:ins>
      <w:del w:id="7011" w:author="Happy" w:date="2018-08-20T18:39:00Z">
        <w:r w:rsidDel="009E1FA8">
          <w:rPr>
            <w:rFonts w:hint="eastAsia"/>
          </w:rPr>
          <w:delText>】：点击后</w:delText>
        </w:r>
      </w:del>
      <w:ins w:id="7012" w:author="xiaohou" w:date="2016-08-31T16:05:00Z">
        <w:del w:id="7013" w:author="Happy" w:date="2018-08-20T18:39:00Z">
          <w:r w:rsidR="00B67456" w:rsidDel="009E1FA8">
            <w:rPr>
              <w:rFonts w:hint="eastAsia"/>
            </w:rPr>
            <w:delText>进入</w:delText>
          </w:r>
        </w:del>
      </w:ins>
      <w:del w:id="7014" w:author="Happy" w:date="2018-08-20T18:39:00Z">
        <w:r w:rsidDel="009E1FA8">
          <w:rPr>
            <w:rFonts w:hint="eastAsia"/>
          </w:rPr>
          <w:delText>支付宝支付</w:delText>
        </w:r>
      </w:del>
      <w:ins w:id="7015" w:author="xiaohou" w:date="2016-08-31T16:05:00Z">
        <w:del w:id="7016" w:author="Happy" w:date="2018-08-20T18:39:00Z">
          <w:r w:rsidR="00B67456" w:rsidDel="009E1FA8">
            <w:rPr>
              <w:rFonts w:hint="eastAsia"/>
            </w:rPr>
            <w:delText>页面</w:delText>
          </w:r>
        </w:del>
      </w:ins>
      <w:del w:id="7017" w:author="Happy" w:date="2018-08-20T18:39:00Z">
        <w:r w:rsidR="00C73CCA" w:rsidDel="009E1FA8">
          <w:rPr>
            <w:rFonts w:hint="eastAsia"/>
          </w:rPr>
          <w:delText>（见</w:delText>
        </w:r>
      </w:del>
      <w:ins w:id="7018" w:author="xiaohou" w:date="2016-09-01T17:54:00Z">
        <w:del w:id="7019" w:author="Happy" w:date="2018-08-20T18:39:00Z">
          <w:r w:rsidR="00D95620" w:rsidDel="009E1FA8">
            <w:rPr>
              <w:rFonts w:hint="eastAsia"/>
            </w:rPr>
            <w:delText>8.13</w:delText>
          </w:r>
        </w:del>
      </w:ins>
      <w:del w:id="7020" w:author="Happy" w:date="2018-08-20T18:39:00Z">
        <w:r w:rsidR="00C73CCA" w:rsidDel="009E1FA8">
          <w:rPr>
            <w:rFonts w:hint="eastAsia"/>
          </w:rPr>
          <w:delText>）</w:delText>
        </w:r>
        <w:r w:rsidDel="009E1FA8">
          <w:rPr>
            <w:rFonts w:hint="eastAsia"/>
          </w:rPr>
          <w:delText>。</w:delText>
        </w:r>
      </w:del>
    </w:p>
    <w:p w14:paraId="0E7CE7AC" w14:textId="77777777" w:rsidR="00727D10" w:rsidDel="009E1FA8" w:rsidRDefault="00B67456">
      <w:pPr>
        <w:rPr>
          <w:del w:id="7021" w:author="Happy" w:date="2018-08-20T18:39:00Z"/>
          <w:iCs/>
          <w:sz w:val="24"/>
        </w:rPr>
        <w:pPrChange w:id="7022" w:author="Happy" w:date="2018-08-20T18:39:00Z">
          <w:pPr>
            <w:pStyle w:val="af3"/>
            <w:numPr>
              <w:numId w:val="8"/>
            </w:numPr>
            <w:spacing w:line="360" w:lineRule="auto"/>
            <w:ind w:left="420" w:firstLineChars="0" w:hanging="420"/>
          </w:pPr>
        </w:pPrChange>
      </w:pPr>
      <w:ins w:id="7023" w:author="xiaohou" w:date="2016-08-31T16:05:00Z">
        <w:del w:id="7024" w:author="Happy" w:date="2018-08-20T18:39:00Z">
          <w:r w:rsidDel="009E1FA8">
            <w:rPr>
              <w:rFonts w:hint="eastAsia"/>
            </w:rPr>
            <w:delText>【微信】：点击后进入微信支付页面</w:delText>
          </w:r>
        </w:del>
      </w:ins>
      <w:ins w:id="7025" w:author="xiaohou" w:date="2016-09-01T17:55:00Z">
        <w:del w:id="7026" w:author="Happy" w:date="2018-08-20T18:39:00Z">
          <w:r w:rsidR="00D95620" w:rsidDel="009E1FA8">
            <w:rPr>
              <w:rFonts w:hint="eastAsia"/>
            </w:rPr>
            <w:delText>（见</w:delText>
          </w:r>
          <w:r w:rsidR="00D95620" w:rsidDel="009E1FA8">
            <w:rPr>
              <w:rFonts w:hint="eastAsia"/>
            </w:rPr>
            <w:delText>8.12</w:delText>
          </w:r>
          <w:r w:rsidR="00D95620" w:rsidDel="009E1FA8">
            <w:rPr>
              <w:rFonts w:hint="eastAsia"/>
            </w:rPr>
            <w:delText>）</w:delText>
          </w:r>
        </w:del>
      </w:ins>
      <w:ins w:id="7027" w:author="xiaohou" w:date="2016-08-31T16:05:00Z">
        <w:del w:id="7028" w:author="Happy" w:date="2018-08-20T18:39:00Z">
          <w:r w:rsidDel="009E1FA8">
            <w:rPr>
              <w:rFonts w:hint="eastAsia"/>
            </w:rPr>
            <w:delText>。</w:delText>
          </w:r>
        </w:del>
      </w:ins>
    </w:p>
    <w:p w14:paraId="68D073B8" w14:textId="77777777" w:rsidR="005573AA" w:rsidRPr="00842A4A" w:rsidDel="009E1FA8" w:rsidRDefault="00AB0001">
      <w:pPr>
        <w:rPr>
          <w:ins w:id="7029" w:author="xiaohou" w:date="2016-09-01T17:56:00Z"/>
          <w:del w:id="7030" w:author="Happy" w:date="2018-08-20T18:39:00Z"/>
          <w:iCs/>
          <w:sz w:val="24"/>
        </w:rPr>
        <w:pPrChange w:id="7031" w:author="Happy" w:date="2018-08-20T18:39:00Z">
          <w:pPr>
            <w:pStyle w:val="af3"/>
            <w:numPr>
              <w:numId w:val="8"/>
            </w:numPr>
            <w:spacing w:line="360" w:lineRule="auto"/>
            <w:ind w:left="420" w:firstLineChars="0" w:hanging="420"/>
          </w:pPr>
        </w:pPrChange>
      </w:pPr>
      <w:ins w:id="7032" w:author="xiaohou" w:date="2016-08-31T16:05:00Z">
        <w:del w:id="7033" w:author="Happy" w:date="2018-08-20T18:39:00Z">
          <w:r w:rsidDel="009E1FA8">
            <w:rPr>
              <w:rFonts w:hint="eastAsia"/>
            </w:rPr>
            <w:delText>【更多】</w:delText>
          </w:r>
        </w:del>
      </w:ins>
      <w:ins w:id="7034" w:author="xiaohou" w:date="2016-08-31T16:06:00Z">
        <w:del w:id="7035" w:author="Happy" w:date="2018-08-20T18:39:00Z">
          <w:r w:rsidDel="009E1FA8">
            <w:rPr>
              <w:rFonts w:hint="eastAsia"/>
            </w:rPr>
            <w:delText>：点击选择是免单还是挂</w:delText>
          </w:r>
        </w:del>
      </w:ins>
      <w:ins w:id="7036" w:author="s00145150" w:date="2016-09-07T14:28:00Z">
        <w:del w:id="7037" w:author="Happy" w:date="2018-08-20T18:39:00Z">
          <w:r w:rsidR="00CB54E8" w:rsidDel="009E1FA8">
            <w:rPr>
              <w:rFonts w:hint="eastAsia"/>
            </w:rPr>
            <w:delText>账</w:delText>
          </w:r>
        </w:del>
      </w:ins>
      <w:ins w:id="7038" w:author="xiaohou" w:date="2016-08-31T16:06:00Z">
        <w:del w:id="7039" w:author="Happy" w:date="2018-08-20T18:39:00Z">
          <w:r w:rsidDel="009E1FA8">
            <w:rPr>
              <w:rFonts w:hint="eastAsia"/>
            </w:rPr>
            <w:delText>。</w:delText>
          </w:r>
        </w:del>
      </w:ins>
    </w:p>
    <w:p w14:paraId="1FF44990" w14:textId="77777777" w:rsidR="005573AA" w:rsidRPr="000B3AF7" w:rsidDel="009E1FA8" w:rsidRDefault="005573AA">
      <w:pPr>
        <w:rPr>
          <w:ins w:id="7040" w:author="xiaohou" w:date="2016-09-01T17:56:00Z"/>
          <w:del w:id="7041" w:author="Happy" w:date="2018-08-20T18:39:00Z"/>
          <w:iCs/>
          <w:sz w:val="24"/>
        </w:rPr>
        <w:pPrChange w:id="7042" w:author="Happy" w:date="2018-08-20T18:39:00Z">
          <w:pPr>
            <w:pStyle w:val="af3"/>
            <w:numPr>
              <w:numId w:val="8"/>
            </w:numPr>
            <w:spacing w:line="360" w:lineRule="auto"/>
            <w:ind w:left="420" w:firstLineChars="0" w:hanging="420"/>
          </w:pPr>
        </w:pPrChange>
      </w:pPr>
      <w:ins w:id="7043" w:author="xiaohou" w:date="2016-09-01T17:56:00Z">
        <w:del w:id="7044" w:author="Happy" w:date="2018-08-20T18:39:00Z">
          <w:r w:rsidDel="009E1FA8">
            <w:rPr>
              <w:rFonts w:hint="eastAsia"/>
            </w:rPr>
            <w:delText>【免单】</w:delText>
          </w:r>
        </w:del>
      </w:ins>
      <w:del w:id="7045" w:author="Happy" w:date="2018-08-20T18:39:00Z">
        <w:r w:rsidR="00B438DA" w:rsidDel="009E1FA8">
          <w:rPr>
            <w:rFonts w:hint="eastAsia"/>
          </w:rPr>
          <w:delText>：待结变为</w:delText>
        </w:r>
        <w:r w:rsidR="00B438DA" w:rsidDel="009E1FA8">
          <w:rPr>
            <w:rFonts w:hint="eastAsia"/>
          </w:rPr>
          <w:delText>0</w:delText>
        </w:r>
        <w:r w:rsidR="00B438DA" w:rsidDel="009E1FA8">
          <w:rPr>
            <w:rFonts w:hint="eastAsia"/>
          </w:rPr>
          <w:delText>。</w:delText>
        </w:r>
      </w:del>
    </w:p>
    <w:p w14:paraId="79B6EC7B" w14:textId="77777777" w:rsidR="00727D10" w:rsidDel="009E1FA8" w:rsidRDefault="005573AA">
      <w:pPr>
        <w:rPr>
          <w:del w:id="7046" w:author="Happy" w:date="2018-08-20T18:39:00Z"/>
          <w:iCs/>
          <w:sz w:val="24"/>
        </w:rPr>
        <w:pPrChange w:id="7047" w:author="Happy" w:date="2018-08-20T18:39:00Z">
          <w:pPr>
            <w:pStyle w:val="af3"/>
            <w:numPr>
              <w:numId w:val="8"/>
            </w:numPr>
            <w:spacing w:line="360" w:lineRule="auto"/>
            <w:ind w:left="420" w:firstLineChars="0" w:hanging="420"/>
          </w:pPr>
        </w:pPrChange>
      </w:pPr>
      <w:ins w:id="7048" w:author="xiaohou" w:date="2016-09-01T17:57:00Z">
        <w:del w:id="7049" w:author="Happy" w:date="2018-08-20T18:39:00Z">
          <w:r w:rsidDel="009E1FA8">
            <w:rPr>
              <w:rFonts w:hint="eastAsia"/>
            </w:rPr>
            <w:delText>【挂账】：</w:delText>
          </w:r>
        </w:del>
      </w:ins>
      <w:ins w:id="7050" w:author="xiaohou" w:date="2016-08-31T16:06:00Z">
        <w:del w:id="7051" w:author="Happy" w:date="2018-08-20T18:39:00Z">
          <w:r w:rsidR="006A7ABA" w:rsidDel="009E1FA8">
            <w:rPr>
              <w:rFonts w:hint="eastAsia"/>
            </w:rPr>
            <w:delText>进入挂账页面</w:delText>
          </w:r>
        </w:del>
      </w:ins>
      <w:ins w:id="7052" w:author="xiaohou" w:date="2016-08-31T16:14:00Z">
        <w:del w:id="7053" w:author="Happy" w:date="2018-08-20T18:39:00Z">
          <w:r w:rsidR="00732DF4" w:rsidDel="009E1FA8">
            <w:rPr>
              <w:rFonts w:hint="eastAsia"/>
            </w:rPr>
            <w:delText>（见</w:delText>
          </w:r>
          <w:r w:rsidR="00732DF4" w:rsidDel="009E1FA8">
            <w:rPr>
              <w:rFonts w:hint="eastAsia"/>
            </w:rPr>
            <w:delText>8.4</w:delText>
          </w:r>
          <w:r w:rsidR="00732DF4" w:rsidDel="009E1FA8">
            <w:rPr>
              <w:rFonts w:hint="eastAsia"/>
            </w:rPr>
            <w:delText>）</w:delText>
          </w:r>
        </w:del>
      </w:ins>
      <w:ins w:id="7054" w:author="xiaohou" w:date="2016-08-31T16:06:00Z">
        <w:del w:id="7055" w:author="Happy" w:date="2018-08-20T18:39:00Z">
          <w:r w:rsidR="006A7ABA" w:rsidDel="009E1FA8">
            <w:rPr>
              <w:rFonts w:hint="eastAsia"/>
            </w:rPr>
            <w:delText>。</w:delText>
          </w:r>
        </w:del>
      </w:ins>
    </w:p>
    <w:p w14:paraId="799B1C59" w14:textId="77777777" w:rsidR="00727D10" w:rsidDel="009E1FA8" w:rsidRDefault="00C73CCA">
      <w:pPr>
        <w:rPr>
          <w:del w:id="7056" w:author="Happy" w:date="2018-08-20T18:39:00Z"/>
          <w:iCs/>
          <w:sz w:val="24"/>
        </w:rPr>
        <w:pPrChange w:id="7057" w:author="Happy" w:date="2018-08-20T18:39:00Z">
          <w:pPr>
            <w:pStyle w:val="af3"/>
            <w:numPr>
              <w:numId w:val="8"/>
            </w:numPr>
            <w:spacing w:line="360" w:lineRule="auto"/>
            <w:ind w:left="420" w:firstLineChars="0" w:hanging="420"/>
          </w:pPr>
        </w:pPrChange>
      </w:pPr>
      <w:del w:id="7058" w:author="Happy" w:date="2018-08-20T18:39:00Z">
        <w:r w:rsidDel="009E1FA8">
          <w:rPr>
            <w:rFonts w:hint="eastAsia"/>
          </w:rPr>
          <w:delText>【清除支付与折扣】：点击后所有的支付与折扣都清空</w:delText>
        </w:r>
        <w:r w:rsidR="00B438DA" w:rsidDel="009E1FA8">
          <w:rPr>
            <w:rFonts w:hint="eastAsia"/>
          </w:rPr>
          <w:delText>，重新支付。</w:delText>
        </w:r>
      </w:del>
      <w:ins w:id="7059" w:author="xiaohou" w:date="2016-08-31T17:26:00Z">
        <w:del w:id="7060" w:author="Happy" w:date="2018-08-20T18:39:00Z">
          <w:r w:rsidR="00F24EDC" w:rsidDel="009E1FA8">
            <w:rPr>
              <w:rFonts w:hint="eastAsia"/>
            </w:rPr>
            <w:delText>当使用微信、支付宝支付完成，则不能</w:delText>
          </w:r>
        </w:del>
      </w:ins>
      <w:ins w:id="7061" w:author="xiaohou" w:date="2016-08-31T17:27:00Z">
        <w:del w:id="7062" w:author="Happy" w:date="2018-08-20T18:39:00Z">
          <w:r w:rsidR="00F24EDC" w:rsidDel="009E1FA8">
            <w:rPr>
              <w:rFonts w:hint="eastAsia"/>
            </w:rPr>
            <w:delText>使用此按钮。</w:delText>
          </w:r>
        </w:del>
      </w:ins>
    </w:p>
    <w:p w14:paraId="4E9B714D" w14:textId="77777777" w:rsidR="00727D10" w:rsidDel="009E1FA8" w:rsidRDefault="00A006E6">
      <w:pPr>
        <w:rPr>
          <w:del w:id="7063" w:author="Happy" w:date="2018-08-20T18:39:00Z"/>
          <w:iCs/>
          <w:sz w:val="24"/>
        </w:rPr>
        <w:pPrChange w:id="7064" w:author="Happy" w:date="2018-08-20T18:39:00Z">
          <w:pPr>
            <w:pStyle w:val="af3"/>
            <w:numPr>
              <w:numId w:val="8"/>
            </w:numPr>
            <w:spacing w:line="360" w:lineRule="auto"/>
            <w:ind w:left="420" w:firstLineChars="0" w:hanging="420"/>
          </w:pPr>
        </w:pPrChange>
      </w:pPr>
      <w:del w:id="7065" w:author="Happy" w:date="2018-08-20T18:39:00Z">
        <w:r w:rsidDel="009E1FA8">
          <w:rPr>
            <w:rFonts w:hint="eastAsia"/>
          </w:rPr>
          <w:delText>【</w:delText>
        </w:r>
        <w:r w:rsidR="00886113" w:rsidDel="009E1FA8">
          <w:rPr>
            <w:rFonts w:hint="eastAsia"/>
          </w:rPr>
          <w:delText>支付完成</w:delText>
        </w:r>
        <w:r w:rsidDel="009E1FA8">
          <w:rPr>
            <w:rFonts w:hint="eastAsia"/>
          </w:rPr>
          <w:delText>】：只有当待结</w:delText>
        </w:r>
      </w:del>
      <w:ins w:id="7066" w:author="Maxfu" w:date="2016-09-01T13:45:00Z">
        <w:del w:id="7067" w:author="Happy" w:date="2018-08-20T18:39:00Z">
          <w:r w:rsidR="00B4645C" w:rsidDel="009E1FA8">
            <w:rPr>
              <w:rFonts w:hint="eastAsia"/>
            </w:rPr>
            <w:delText>金额</w:delText>
          </w:r>
        </w:del>
      </w:ins>
      <w:del w:id="7068" w:author="Happy" w:date="2018-08-20T18:39:00Z">
        <w:r w:rsidDel="009E1FA8">
          <w:rPr>
            <w:rFonts w:hint="eastAsia"/>
          </w:rPr>
          <w:delText>为</w:delText>
        </w:r>
      </w:del>
      <w:ins w:id="7069" w:author="Maxfu" w:date="2016-09-01T13:45:00Z">
        <w:del w:id="7070" w:author="Happy" w:date="2018-08-20T18:39:00Z">
          <w:r w:rsidR="00BD04D7" w:rsidDel="009E1FA8">
            <w:rPr>
              <w:rFonts w:hint="eastAsia"/>
            </w:rPr>
            <w:delText>“</w:delText>
          </w:r>
        </w:del>
      </w:ins>
      <w:del w:id="7071" w:author="Happy" w:date="2018-08-20T18:39:00Z">
        <w:r w:rsidDel="009E1FA8">
          <w:rPr>
            <w:rFonts w:hint="eastAsia"/>
          </w:rPr>
          <w:delText>0</w:delText>
        </w:r>
      </w:del>
      <w:ins w:id="7072" w:author="Maxfu" w:date="2016-09-01T13:45:00Z">
        <w:del w:id="7073" w:author="Happy" w:date="2018-08-20T18:39:00Z">
          <w:r w:rsidR="00BD04D7" w:rsidDel="009E1FA8">
            <w:rPr>
              <w:rFonts w:hint="eastAsia"/>
            </w:rPr>
            <w:delText>”时</w:delText>
          </w:r>
        </w:del>
      </w:ins>
      <w:del w:id="7074" w:author="Happy" w:date="2018-08-20T18:39:00Z">
        <w:r w:rsidDel="009E1FA8">
          <w:rPr>
            <w:rFonts w:hint="eastAsia"/>
          </w:rPr>
          <w:delText>，</w:delText>
        </w:r>
      </w:del>
      <w:ins w:id="7075" w:author="xiaohou" w:date="2016-08-31T16:11:00Z">
        <w:del w:id="7076" w:author="Happy" w:date="2018-08-20T18:39:00Z">
          <w:r w:rsidR="00C174C1" w:rsidDel="009E1FA8">
            <w:rPr>
              <w:rFonts w:hint="eastAsia"/>
            </w:rPr>
            <w:delText>此按钮才可以点击，</w:delText>
          </w:r>
        </w:del>
      </w:ins>
      <w:del w:id="7077" w:author="Happy" w:date="2018-08-20T18:39:00Z">
        <w:r w:rsidDel="009E1FA8">
          <w:rPr>
            <w:rFonts w:hint="eastAsia"/>
          </w:rPr>
          <w:delText>点击此按钮，完成支付</w:delText>
        </w:r>
      </w:del>
      <w:ins w:id="7078" w:author="Maxfu" w:date="2016-09-01T13:45:00Z">
        <w:del w:id="7079" w:author="Happy" w:date="2018-08-20T18:39:00Z">
          <w:r w:rsidR="00B96BF6" w:rsidDel="009E1FA8">
            <w:rPr>
              <w:rFonts w:hint="eastAsia"/>
            </w:rPr>
            <w:delText>。</w:delText>
          </w:r>
        </w:del>
      </w:ins>
      <w:ins w:id="7080" w:author="Maxfu" w:date="2016-09-01T13:55:00Z">
        <w:del w:id="7081" w:author="Happy" w:date="2018-08-20T18:39:00Z">
          <w:r w:rsidR="00686787" w:rsidDel="009E1FA8">
            <w:rPr>
              <w:rFonts w:hint="eastAsia"/>
            </w:rPr>
            <w:delText>触发</w:delText>
          </w:r>
        </w:del>
      </w:ins>
      <w:ins w:id="7082" w:author="Maxfu" w:date="2016-09-02T14:14:00Z">
        <w:del w:id="7083" w:author="Happy" w:date="2018-08-20T18:39:00Z">
          <w:r w:rsidR="00CC5CB9" w:rsidDel="009E1FA8">
            <w:rPr>
              <w:rFonts w:hint="eastAsia"/>
            </w:rPr>
            <w:delText>“</w:delText>
          </w:r>
        </w:del>
      </w:ins>
      <w:ins w:id="7084" w:author="Maxfu" w:date="2016-09-01T13:55:00Z">
        <w:del w:id="7085" w:author="Happy" w:date="2018-08-20T18:39:00Z">
          <w:r w:rsidR="00686787" w:rsidDel="009E1FA8">
            <w:rPr>
              <w:rFonts w:hint="eastAsia"/>
            </w:rPr>
            <w:delText>支付完成</w:delText>
          </w:r>
        </w:del>
      </w:ins>
      <w:ins w:id="7086" w:author="Maxfu" w:date="2016-09-02T14:14:00Z">
        <w:del w:id="7087" w:author="Happy" w:date="2018-08-20T18:39:00Z">
          <w:r w:rsidR="00CC5CB9" w:rsidDel="009E1FA8">
            <w:rPr>
              <w:rFonts w:hint="eastAsia"/>
            </w:rPr>
            <w:delText>”</w:delText>
          </w:r>
        </w:del>
      </w:ins>
      <w:ins w:id="7088" w:author="Maxfu" w:date="2016-09-01T13:55:00Z">
        <w:del w:id="7089" w:author="Happy" w:date="2018-08-20T18:39:00Z">
          <w:r w:rsidR="00686787" w:rsidDel="009E1FA8">
            <w:rPr>
              <w:rFonts w:hint="eastAsia"/>
            </w:rPr>
            <w:delText>后，优惠券、食乐淘余额、消费卡、支付金额做真正扣除。</w:delText>
          </w:r>
        </w:del>
      </w:ins>
      <w:ins w:id="7090" w:author="Maxfu" w:date="2016-09-01T13:46:00Z">
        <w:del w:id="7091" w:author="Happy" w:date="2018-08-20T18:39:00Z">
          <w:r w:rsidR="00B96BF6" w:rsidDel="009E1FA8">
            <w:rPr>
              <w:rFonts w:hint="eastAsia"/>
            </w:rPr>
            <w:delText>将</w:delText>
          </w:r>
        </w:del>
      </w:ins>
      <w:ins w:id="7092" w:author="Maxfu" w:date="2016-09-01T13:54:00Z">
        <w:del w:id="7093" w:author="Happy" w:date="2018-08-20T18:39:00Z">
          <w:r w:rsidR="00DD2AE0" w:rsidDel="009E1FA8">
            <w:rPr>
              <w:rFonts w:hint="eastAsia"/>
            </w:rPr>
            <w:delText>结算数据同步到服务器</w:delText>
          </w:r>
        </w:del>
      </w:ins>
      <w:ins w:id="7094" w:author="Maxfu" w:date="2016-09-01T13:46:00Z">
        <w:del w:id="7095" w:author="Happy" w:date="2018-08-20T18:39:00Z">
          <w:r w:rsidR="00B96BF6" w:rsidDel="009E1FA8">
            <w:rPr>
              <w:rFonts w:hint="eastAsia"/>
            </w:rPr>
            <w:delText>，</w:delText>
          </w:r>
        </w:del>
      </w:ins>
      <w:del w:id="7096" w:author="Happy" w:date="2018-08-20T18:39:00Z">
        <w:r w:rsidDel="009E1FA8">
          <w:rPr>
            <w:rFonts w:hint="eastAsia"/>
          </w:rPr>
          <w:delText>同时触发打印机打印结算单</w:delText>
        </w:r>
      </w:del>
      <w:ins w:id="7097" w:author="xiaohou" w:date="2016-08-31T16:11:00Z">
        <w:del w:id="7098" w:author="Happy" w:date="2018-08-20T18:39:00Z">
          <w:r w:rsidR="00C174C1" w:rsidDel="009E1FA8">
            <w:rPr>
              <w:rFonts w:hint="eastAsia"/>
            </w:rPr>
            <w:delText>。</w:delText>
          </w:r>
        </w:del>
      </w:ins>
    </w:p>
    <w:p w14:paraId="3C567143" w14:textId="77777777" w:rsidR="00727D10" w:rsidDel="009E1FA8" w:rsidRDefault="00FB3E91">
      <w:pPr>
        <w:rPr>
          <w:del w:id="7099" w:author="Happy" w:date="2018-08-20T18:39:00Z"/>
          <w:rStyle w:val="af8"/>
          <w:i w:val="0"/>
          <w:color w:val="auto"/>
        </w:rPr>
        <w:pPrChange w:id="7100" w:author="Happy" w:date="2018-08-20T18:39:00Z">
          <w:pPr>
            <w:pStyle w:val="4"/>
            <w:spacing w:line="360" w:lineRule="auto"/>
          </w:pPr>
        </w:pPrChange>
      </w:pPr>
      <w:del w:id="7101" w:author="Happy" w:date="2018-08-20T18:39:00Z">
        <w:r w:rsidDel="009E1FA8">
          <w:rPr>
            <w:rStyle w:val="af8"/>
            <w:rFonts w:hint="eastAsia"/>
            <w:b/>
            <w:i w:val="0"/>
            <w:color w:val="auto"/>
          </w:rPr>
          <w:delText>提示信息</w:delText>
        </w:r>
      </w:del>
    </w:p>
    <w:p w14:paraId="5B43EC75" w14:textId="77777777" w:rsidR="00727D10" w:rsidDel="009E1FA8" w:rsidRDefault="001D0D01">
      <w:pPr>
        <w:rPr>
          <w:del w:id="7102" w:author="Happy" w:date="2018-08-20T18:39:00Z"/>
        </w:rPr>
        <w:pPrChange w:id="7103" w:author="Happy" w:date="2018-08-20T18:39:00Z">
          <w:pPr>
            <w:pStyle w:val="af3"/>
            <w:numPr>
              <w:numId w:val="97"/>
            </w:numPr>
            <w:spacing w:line="360" w:lineRule="auto"/>
            <w:ind w:left="420" w:firstLineChars="0" w:hanging="420"/>
          </w:pPr>
        </w:pPrChange>
      </w:pPr>
      <w:del w:id="7104" w:author="Happy" w:date="2018-08-20T18:39:00Z">
        <w:r w:rsidDel="009E1FA8">
          <w:delText>支付完成</w:delText>
        </w:r>
        <w:r w:rsidDel="009E1FA8">
          <w:rPr>
            <w:rFonts w:hint="eastAsia"/>
          </w:rPr>
          <w:delText>，</w:delText>
        </w:r>
        <w:r w:rsidDel="009E1FA8">
          <w:delText>当网络正常</w:delText>
        </w:r>
        <w:r w:rsidDel="009E1FA8">
          <w:rPr>
            <w:rFonts w:hint="eastAsia"/>
          </w:rPr>
          <w:delText>，</w:delText>
        </w:r>
        <w:r w:rsidR="00AC30E7" w:rsidDel="009E1FA8">
          <w:delText>则</w:delText>
        </w:r>
        <w:r w:rsidR="00AC30E7" w:rsidDel="009E1FA8">
          <w:delText>toast</w:delText>
        </w:r>
        <w:r w:rsidR="00AC30E7" w:rsidDel="009E1FA8">
          <w:delText>提示</w:delText>
        </w:r>
        <w:r w:rsidDel="009E1FA8">
          <w:rPr>
            <w:rFonts w:hint="eastAsia"/>
          </w:rPr>
          <w:delText>：</w:delText>
        </w:r>
        <w:r w:rsidDel="009E1FA8">
          <w:delText>支付完成</w:delText>
        </w:r>
        <w:r w:rsidDel="009E1FA8">
          <w:rPr>
            <w:rFonts w:hint="eastAsia"/>
          </w:rPr>
          <w:delText>。</w:delText>
        </w:r>
        <w:r w:rsidDel="009E1FA8">
          <w:delText>当网络不正常</w:delText>
        </w:r>
        <w:r w:rsidDel="009E1FA8">
          <w:rPr>
            <w:rFonts w:hint="eastAsia"/>
          </w:rPr>
          <w:delText>，</w:delText>
        </w:r>
        <w:r w:rsidR="00AC30E7" w:rsidDel="009E1FA8">
          <w:delText>则</w:delText>
        </w:r>
        <w:r w:rsidR="00AC30E7" w:rsidDel="009E1FA8">
          <w:delText>toast</w:delText>
        </w:r>
        <w:r w:rsidR="00AC30E7" w:rsidDel="009E1FA8">
          <w:delText>提示</w:delText>
        </w:r>
        <w:r w:rsidDel="009E1FA8">
          <w:rPr>
            <w:rFonts w:hint="eastAsia"/>
          </w:rPr>
          <w:delText>：</w:delText>
        </w:r>
        <w:r w:rsidDel="009E1FA8">
          <w:delText>支付失败</w:delText>
        </w:r>
        <w:r w:rsidDel="009E1FA8">
          <w:rPr>
            <w:rFonts w:hint="eastAsia"/>
          </w:rPr>
          <w:delText>。</w:delText>
        </w:r>
      </w:del>
    </w:p>
    <w:p w14:paraId="57D32B87" w14:textId="77777777" w:rsidR="00727D10" w:rsidDel="009E1FA8" w:rsidRDefault="0040249C">
      <w:pPr>
        <w:rPr>
          <w:del w:id="7105" w:author="Happy" w:date="2018-08-20T18:39:00Z"/>
        </w:rPr>
        <w:pPrChange w:id="7106" w:author="Happy" w:date="2018-08-20T18:39:00Z">
          <w:pPr>
            <w:pStyle w:val="3"/>
            <w:spacing w:line="360" w:lineRule="auto"/>
          </w:pPr>
        </w:pPrChange>
      </w:pPr>
      <w:del w:id="7107" w:author="Happy" w:date="2018-08-20T18:39:00Z">
        <w:r w:rsidDel="009E1FA8">
          <w:rPr>
            <w:rFonts w:hint="eastAsia"/>
          </w:rPr>
          <w:delText>整单打折（折扣）</w:delText>
        </w:r>
      </w:del>
    </w:p>
    <w:p w14:paraId="5B39D0E1" w14:textId="77777777" w:rsidR="00727D10" w:rsidDel="009E1FA8" w:rsidRDefault="006806E8">
      <w:pPr>
        <w:rPr>
          <w:del w:id="7108" w:author="Happy" w:date="2018-08-20T18:39:00Z"/>
        </w:rPr>
        <w:pPrChange w:id="7109" w:author="Happy" w:date="2018-08-20T18:39:00Z">
          <w:pPr>
            <w:spacing w:line="360" w:lineRule="auto"/>
          </w:pPr>
        </w:pPrChange>
      </w:pPr>
      <w:del w:id="7110" w:author="Happy" w:date="2018-08-20T18:39:00Z">
        <w:r w:rsidDel="009E1FA8">
          <w:rPr>
            <w:noProof/>
          </w:rPr>
          <w:drawing>
            <wp:inline distT="0" distB="0" distL="0" distR="0" wp14:anchorId="1327AF25" wp14:editId="7476D6A2">
              <wp:extent cx="5503545" cy="4149090"/>
              <wp:effectExtent l="19050" t="0" r="1905" b="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a:srcRect/>
                      <a:stretch>
                        <a:fillRect/>
                      </a:stretch>
                    </pic:blipFill>
                    <pic:spPr bwMode="auto">
                      <a:xfrm>
                        <a:off x="0" y="0"/>
                        <a:ext cx="5503545" cy="4149090"/>
                      </a:xfrm>
                      <a:prstGeom prst="rect">
                        <a:avLst/>
                      </a:prstGeom>
                      <a:noFill/>
                      <a:ln w="9525">
                        <a:noFill/>
                        <a:miter lim="800000"/>
                        <a:headEnd/>
                        <a:tailEnd/>
                      </a:ln>
                    </pic:spPr>
                  </pic:pic>
                </a:graphicData>
              </a:graphic>
            </wp:inline>
          </w:drawing>
        </w:r>
      </w:del>
    </w:p>
    <w:p w14:paraId="540F24B9" w14:textId="77777777" w:rsidR="00727D10" w:rsidDel="009E1FA8" w:rsidRDefault="00FB3E91">
      <w:pPr>
        <w:rPr>
          <w:del w:id="7111" w:author="Happy" w:date="2018-08-20T18:39:00Z"/>
          <w:rStyle w:val="af8"/>
          <w:i w:val="0"/>
          <w:color w:val="auto"/>
        </w:rPr>
        <w:pPrChange w:id="7112" w:author="Happy" w:date="2018-08-20T18:39:00Z">
          <w:pPr>
            <w:pStyle w:val="4"/>
            <w:spacing w:line="360" w:lineRule="auto"/>
          </w:pPr>
        </w:pPrChange>
      </w:pPr>
      <w:del w:id="7113" w:author="Happy" w:date="2018-08-20T18:39:00Z">
        <w:r w:rsidRPr="009F2834" w:rsidDel="009E1FA8">
          <w:rPr>
            <w:rStyle w:val="af8"/>
            <w:rFonts w:hint="eastAsia"/>
            <w:b/>
            <w:i w:val="0"/>
            <w:color w:val="auto"/>
          </w:rPr>
          <w:delText>显示内容</w:delText>
        </w:r>
      </w:del>
    </w:p>
    <w:p w14:paraId="6400B701" w14:textId="77777777" w:rsidR="005C3A57" w:rsidDel="009E1FA8" w:rsidRDefault="0079112F">
      <w:pPr>
        <w:rPr>
          <w:del w:id="7114" w:author="Happy" w:date="2018-08-20T18:39:00Z"/>
        </w:rPr>
        <w:pPrChange w:id="7115" w:author="Happy" w:date="2018-08-20T18:39:00Z">
          <w:pPr>
            <w:pStyle w:val="af3"/>
            <w:numPr>
              <w:numId w:val="8"/>
            </w:numPr>
            <w:spacing w:line="360" w:lineRule="auto"/>
            <w:ind w:left="420" w:firstLineChars="0" w:hanging="420"/>
          </w:pPr>
        </w:pPrChange>
      </w:pPr>
      <w:del w:id="7116" w:author="Happy" w:date="2018-08-20T18:39:00Z">
        <w:r w:rsidDel="009E1FA8">
          <w:rPr>
            <w:rFonts w:hint="eastAsia"/>
          </w:rPr>
          <w:delText>根据操作人的</w:delText>
        </w:r>
        <w:r w:rsidR="0080311A" w:rsidDel="009E1FA8">
          <w:rPr>
            <w:rFonts w:hint="eastAsia"/>
          </w:rPr>
          <w:delText>登录帐号</w:delText>
        </w:r>
        <w:r w:rsidDel="009E1FA8">
          <w:rPr>
            <w:rFonts w:hint="eastAsia"/>
          </w:rPr>
          <w:delText>，显示后台设定的</w:delText>
        </w:r>
        <w:r w:rsidR="00B20963" w:rsidDel="009E1FA8">
          <w:rPr>
            <w:rFonts w:hint="eastAsia"/>
          </w:rPr>
          <w:delText>当前操作员可用</w:delText>
        </w:r>
        <w:r w:rsidDel="009E1FA8">
          <w:rPr>
            <w:rFonts w:hint="eastAsia"/>
          </w:rPr>
          <w:delText>折扣</w:delText>
        </w:r>
        <w:r w:rsidR="003A4E30" w:rsidDel="009E1FA8">
          <w:rPr>
            <w:rFonts w:hint="eastAsia"/>
          </w:rPr>
          <w:delText>，</w:delText>
        </w:r>
        <w:r w:rsidR="00A26909" w:rsidDel="009E1FA8">
          <w:rPr>
            <w:rFonts w:hint="eastAsia"/>
          </w:rPr>
          <w:delText>从最高折扣到最低折扣每</w:delText>
        </w:r>
        <w:r w:rsidR="00A26909" w:rsidDel="009E1FA8">
          <w:rPr>
            <w:rFonts w:hint="eastAsia"/>
          </w:rPr>
          <w:delText>0.5</w:delText>
        </w:r>
        <w:r w:rsidR="00A26909" w:rsidDel="009E1FA8">
          <w:rPr>
            <w:rFonts w:hint="eastAsia"/>
          </w:rPr>
          <w:delText>折为一个节点</w:delText>
        </w:r>
        <w:r w:rsidDel="009E1FA8">
          <w:rPr>
            <w:rFonts w:hint="eastAsia"/>
          </w:rPr>
          <w:delText>。</w:delText>
        </w:r>
      </w:del>
    </w:p>
    <w:p w14:paraId="0A798D7D" w14:textId="77777777" w:rsidR="005C3A57" w:rsidDel="009E1FA8" w:rsidRDefault="00FB3E91">
      <w:pPr>
        <w:rPr>
          <w:del w:id="7117" w:author="Happy" w:date="2018-08-20T18:39:00Z"/>
          <w:rStyle w:val="af8"/>
          <w:i w:val="0"/>
          <w:color w:val="auto"/>
        </w:rPr>
        <w:pPrChange w:id="7118" w:author="Happy" w:date="2018-08-20T18:39:00Z">
          <w:pPr>
            <w:pStyle w:val="4"/>
            <w:spacing w:line="360" w:lineRule="auto"/>
          </w:pPr>
        </w:pPrChange>
      </w:pPr>
      <w:del w:id="7119" w:author="Happy" w:date="2018-08-20T18:39:00Z">
        <w:r w:rsidDel="009E1FA8">
          <w:rPr>
            <w:rStyle w:val="af8"/>
            <w:rFonts w:hint="eastAsia"/>
            <w:b/>
            <w:i w:val="0"/>
            <w:color w:val="auto"/>
          </w:rPr>
          <w:delText>出入口</w:delText>
        </w:r>
      </w:del>
    </w:p>
    <w:p w14:paraId="7435AC01" w14:textId="77777777" w:rsidR="005C3A57" w:rsidDel="009E1FA8" w:rsidRDefault="00FB3E91">
      <w:pPr>
        <w:rPr>
          <w:del w:id="7120" w:author="Happy" w:date="2018-08-20T18:39:00Z"/>
        </w:rPr>
        <w:pPrChange w:id="7121" w:author="Happy" w:date="2018-08-20T18:39:00Z">
          <w:pPr>
            <w:pStyle w:val="af3"/>
            <w:numPr>
              <w:numId w:val="9"/>
            </w:numPr>
            <w:spacing w:line="360" w:lineRule="auto"/>
            <w:ind w:left="420" w:firstLineChars="0" w:hanging="420"/>
          </w:pPr>
        </w:pPrChange>
      </w:pPr>
      <w:del w:id="7122" w:author="Happy" w:date="2018-08-20T18:39:00Z">
        <w:r w:rsidDel="009E1FA8">
          <w:delText>出口</w:delText>
        </w:r>
        <w:r w:rsidR="00B82CDC" w:rsidDel="009E1FA8">
          <w:rPr>
            <w:rFonts w:hint="eastAsia"/>
          </w:rPr>
          <w:delText>：结账支付页面</w:delText>
        </w:r>
      </w:del>
    </w:p>
    <w:p w14:paraId="4A149A06" w14:textId="77777777" w:rsidR="005C3A57" w:rsidDel="009E1FA8" w:rsidRDefault="00B82CDC">
      <w:pPr>
        <w:rPr>
          <w:del w:id="7123" w:author="Happy" w:date="2018-08-20T18:39:00Z"/>
        </w:rPr>
        <w:pPrChange w:id="7124" w:author="Happy" w:date="2018-08-20T18:39:00Z">
          <w:pPr>
            <w:pStyle w:val="af3"/>
            <w:numPr>
              <w:numId w:val="9"/>
            </w:numPr>
            <w:spacing w:line="360" w:lineRule="auto"/>
            <w:ind w:left="420" w:firstLineChars="0" w:hanging="420"/>
          </w:pPr>
        </w:pPrChange>
      </w:pPr>
      <w:del w:id="7125" w:author="Happy" w:date="2018-08-20T18:39:00Z">
        <w:r w:rsidDel="009E1FA8">
          <w:rPr>
            <w:rFonts w:hint="eastAsia"/>
          </w:rPr>
          <w:delText>入口：结账支付页面</w:delText>
        </w:r>
      </w:del>
    </w:p>
    <w:p w14:paraId="1365B52B" w14:textId="77777777" w:rsidR="005C3A57" w:rsidDel="009E1FA8" w:rsidRDefault="00FB3E91">
      <w:pPr>
        <w:rPr>
          <w:del w:id="7126" w:author="Happy" w:date="2018-08-20T18:39:00Z"/>
          <w:rStyle w:val="af8"/>
          <w:i w:val="0"/>
          <w:color w:val="auto"/>
        </w:rPr>
        <w:pPrChange w:id="7127" w:author="Happy" w:date="2018-08-20T18:39:00Z">
          <w:pPr>
            <w:pStyle w:val="4"/>
            <w:spacing w:line="360" w:lineRule="auto"/>
          </w:pPr>
        </w:pPrChange>
      </w:pPr>
      <w:del w:id="7128" w:author="Happy" w:date="2018-08-20T18:39:00Z">
        <w:r w:rsidDel="009E1FA8">
          <w:rPr>
            <w:rStyle w:val="af8"/>
            <w:b/>
            <w:i w:val="0"/>
            <w:color w:val="auto"/>
          </w:rPr>
          <w:delText>数据来源</w:delText>
        </w:r>
      </w:del>
    </w:p>
    <w:p w14:paraId="3FE3F60F" w14:textId="77777777" w:rsidR="005C3A57" w:rsidDel="009E1FA8" w:rsidRDefault="00904978">
      <w:pPr>
        <w:rPr>
          <w:del w:id="7129" w:author="Happy" w:date="2018-08-20T18:39:00Z"/>
        </w:rPr>
        <w:pPrChange w:id="7130" w:author="Happy" w:date="2018-08-20T18:39:00Z">
          <w:pPr>
            <w:spacing w:line="360" w:lineRule="auto"/>
          </w:pPr>
        </w:pPrChange>
      </w:pPr>
      <w:del w:id="7131" w:author="Happy" w:date="2018-08-20T18:39:00Z">
        <w:r w:rsidDel="009E1FA8">
          <w:rPr>
            <w:rFonts w:hint="eastAsia"/>
          </w:rPr>
          <w:delText>折扣信息调取服务器设置数据。</w:delText>
        </w:r>
      </w:del>
    </w:p>
    <w:p w14:paraId="27636336" w14:textId="77777777" w:rsidR="005C3A57" w:rsidDel="009E1FA8" w:rsidRDefault="00FB3E91">
      <w:pPr>
        <w:rPr>
          <w:del w:id="7132" w:author="Happy" w:date="2018-08-20T18:39:00Z"/>
          <w:rStyle w:val="af8"/>
          <w:i w:val="0"/>
          <w:color w:val="auto"/>
        </w:rPr>
        <w:pPrChange w:id="7133" w:author="Happy" w:date="2018-08-20T18:39:00Z">
          <w:pPr>
            <w:pStyle w:val="4"/>
            <w:spacing w:line="360" w:lineRule="auto"/>
          </w:pPr>
        </w:pPrChange>
      </w:pPr>
      <w:del w:id="7134" w:author="Happy" w:date="2018-08-20T18:39:00Z">
        <w:r w:rsidDel="009E1FA8">
          <w:rPr>
            <w:rStyle w:val="af8"/>
            <w:rFonts w:hint="eastAsia"/>
            <w:b/>
            <w:i w:val="0"/>
            <w:color w:val="auto"/>
          </w:rPr>
          <w:delText>输入项</w:delText>
        </w:r>
      </w:del>
    </w:p>
    <w:p w14:paraId="2AE1C637" w14:textId="77777777" w:rsidR="005C3A57" w:rsidDel="009E1FA8" w:rsidRDefault="00FB3E91">
      <w:pPr>
        <w:rPr>
          <w:del w:id="7135" w:author="Happy" w:date="2018-08-20T18:39:00Z"/>
        </w:rPr>
        <w:pPrChange w:id="7136" w:author="Happy" w:date="2018-08-20T18:39:00Z">
          <w:pPr>
            <w:spacing w:line="360" w:lineRule="auto"/>
          </w:pPr>
        </w:pPrChange>
      </w:pPr>
      <w:del w:id="7137" w:author="Happy" w:date="2018-08-20T18:39:00Z">
        <w:r w:rsidDel="009E1FA8">
          <w:rPr>
            <w:rFonts w:hint="eastAsia"/>
          </w:rPr>
          <w:delText>无</w:delText>
        </w:r>
      </w:del>
    </w:p>
    <w:p w14:paraId="327DFD47" w14:textId="77777777" w:rsidR="005C3A57" w:rsidDel="009E1FA8" w:rsidRDefault="00FB3E91">
      <w:pPr>
        <w:rPr>
          <w:del w:id="7138" w:author="Happy" w:date="2018-08-20T18:39:00Z"/>
          <w:rStyle w:val="af8"/>
          <w:i w:val="0"/>
          <w:color w:val="auto"/>
        </w:rPr>
        <w:pPrChange w:id="7139" w:author="Happy" w:date="2018-08-20T18:39:00Z">
          <w:pPr>
            <w:pStyle w:val="4"/>
            <w:spacing w:line="360" w:lineRule="auto"/>
          </w:pPr>
        </w:pPrChange>
      </w:pPr>
      <w:del w:id="7140" w:author="Happy" w:date="2018-08-20T18:39:00Z">
        <w:r w:rsidDel="009E1FA8">
          <w:rPr>
            <w:rStyle w:val="af8"/>
            <w:rFonts w:hint="eastAsia"/>
            <w:b/>
            <w:i w:val="0"/>
            <w:color w:val="auto"/>
          </w:rPr>
          <w:delText>操作规则</w:delText>
        </w:r>
      </w:del>
    </w:p>
    <w:p w14:paraId="266A69B5" w14:textId="77777777" w:rsidR="005C3A57" w:rsidDel="009E1FA8" w:rsidRDefault="00A17AE2">
      <w:pPr>
        <w:rPr>
          <w:del w:id="7141" w:author="Happy" w:date="2018-08-20T18:39:00Z"/>
        </w:rPr>
        <w:pPrChange w:id="7142" w:author="Happy" w:date="2018-08-20T18:39:00Z">
          <w:pPr>
            <w:pStyle w:val="af3"/>
            <w:numPr>
              <w:numId w:val="98"/>
            </w:numPr>
            <w:spacing w:line="360" w:lineRule="auto"/>
            <w:ind w:left="420" w:firstLineChars="0" w:hanging="420"/>
          </w:pPr>
        </w:pPrChange>
      </w:pPr>
      <w:del w:id="7143" w:author="Happy" w:date="2018-08-20T18:39:00Z">
        <w:r w:rsidDel="009E1FA8">
          <w:delText>TAB</w:delText>
        </w:r>
        <w:r w:rsidDel="009E1FA8">
          <w:rPr>
            <w:rFonts w:hint="eastAsia"/>
          </w:rPr>
          <w:delText>：</w:delText>
        </w:r>
        <w:r w:rsidDel="009E1FA8">
          <w:delText>折扣和让价的切换</w:delText>
        </w:r>
        <w:r w:rsidDel="009E1FA8">
          <w:rPr>
            <w:rFonts w:hint="eastAsia"/>
          </w:rPr>
          <w:delText>，</w:delText>
        </w:r>
        <w:r w:rsidDel="009E1FA8">
          <w:delText>当选择折扣</w:delText>
        </w:r>
        <w:r w:rsidDel="009E1FA8">
          <w:rPr>
            <w:rFonts w:hint="eastAsia"/>
          </w:rPr>
          <w:delText>，</w:delText>
        </w:r>
        <w:r w:rsidDel="009E1FA8">
          <w:delText>则出现上述页面</w:delText>
        </w:r>
        <w:r w:rsidDel="009E1FA8">
          <w:rPr>
            <w:rFonts w:hint="eastAsia"/>
          </w:rPr>
          <w:delText>，</w:delText>
        </w:r>
        <w:r w:rsidDel="009E1FA8">
          <w:delText>当选择让价</w:delText>
        </w:r>
        <w:r w:rsidDel="009E1FA8">
          <w:rPr>
            <w:rFonts w:hint="eastAsia"/>
          </w:rPr>
          <w:delText>，</w:delText>
        </w:r>
        <w:r w:rsidDel="009E1FA8">
          <w:delText>则出现</w:delText>
        </w:r>
        <w:r w:rsidDel="009E1FA8">
          <w:rPr>
            <w:rFonts w:hint="eastAsia"/>
          </w:rPr>
          <w:delText>9.3</w:delText>
        </w:r>
        <w:r w:rsidDel="009E1FA8">
          <w:rPr>
            <w:rFonts w:hint="eastAsia"/>
          </w:rPr>
          <w:delText>。</w:delText>
        </w:r>
      </w:del>
    </w:p>
    <w:p w14:paraId="5B660138" w14:textId="77777777" w:rsidR="005C3A57" w:rsidDel="009E1FA8" w:rsidRDefault="00B919EC">
      <w:pPr>
        <w:rPr>
          <w:del w:id="7144" w:author="Happy" w:date="2018-08-20T18:39:00Z"/>
        </w:rPr>
        <w:pPrChange w:id="7145" w:author="Happy" w:date="2018-08-20T18:39:00Z">
          <w:pPr>
            <w:pStyle w:val="af3"/>
            <w:numPr>
              <w:numId w:val="8"/>
            </w:numPr>
            <w:spacing w:line="360" w:lineRule="auto"/>
            <w:ind w:left="420" w:firstLineChars="0" w:hanging="420"/>
          </w:pPr>
        </w:pPrChange>
      </w:pPr>
      <w:del w:id="7146" w:author="Happy" w:date="2018-08-20T18:39:00Z">
        <w:r w:rsidDel="009E1FA8">
          <w:rPr>
            <w:rFonts w:hint="eastAsia"/>
          </w:rPr>
          <w:delText>【保存】：点击保存</w:delText>
        </w:r>
        <w:r w:rsidR="00904978" w:rsidDel="009E1FA8">
          <w:rPr>
            <w:rFonts w:hint="eastAsia"/>
          </w:rPr>
          <w:delText>。</w:delText>
        </w:r>
        <w:r w:rsidR="00AB15C3" w:rsidDel="009E1FA8">
          <w:rPr>
            <w:rFonts w:hint="eastAsia"/>
          </w:rPr>
          <w:delText>保存后，弹框消失，应收金额、优惠金额、待结金额</w:delText>
        </w:r>
        <w:r w:rsidR="00825F89" w:rsidDel="009E1FA8">
          <w:rPr>
            <w:rFonts w:hint="eastAsia"/>
          </w:rPr>
          <w:delText>根据</w:delText>
        </w:r>
        <w:r w:rsidR="00B61E12" w:rsidDel="009E1FA8">
          <w:rPr>
            <w:rFonts w:hint="eastAsia"/>
          </w:rPr>
          <w:delText>选择的折扣</w:delText>
        </w:r>
        <w:r w:rsidR="00EB3823" w:rsidDel="009E1FA8">
          <w:rPr>
            <w:rFonts w:hint="eastAsia"/>
          </w:rPr>
          <w:delText>在</w:delText>
        </w:r>
        <w:r w:rsidR="00EB3823" w:rsidDel="009E1FA8">
          <w:rPr>
            <w:rFonts w:hint="eastAsia"/>
          </w:rPr>
          <w:delText>pos</w:delText>
        </w:r>
        <w:r w:rsidR="00EB3823" w:rsidDel="009E1FA8">
          <w:rPr>
            <w:rFonts w:hint="eastAsia"/>
          </w:rPr>
          <w:delText>端本地</w:delText>
        </w:r>
        <w:r w:rsidR="00FC3FC8" w:rsidDel="009E1FA8">
          <w:rPr>
            <w:rFonts w:hint="eastAsia"/>
          </w:rPr>
          <w:delText>计算后发生变化</w:delText>
        </w:r>
        <w:r w:rsidR="00AB15C3" w:rsidDel="009E1FA8">
          <w:rPr>
            <w:rFonts w:hint="eastAsia"/>
          </w:rPr>
          <w:delText>发生变化。</w:delText>
        </w:r>
      </w:del>
    </w:p>
    <w:p w14:paraId="7349B195" w14:textId="77777777" w:rsidR="005C3A57" w:rsidDel="009E1FA8" w:rsidRDefault="00904978">
      <w:pPr>
        <w:rPr>
          <w:del w:id="7147" w:author="Happy" w:date="2018-08-20T18:39:00Z"/>
        </w:rPr>
        <w:pPrChange w:id="7148" w:author="Happy" w:date="2018-08-20T18:39:00Z">
          <w:pPr>
            <w:pStyle w:val="af3"/>
            <w:numPr>
              <w:numId w:val="8"/>
            </w:numPr>
            <w:spacing w:line="360" w:lineRule="auto"/>
            <w:ind w:left="420" w:firstLineChars="0" w:hanging="420"/>
          </w:pPr>
        </w:pPrChange>
      </w:pPr>
      <w:del w:id="7149" w:author="Happy" w:date="2018-08-20T18:39:00Z">
        <w:r w:rsidDel="009E1FA8">
          <w:rPr>
            <w:rFonts w:hint="eastAsia"/>
          </w:rPr>
          <w:delText>【</w:delText>
        </w:r>
        <w:r w:rsidR="00B919EC" w:rsidDel="009E1FA8">
          <w:rPr>
            <w:rFonts w:hint="eastAsia"/>
          </w:rPr>
          <w:delText>返回】</w:delText>
        </w:r>
        <w:r w:rsidDel="009E1FA8">
          <w:rPr>
            <w:rFonts w:hint="eastAsia"/>
          </w:rPr>
          <w:delText>：</w:delText>
        </w:r>
        <w:r w:rsidR="006B4FC1" w:rsidDel="009E1FA8">
          <w:rPr>
            <w:rFonts w:hint="eastAsia"/>
          </w:rPr>
          <w:delText>点击返回，</w:delText>
        </w:r>
        <w:r w:rsidDel="009E1FA8">
          <w:rPr>
            <w:rFonts w:hint="eastAsia"/>
          </w:rPr>
          <w:delText>选择结果不做保存</w:delText>
        </w:r>
        <w:r w:rsidR="00B4044A" w:rsidDel="009E1FA8">
          <w:rPr>
            <w:rFonts w:hint="eastAsia"/>
          </w:rPr>
          <w:delText>，上述</w:delText>
        </w:r>
        <w:r w:rsidR="00B4044A" w:rsidDel="009E1FA8">
          <w:rPr>
            <w:rFonts w:hint="eastAsia"/>
          </w:rPr>
          <w:delText>3</w:delText>
        </w:r>
        <w:r w:rsidR="00B4044A" w:rsidDel="009E1FA8">
          <w:rPr>
            <w:rFonts w:hint="eastAsia"/>
          </w:rPr>
          <w:delText>个金额不发生变化</w:delText>
        </w:r>
        <w:r w:rsidDel="009E1FA8">
          <w:rPr>
            <w:rFonts w:hint="eastAsia"/>
          </w:rPr>
          <w:delText>。</w:delText>
        </w:r>
      </w:del>
    </w:p>
    <w:p w14:paraId="6D2EA513" w14:textId="77777777" w:rsidR="005C3A57" w:rsidDel="009E1FA8" w:rsidRDefault="00FB3E91">
      <w:pPr>
        <w:rPr>
          <w:del w:id="7150" w:author="Happy" w:date="2018-08-20T18:39:00Z"/>
          <w:rStyle w:val="af8"/>
          <w:i w:val="0"/>
          <w:color w:val="auto"/>
        </w:rPr>
        <w:pPrChange w:id="7151" w:author="Happy" w:date="2018-08-20T18:39:00Z">
          <w:pPr>
            <w:pStyle w:val="4"/>
            <w:spacing w:line="360" w:lineRule="auto"/>
          </w:pPr>
        </w:pPrChange>
      </w:pPr>
      <w:del w:id="7152" w:author="Happy" w:date="2018-08-20T18:39:00Z">
        <w:r w:rsidDel="009E1FA8">
          <w:rPr>
            <w:rStyle w:val="af8"/>
            <w:rFonts w:hint="eastAsia"/>
            <w:b/>
            <w:i w:val="0"/>
            <w:color w:val="auto"/>
          </w:rPr>
          <w:delText>提示信息</w:delText>
        </w:r>
      </w:del>
    </w:p>
    <w:p w14:paraId="317FC529" w14:textId="77777777" w:rsidR="005C3A57" w:rsidDel="009E1FA8" w:rsidRDefault="00F46FF3">
      <w:pPr>
        <w:rPr>
          <w:del w:id="7153" w:author="Happy" w:date="2018-08-20T18:39:00Z"/>
        </w:rPr>
        <w:pPrChange w:id="7154" w:author="Happy" w:date="2018-08-20T18:39:00Z">
          <w:pPr>
            <w:pStyle w:val="af3"/>
            <w:numPr>
              <w:numId w:val="50"/>
            </w:numPr>
            <w:spacing w:line="360" w:lineRule="auto"/>
            <w:ind w:left="420" w:firstLineChars="0" w:hanging="420"/>
          </w:pPr>
        </w:pPrChange>
      </w:pPr>
      <w:del w:id="7155" w:author="Happy" w:date="2018-08-20T18:39:00Z">
        <w:r w:rsidDel="009E1FA8">
          <w:rPr>
            <w:rFonts w:hint="eastAsia"/>
          </w:rPr>
          <w:delText>当网络正常，则</w:delText>
        </w:r>
        <w:r w:rsidDel="009E1FA8">
          <w:rPr>
            <w:rFonts w:hint="eastAsia"/>
          </w:rPr>
          <w:delText>toast</w:delText>
        </w:r>
        <w:r w:rsidDel="009E1FA8">
          <w:rPr>
            <w:rFonts w:hint="eastAsia"/>
          </w:rPr>
          <w:delText>提示：打折成功。当网络不正常，则</w:delText>
        </w:r>
        <w:r w:rsidDel="009E1FA8">
          <w:rPr>
            <w:rFonts w:hint="eastAsia"/>
          </w:rPr>
          <w:delText>toast</w:delText>
        </w:r>
        <w:r w:rsidDel="009E1FA8">
          <w:rPr>
            <w:rFonts w:hint="eastAsia"/>
          </w:rPr>
          <w:delText>提示：打折失败。</w:delText>
        </w:r>
      </w:del>
    </w:p>
    <w:p w14:paraId="0DBB8818" w14:textId="77777777" w:rsidR="005C3A57" w:rsidDel="009E1FA8" w:rsidRDefault="0040249C">
      <w:pPr>
        <w:rPr>
          <w:del w:id="7156" w:author="Happy" w:date="2018-08-20T18:39:00Z"/>
        </w:rPr>
        <w:pPrChange w:id="7157" w:author="Happy" w:date="2018-08-20T18:39:00Z">
          <w:pPr>
            <w:pStyle w:val="3"/>
            <w:spacing w:line="360" w:lineRule="auto"/>
          </w:pPr>
        </w:pPrChange>
      </w:pPr>
      <w:del w:id="7158" w:author="Happy" w:date="2018-08-20T18:39:00Z">
        <w:r w:rsidDel="009E1FA8">
          <w:rPr>
            <w:rFonts w:hint="eastAsia"/>
          </w:rPr>
          <w:delText>整单打折（让价）</w:delText>
        </w:r>
      </w:del>
    </w:p>
    <w:p w14:paraId="6E60BE28" w14:textId="77777777" w:rsidR="005C3A57" w:rsidDel="009E1FA8" w:rsidRDefault="00867941">
      <w:pPr>
        <w:rPr>
          <w:del w:id="7159" w:author="Happy" w:date="2018-08-20T18:39:00Z"/>
        </w:rPr>
        <w:pPrChange w:id="7160" w:author="Happy" w:date="2018-08-20T18:39:00Z">
          <w:pPr>
            <w:spacing w:line="360" w:lineRule="auto"/>
          </w:pPr>
        </w:pPrChange>
      </w:pPr>
      <w:del w:id="7161" w:author="Happy" w:date="2018-08-20T18:39:00Z">
        <w:r w:rsidDel="009E1FA8">
          <w:rPr>
            <w:noProof/>
          </w:rPr>
          <w:drawing>
            <wp:inline distT="0" distB="0" distL="0" distR="0" wp14:anchorId="0E150DE6" wp14:editId="58C2EC92">
              <wp:extent cx="5477510" cy="4140835"/>
              <wp:effectExtent l="19050" t="0" r="8890" b="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srcRect/>
                      <a:stretch>
                        <a:fillRect/>
                      </a:stretch>
                    </pic:blipFill>
                    <pic:spPr bwMode="auto">
                      <a:xfrm>
                        <a:off x="0" y="0"/>
                        <a:ext cx="5477510" cy="4140835"/>
                      </a:xfrm>
                      <a:prstGeom prst="rect">
                        <a:avLst/>
                      </a:prstGeom>
                      <a:noFill/>
                      <a:ln w="9525">
                        <a:noFill/>
                        <a:miter lim="800000"/>
                        <a:headEnd/>
                        <a:tailEnd/>
                      </a:ln>
                    </pic:spPr>
                  </pic:pic>
                </a:graphicData>
              </a:graphic>
            </wp:inline>
          </w:drawing>
        </w:r>
      </w:del>
    </w:p>
    <w:p w14:paraId="106C02A4" w14:textId="77777777" w:rsidR="005C3A57" w:rsidDel="009E1FA8" w:rsidRDefault="00FB3E91">
      <w:pPr>
        <w:rPr>
          <w:del w:id="7162" w:author="Happy" w:date="2018-08-20T18:39:00Z"/>
          <w:rStyle w:val="af8"/>
          <w:i w:val="0"/>
          <w:color w:val="auto"/>
        </w:rPr>
        <w:pPrChange w:id="7163" w:author="Happy" w:date="2018-08-20T18:39:00Z">
          <w:pPr>
            <w:pStyle w:val="4"/>
            <w:spacing w:line="360" w:lineRule="auto"/>
          </w:pPr>
        </w:pPrChange>
      </w:pPr>
      <w:del w:id="7164" w:author="Happy" w:date="2018-08-20T18:39:00Z">
        <w:r w:rsidRPr="009F2834" w:rsidDel="009E1FA8">
          <w:rPr>
            <w:rStyle w:val="af8"/>
            <w:rFonts w:hint="eastAsia"/>
            <w:b/>
            <w:i w:val="0"/>
            <w:color w:val="auto"/>
          </w:rPr>
          <w:delText>显示内容</w:delText>
        </w:r>
      </w:del>
    </w:p>
    <w:p w14:paraId="1AADF5AB" w14:textId="77777777" w:rsidR="005C3A57" w:rsidDel="009E1FA8" w:rsidRDefault="002B73B8">
      <w:pPr>
        <w:rPr>
          <w:del w:id="7165" w:author="Happy" w:date="2018-08-20T18:39:00Z"/>
        </w:rPr>
        <w:pPrChange w:id="7166" w:author="Happy" w:date="2018-08-20T18:39:00Z">
          <w:pPr>
            <w:pStyle w:val="af3"/>
            <w:numPr>
              <w:numId w:val="8"/>
            </w:numPr>
            <w:spacing w:line="360" w:lineRule="auto"/>
            <w:ind w:left="420" w:firstLineChars="0" w:hanging="420"/>
          </w:pPr>
        </w:pPrChange>
      </w:pPr>
      <w:del w:id="7167" w:author="Happy" w:date="2018-08-20T18:39:00Z">
        <w:r w:rsidDel="009E1FA8">
          <w:rPr>
            <w:rFonts w:hint="eastAsia"/>
          </w:rPr>
          <w:delText>自定义：输入框，数字。</w:delText>
        </w:r>
      </w:del>
    </w:p>
    <w:p w14:paraId="1EB65B6B" w14:textId="77777777" w:rsidR="005C3A57" w:rsidDel="009E1FA8" w:rsidRDefault="00FB3E91">
      <w:pPr>
        <w:rPr>
          <w:del w:id="7168" w:author="Happy" w:date="2018-08-20T18:39:00Z"/>
          <w:rStyle w:val="af8"/>
          <w:i w:val="0"/>
          <w:color w:val="auto"/>
        </w:rPr>
        <w:pPrChange w:id="7169" w:author="Happy" w:date="2018-08-20T18:39:00Z">
          <w:pPr>
            <w:pStyle w:val="4"/>
            <w:spacing w:line="360" w:lineRule="auto"/>
          </w:pPr>
        </w:pPrChange>
      </w:pPr>
      <w:del w:id="7170" w:author="Happy" w:date="2018-08-20T18:39:00Z">
        <w:r w:rsidDel="009E1FA8">
          <w:rPr>
            <w:rStyle w:val="af8"/>
            <w:rFonts w:hint="eastAsia"/>
            <w:b/>
            <w:i w:val="0"/>
            <w:color w:val="auto"/>
          </w:rPr>
          <w:delText>出入口</w:delText>
        </w:r>
      </w:del>
    </w:p>
    <w:p w14:paraId="54DDD77C" w14:textId="77777777" w:rsidR="005C3A57" w:rsidDel="009E1FA8" w:rsidRDefault="00FB3E91">
      <w:pPr>
        <w:rPr>
          <w:del w:id="7171" w:author="Happy" w:date="2018-08-20T18:39:00Z"/>
        </w:rPr>
        <w:pPrChange w:id="7172" w:author="Happy" w:date="2018-08-20T18:39:00Z">
          <w:pPr>
            <w:pStyle w:val="af3"/>
            <w:numPr>
              <w:numId w:val="9"/>
            </w:numPr>
            <w:spacing w:line="360" w:lineRule="auto"/>
            <w:ind w:left="420" w:firstLineChars="0" w:hanging="420"/>
          </w:pPr>
        </w:pPrChange>
      </w:pPr>
      <w:del w:id="7173" w:author="Happy" w:date="2018-08-20T18:39:00Z">
        <w:r w:rsidDel="009E1FA8">
          <w:delText>出口</w:delText>
        </w:r>
        <w:r w:rsidR="00AB2D65" w:rsidDel="009E1FA8">
          <w:rPr>
            <w:rFonts w:hint="eastAsia"/>
          </w:rPr>
          <w:delText>：结账支付</w:delText>
        </w:r>
      </w:del>
    </w:p>
    <w:p w14:paraId="5DA0920D" w14:textId="77777777" w:rsidR="005C3A57" w:rsidDel="009E1FA8" w:rsidRDefault="00AB2D65">
      <w:pPr>
        <w:rPr>
          <w:del w:id="7174" w:author="Happy" w:date="2018-08-20T18:39:00Z"/>
        </w:rPr>
        <w:pPrChange w:id="7175" w:author="Happy" w:date="2018-08-20T18:39:00Z">
          <w:pPr>
            <w:pStyle w:val="af3"/>
            <w:numPr>
              <w:numId w:val="9"/>
            </w:numPr>
            <w:spacing w:line="360" w:lineRule="auto"/>
            <w:ind w:left="420" w:firstLineChars="0" w:hanging="420"/>
          </w:pPr>
        </w:pPrChange>
      </w:pPr>
      <w:del w:id="7176" w:author="Happy" w:date="2018-08-20T18:39:00Z">
        <w:r w:rsidDel="009E1FA8">
          <w:rPr>
            <w:rFonts w:hint="eastAsia"/>
          </w:rPr>
          <w:delText>入口：结账支付</w:delText>
        </w:r>
      </w:del>
    </w:p>
    <w:p w14:paraId="740FED0A" w14:textId="77777777" w:rsidR="005C3A57" w:rsidDel="009E1FA8" w:rsidRDefault="00FB3E91">
      <w:pPr>
        <w:rPr>
          <w:del w:id="7177" w:author="Happy" w:date="2018-08-20T18:39:00Z"/>
          <w:rStyle w:val="af8"/>
          <w:i w:val="0"/>
          <w:color w:val="auto"/>
        </w:rPr>
        <w:pPrChange w:id="7178" w:author="Happy" w:date="2018-08-20T18:39:00Z">
          <w:pPr>
            <w:pStyle w:val="4"/>
            <w:spacing w:line="360" w:lineRule="auto"/>
          </w:pPr>
        </w:pPrChange>
      </w:pPr>
      <w:del w:id="7179" w:author="Happy" w:date="2018-08-20T18:39:00Z">
        <w:r w:rsidDel="009E1FA8">
          <w:rPr>
            <w:rStyle w:val="af8"/>
            <w:b/>
            <w:i w:val="0"/>
            <w:color w:val="auto"/>
          </w:rPr>
          <w:delText>数据来源</w:delText>
        </w:r>
      </w:del>
    </w:p>
    <w:p w14:paraId="22057D30" w14:textId="77777777" w:rsidR="005C3A57" w:rsidDel="009E1FA8" w:rsidRDefault="00867941">
      <w:pPr>
        <w:rPr>
          <w:del w:id="7180" w:author="Happy" w:date="2018-08-20T18:39:00Z"/>
        </w:rPr>
        <w:pPrChange w:id="7181" w:author="Happy" w:date="2018-08-20T18:39:00Z">
          <w:pPr>
            <w:spacing w:line="360" w:lineRule="auto"/>
          </w:pPr>
        </w:pPrChange>
      </w:pPr>
      <w:del w:id="7182" w:author="Happy" w:date="2018-08-20T18:39:00Z">
        <w:r w:rsidDel="009E1FA8">
          <w:rPr>
            <w:rFonts w:hint="eastAsia"/>
          </w:rPr>
          <w:delText>最多让价金额的规则需要从服务器端获取。</w:delText>
        </w:r>
      </w:del>
    </w:p>
    <w:p w14:paraId="47A06B49" w14:textId="77777777" w:rsidR="005C3A57" w:rsidDel="009E1FA8" w:rsidRDefault="00FB3E91">
      <w:pPr>
        <w:rPr>
          <w:del w:id="7183" w:author="Happy" w:date="2018-08-20T18:39:00Z"/>
          <w:rStyle w:val="af8"/>
          <w:i w:val="0"/>
          <w:color w:val="auto"/>
        </w:rPr>
        <w:pPrChange w:id="7184" w:author="Happy" w:date="2018-08-20T18:39:00Z">
          <w:pPr>
            <w:pStyle w:val="4"/>
            <w:spacing w:line="360" w:lineRule="auto"/>
          </w:pPr>
        </w:pPrChange>
      </w:pPr>
      <w:del w:id="7185" w:author="Happy" w:date="2018-08-20T18:39:00Z">
        <w:r w:rsidDel="009E1FA8">
          <w:rPr>
            <w:rStyle w:val="af8"/>
            <w:rFonts w:hint="eastAsia"/>
            <w:b/>
            <w:i w:val="0"/>
            <w:color w:val="auto"/>
          </w:rPr>
          <w:delText>输入项</w:delText>
        </w:r>
      </w:del>
    </w:p>
    <w:p w14:paraId="7040A8FB" w14:textId="77777777" w:rsidR="005C3A57" w:rsidDel="009E1FA8" w:rsidRDefault="00503D69">
      <w:pPr>
        <w:rPr>
          <w:del w:id="7186" w:author="Happy" w:date="2018-08-20T18:39:00Z"/>
        </w:rPr>
        <w:pPrChange w:id="7187" w:author="Happy" w:date="2018-08-20T18:39:00Z">
          <w:pPr>
            <w:pStyle w:val="af3"/>
            <w:numPr>
              <w:numId w:val="8"/>
            </w:numPr>
            <w:spacing w:line="360" w:lineRule="auto"/>
            <w:ind w:left="420" w:firstLineChars="0" w:hanging="420"/>
          </w:pPr>
        </w:pPrChange>
      </w:pPr>
      <w:del w:id="7188" w:author="Happy" w:date="2018-08-20T18:39:00Z">
        <w:r w:rsidDel="009E1FA8">
          <w:rPr>
            <w:rFonts w:hint="eastAsia"/>
          </w:rPr>
          <w:delText>自定义：输入框，数字</w:delText>
        </w:r>
        <w:r w:rsidR="004F4CFA" w:rsidDel="009E1FA8">
          <w:rPr>
            <w:rFonts w:hint="eastAsia"/>
          </w:rPr>
          <w:delText>和小数点，两位小数，最多</w:delText>
        </w:r>
        <w:r w:rsidR="004F4CFA" w:rsidDel="009E1FA8">
          <w:rPr>
            <w:rFonts w:hint="eastAsia"/>
          </w:rPr>
          <w:delText>5</w:delText>
        </w:r>
        <w:r w:rsidR="004F4CFA" w:rsidDel="009E1FA8">
          <w:rPr>
            <w:rFonts w:hint="eastAsia"/>
          </w:rPr>
          <w:delText>个字符</w:delText>
        </w:r>
        <w:r w:rsidDel="009E1FA8">
          <w:rPr>
            <w:rFonts w:hint="eastAsia"/>
          </w:rPr>
          <w:delText>，超出部分无法输入。</w:delText>
        </w:r>
      </w:del>
    </w:p>
    <w:p w14:paraId="7B9FA0BD" w14:textId="77777777" w:rsidR="005C3A57" w:rsidDel="009E1FA8" w:rsidRDefault="00FB3E91">
      <w:pPr>
        <w:rPr>
          <w:del w:id="7189" w:author="Happy" w:date="2018-08-20T18:39:00Z"/>
          <w:rStyle w:val="af8"/>
          <w:i w:val="0"/>
          <w:color w:val="auto"/>
        </w:rPr>
        <w:pPrChange w:id="7190" w:author="Happy" w:date="2018-08-20T18:39:00Z">
          <w:pPr>
            <w:pStyle w:val="4"/>
            <w:spacing w:line="360" w:lineRule="auto"/>
          </w:pPr>
        </w:pPrChange>
      </w:pPr>
      <w:del w:id="7191" w:author="Happy" w:date="2018-08-20T18:39:00Z">
        <w:r w:rsidDel="009E1FA8">
          <w:rPr>
            <w:rStyle w:val="af8"/>
            <w:rFonts w:hint="eastAsia"/>
            <w:b/>
            <w:i w:val="0"/>
            <w:color w:val="auto"/>
          </w:rPr>
          <w:delText>操作规则</w:delText>
        </w:r>
      </w:del>
    </w:p>
    <w:p w14:paraId="35E660BB" w14:textId="77777777" w:rsidR="005C3A57" w:rsidDel="009E1FA8" w:rsidRDefault="002B73B8">
      <w:pPr>
        <w:rPr>
          <w:del w:id="7192" w:author="Happy" w:date="2018-08-20T18:39:00Z"/>
        </w:rPr>
        <w:pPrChange w:id="7193" w:author="Happy" w:date="2018-08-20T18:39:00Z">
          <w:pPr>
            <w:pStyle w:val="af3"/>
            <w:numPr>
              <w:numId w:val="8"/>
            </w:numPr>
            <w:spacing w:line="360" w:lineRule="auto"/>
            <w:ind w:left="420" w:firstLineChars="0" w:hanging="420"/>
          </w:pPr>
        </w:pPrChange>
      </w:pPr>
      <w:del w:id="7194" w:author="Happy" w:date="2018-08-20T18:39:00Z">
        <w:r w:rsidDel="009E1FA8">
          <w:rPr>
            <w:rFonts w:hint="eastAsia"/>
          </w:rPr>
          <w:delText>操作员根据</w:delText>
        </w:r>
        <w:r w:rsidR="00A82A6B" w:rsidDel="009E1FA8">
          <w:rPr>
            <w:rFonts w:hint="eastAsia"/>
          </w:rPr>
          <w:delText>后台设置的</w:delText>
        </w:r>
        <w:r w:rsidDel="009E1FA8">
          <w:rPr>
            <w:rFonts w:hint="eastAsia"/>
          </w:rPr>
          <w:delText>权限，在</w:delText>
        </w:r>
        <w:r w:rsidR="00A82A6B" w:rsidDel="009E1FA8">
          <w:rPr>
            <w:rFonts w:hint="eastAsia"/>
          </w:rPr>
          <w:delText>文本框中输入</w:delText>
        </w:r>
        <w:r w:rsidR="00871F54" w:rsidDel="009E1FA8">
          <w:rPr>
            <w:rFonts w:hint="eastAsia"/>
          </w:rPr>
          <w:delText>让价金额</w:delText>
        </w:r>
        <w:r w:rsidDel="009E1FA8">
          <w:rPr>
            <w:rFonts w:hint="eastAsia"/>
          </w:rPr>
          <w:delText>。</w:delText>
        </w:r>
      </w:del>
    </w:p>
    <w:p w14:paraId="6219B954" w14:textId="77777777" w:rsidR="005C3A57" w:rsidDel="009E1FA8" w:rsidRDefault="0034216A">
      <w:pPr>
        <w:rPr>
          <w:del w:id="7195" w:author="Happy" w:date="2018-08-20T18:39:00Z"/>
        </w:rPr>
        <w:pPrChange w:id="7196" w:author="Happy" w:date="2018-08-20T18:39:00Z">
          <w:pPr>
            <w:pStyle w:val="af3"/>
            <w:numPr>
              <w:numId w:val="8"/>
            </w:numPr>
            <w:spacing w:line="360" w:lineRule="auto"/>
            <w:ind w:left="420" w:firstLineChars="0" w:hanging="420"/>
          </w:pPr>
        </w:pPrChange>
      </w:pPr>
      <w:del w:id="7197" w:author="Happy" w:date="2018-08-20T18:39:00Z">
        <w:r w:rsidDel="009E1FA8">
          <w:rPr>
            <w:rFonts w:hint="eastAsia"/>
          </w:rPr>
          <w:delText>【保存】，点击后，</w:delText>
        </w:r>
        <w:r w:rsidR="00D05F4F" w:rsidDel="009E1FA8">
          <w:rPr>
            <w:rFonts w:hint="eastAsia"/>
          </w:rPr>
          <w:delText>判断当前输入的让价金额是否超过了最大的让价金额，如果没有超过最大值，</w:delText>
        </w:r>
        <w:r w:rsidDel="009E1FA8">
          <w:rPr>
            <w:rFonts w:hint="eastAsia"/>
          </w:rPr>
          <w:delText>弹框消失，应收金额、优惠金额、待结金额发生变化</w:delText>
        </w:r>
        <w:r w:rsidR="009B3F89" w:rsidDel="009E1FA8">
          <w:rPr>
            <w:rFonts w:hint="eastAsia"/>
          </w:rPr>
          <w:delText>；如果超过最大值，给出提示信息</w:delText>
        </w:r>
        <w:r w:rsidDel="009E1FA8">
          <w:rPr>
            <w:rFonts w:hint="eastAsia"/>
          </w:rPr>
          <w:delText>。</w:delText>
        </w:r>
      </w:del>
    </w:p>
    <w:p w14:paraId="0FE7ABBA" w14:textId="77777777" w:rsidR="005C3A57" w:rsidDel="009E1FA8" w:rsidRDefault="00FB3E91">
      <w:pPr>
        <w:rPr>
          <w:del w:id="7198" w:author="Happy" w:date="2018-08-20T18:39:00Z"/>
          <w:rStyle w:val="af8"/>
          <w:i w:val="0"/>
          <w:color w:val="auto"/>
        </w:rPr>
        <w:pPrChange w:id="7199" w:author="Happy" w:date="2018-08-20T18:39:00Z">
          <w:pPr>
            <w:pStyle w:val="4"/>
            <w:spacing w:line="360" w:lineRule="auto"/>
          </w:pPr>
        </w:pPrChange>
      </w:pPr>
      <w:del w:id="7200" w:author="Happy" w:date="2018-08-20T18:39:00Z">
        <w:r w:rsidDel="009E1FA8">
          <w:rPr>
            <w:rStyle w:val="af8"/>
            <w:rFonts w:hint="eastAsia"/>
            <w:b/>
            <w:i w:val="0"/>
            <w:color w:val="auto"/>
          </w:rPr>
          <w:delText>提示信息</w:delText>
        </w:r>
      </w:del>
    </w:p>
    <w:p w14:paraId="45B3BABD" w14:textId="77777777" w:rsidR="005C3A57" w:rsidDel="009E1FA8" w:rsidRDefault="00947A49">
      <w:pPr>
        <w:rPr>
          <w:del w:id="7201" w:author="Happy" w:date="2018-08-20T18:39:00Z"/>
        </w:rPr>
        <w:pPrChange w:id="7202" w:author="Happy" w:date="2018-08-20T18:39:00Z">
          <w:pPr>
            <w:pStyle w:val="af3"/>
            <w:numPr>
              <w:numId w:val="51"/>
            </w:numPr>
            <w:spacing w:line="360" w:lineRule="auto"/>
            <w:ind w:left="420" w:firstLineChars="0" w:hanging="420"/>
          </w:pPr>
        </w:pPrChange>
      </w:pPr>
      <w:del w:id="7203" w:author="Happy" w:date="2018-08-20T18:39:00Z">
        <w:r w:rsidDel="009E1FA8">
          <w:rPr>
            <w:rFonts w:hint="eastAsia"/>
          </w:rPr>
          <w:delText>点击保存后，当网络正常，则</w:delText>
        </w:r>
        <w:r w:rsidDel="009E1FA8">
          <w:rPr>
            <w:rFonts w:hint="eastAsia"/>
          </w:rPr>
          <w:delText>toast</w:delText>
        </w:r>
        <w:r w:rsidDel="009E1FA8">
          <w:rPr>
            <w:rFonts w:hint="eastAsia"/>
          </w:rPr>
          <w:delText>提示：打折成功；当网络不正常，则</w:delText>
        </w:r>
        <w:r w:rsidDel="009E1FA8">
          <w:rPr>
            <w:rFonts w:hint="eastAsia"/>
          </w:rPr>
          <w:delText>toast</w:delText>
        </w:r>
        <w:r w:rsidDel="009E1FA8">
          <w:rPr>
            <w:rFonts w:hint="eastAsia"/>
          </w:rPr>
          <w:delText>提示：打折失败。</w:delText>
        </w:r>
      </w:del>
    </w:p>
    <w:p w14:paraId="1B0FB908" w14:textId="77777777" w:rsidR="005C3A57" w:rsidDel="009E1FA8" w:rsidRDefault="00DF3CD9">
      <w:pPr>
        <w:rPr>
          <w:del w:id="7204" w:author="Happy" w:date="2018-08-20T18:39:00Z"/>
        </w:rPr>
        <w:pPrChange w:id="7205" w:author="Happy" w:date="2018-08-20T18:39:00Z">
          <w:pPr>
            <w:pStyle w:val="af3"/>
            <w:numPr>
              <w:numId w:val="51"/>
            </w:numPr>
            <w:spacing w:line="360" w:lineRule="auto"/>
            <w:ind w:left="420" w:firstLineChars="0" w:hanging="420"/>
          </w:pPr>
        </w:pPrChange>
      </w:pPr>
      <w:del w:id="7206" w:author="Happy" w:date="2018-08-20T18:39:00Z">
        <w:r w:rsidDel="009E1FA8">
          <w:rPr>
            <w:rFonts w:hint="eastAsia"/>
          </w:rPr>
          <w:delText>点击保存后，当输入金额超过让价金额的最大值权限，</w:delText>
        </w:r>
        <w:r w:rsidR="00AC30E7" w:rsidDel="009E1FA8">
          <w:rPr>
            <w:rFonts w:hint="eastAsia"/>
          </w:rPr>
          <w:delText>则</w:delText>
        </w:r>
        <w:r w:rsidR="00AC30E7" w:rsidDel="009E1FA8">
          <w:rPr>
            <w:rFonts w:hint="eastAsia"/>
          </w:rPr>
          <w:delText>toast</w:delText>
        </w:r>
        <w:r w:rsidR="00AC30E7" w:rsidDel="009E1FA8">
          <w:rPr>
            <w:rFonts w:hint="eastAsia"/>
          </w:rPr>
          <w:delText>提示</w:delText>
        </w:r>
        <w:r w:rsidDel="009E1FA8">
          <w:rPr>
            <w:rFonts w:hint="eastAsia"/>
          </w:rPr>
          <w:delText>：最多让价</w:delText>
        </w:r>
        <w:r w:rsidDel="009E1FA8">
          <w:rPr>
            <w:rFonts w:hint="eastAsia"/>
          </w:rPr>
          <w:delText>**</w:delText>
        </w:r>
        <w:r w:rsidDel="009E1FA8">
          <w:rPr>
            <w:rFonts w:hint="eastAsia"/>
          </w:rPr>
          <w:delText>元。</w:delText>
        </w:r>
      </w:del>
    </w:p>
    <w:p w14:paraId="453A2F9D" w14:textId="77777777" w:rsidR="005C3A57" w:rsidDel="009E1FA8" w:rsidRDefault="002F0050">
      <w:pPr>
        <w:rPr>
          <w:del w:id="7207" w:author="Happy" w:date="2018-08-20T18:39:00Z"/>
        </w:rPr>
        <w:pPrChange w:id="7208" w:author="Happy" w:date="2018-08-20T18:39:00Z">
          <w:pPr>
            <w:pStyle w:val="3"/>
            <w:spacing w:line="360" w:lineRule="auto"/>
          </w:pPr>
        </w:pPrChange>
      </w:pPr>
      <w:del w:id="7209" w:author="Happy" w:date="2018-08-20T18:39:00Z">
        <w:r w:rsidDel="009E1FA8">
          <w:rPr>
            <w:rFonts w:hint="eastAsia"/>
          </w:rPr>
          <w:delText>挂账</w:delText>
        </w:r>
      </w:del>
    </w:p>
    <w:p w14:paraId="64416D5B" w14:textId="77777777" w:rsidR="005C3A57" w:rsidDel="009E1FA8" w:rsidRDefault="00A7021D">
      <w:pPr>
        <w:rPr>
          <w:del w:id="7210" w:author="Happy" w:date="2018-08-20T18:39:00Z"/>
        </w:rPr>
        <w:pPrChange w:id="7211" w:author="Happy" w:date="2018-08-20T18:39:00Z">
          <w:pPr>
            <w:spacing w:line="360" w:lineRule="auto"/>
          </w:pPr>
        </w:pPrChange>
      </w:pPr>
      <w:del w:id="7212" w:author="Happy" w:date="2018-08-20T18:39:00Z">
        <w:r w:rsidDel="009E1FA8">
          <w:rPr>
            <w:noProof/>
          </w:rPr>
          <w:drawing>
            <wp:inline distT="0" distB="0" distL="0" distR="0" wp14:anchorId="48FA89D6" wp14:editId="4E86A6B1">
              <wp:extent cx="5520690" cy="4175125"/>
              <wp:effectExtent l="19050" t="0" r="3810" b="0"/>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srcRect/>
                      <a:stretch>
                        <a:fillRect/>
                      </a:stretch>
                    </pic:blipFill>
                    <pic:spPr bwMode="auto">
                      <a:xfrm>
                        <a:off x="0" y="0"/>
                        <a:ext cx="5520690" cy="4175125"/>
                      </a:xfrm>
                      <a:prstGeom prst="rect">
                        <a:avLst/>
                      </a:prstGeom>
                      <a:noFill/>
                      <a:ln w="9525">
                        <a:noFill/>
                        <a:miter lim="800000"/>
                        <a:headEnd/>
                        <a:tailEnd/>
                      </a:ln>
                    </pic:spPr>
                  </pic:pic>
                </a:graphicData>
              </a:graphic>
            </wp:inline>
          </w:drawing>
        </w:r>
      </w:del>
    </w:p>
    <w:p w14:paraId="3D0D154C" w14:textId="77777777" w:rsidR="005C3A57" w:rsidDel="009E1FA8" w:rsidRDefault="00FB3E91">
      <w:pPr>
        <w:rPr>
          <w:del w:id="7213" w:author="Happy" w:date="2018-08-20T18:39:00Z"/>
          <w:rStyle w:val="af8"/>
          <w:i w:val="0"/>
          <w:color w:val="auto"/>
        </w:rPr>
        <w:pPrChange w:id="7214" w:author="Happy" w:date="2018-08-20T18:39:00Z">
          <w:pPr>
            <w:pStyle w:val="4"/>
            <w:spacing w:line="360" w:lineRule="auto"/>
          </w:pPr>
        </w:pPrChange>
      </w:pPr>
      <w:del w:id="7215" w:author="Happy" w:date="2018-08-20T18:39:00Z">
        <w:r w:rsidRPr="009F2834" w:rsidDel="009E1FA8">
          <w:rPr>
            <w:rStyle w:val="af8"/>
            <w:rFonts w:hint="eastAsia"/>
            <w:b/>
            <w:i w:val="0"/>
            <w:color w:val="auto"/>
          </w:rPr>
          <w:delText>显示内容</w:delText>
        </w:r>
      </w:del>
    </w:p>
    <w:p w14:paraId="39F6EB43" w14:textId="77777777" w:rsidR="005C3A57" w:rsidDel="009E1FA8" w:rsidRDefault="00245AC2">
      <w:pPr>
        <w:rPr>
          <w:del w:id="7216" w:author="Happy" w:date="2018-08-20T18:39:00Z"/>
        </w:rPr>
        <w:pPrChange w:id="7217" w:author="Happy" w:date="2018-08-20T18:39:00Z">
          <w:pPr>
            <w:pStyle w:val="af3"/>
            <w:numPr>
              <w:numId w:val="51"/>
            </w:numPr>
            <w:spacing w:line="360" w:lineRule="auto"/>
            <w:ind w:left="420" w:firstLineChars="0" w:hanging="420"/>
          </w:pPr>
        </w:pPrChange>
      </w:pPr>
      <w:del w:id="7218" w:author="Happy" w:date="2018-08-20T18:39:00Z">
        <w:r w:rsidDel="009E1FA8">
          <w:rPr>
            <w:rFonts w:hint="eastAsia"/>
          </w:rPr>
          <w:delText>挂账</w:delText>
        </w:r>
        <w:r w:rsidR="00B910BF" w:rsidDel="009E1FA8">
          <w:rPr>
            <w:rFonts w:hint="eastAsia"/>
          </w:rPr>
          <w:delText>类型</w:delText>
        </w:r>
        <w:r w:rsidDel="009E1FA8">
          <w:rPr>
            <w:rFonts w:hint="eastAsia"/>
          </w:rPr>
          <w:delText>：下拉框</w:delText>
        </w:r>
      </w:del>
    </w:p>
    <w:p w14:paraId="50AC3D55" w14:textId="77777777" w:rsidR="005C3A57" w:rsidDel="009E1FA8" w:rsidRDefault="00245AC2">
      <w:pPr>
        <w:rPr>
          <w:del w:id="7219" w:author="Happy" w:date="2018-08-20T18:39:00Z"/>
        </w:rPr>
        <w:pPrChange w:id="7220" w:author="Happy" w:date="2018-08-20T18:39:00Z">
          <w:pPr>
            <w:pStyle w:val="af3"/>
            <w:numPr>
              <w:numId w:val="51"/>
            </w:numPr>
            <w:spacing w:line="360" w:lineRule="auto"/>
            <w:ind w:left="420" w:firstLineChars="0" w:hanging="420"/>
          </w:pPr>
        </w:pPrChange>
      </w:pPr>
      <w:del w:id="7221" w:author="Happy" w:date="2018-08-20T18:39:00Z">
        <w:r w:rsidDel="009E1FA8">
          <w:rPr>
            <w:rFonts w:hint="eastAsia"/>
          </w:rPr>
          <w:delText>单位：可输入</w:delText>
        </w:r>
      </w:del>
    </w:p>
    <w:p w14:paraId="7AB9D778" w14:textId="77777777" w:rsidR="005C3A57" w:rsidDel="009E1FA8" w:rsidRDefault="00245AC2">
      <w:pPr>
        <w:rPr>
          <w:del w:id="7222" w:author="Happy" w:date="2018-08-20T18:39:00Z"/>
        </w:rPr>
        <w:pPrChange w:id="7223" w:author="Happy" w:date="2018-08-20T18:39:00Z">
          <w:pPr>
            <w:pStyle w:val="af3"/>
            <w:numPr>
              <w:numId w:val="51"/>
            </w:numPr>
            <w:spacing w:line="360" w:lineRule="auto"/>
            <w:ind w:left="420" w:firstLineChars="0" w:hanging="420"/>
          </w:pPr>
        </w:pPrChange>
      </w:pPr>
      <w:del w:id="7224" w:author="Happy" w:date="2018-08-20T18:39:00Z">
        <w:r w:rsidDel="009E1FA8">
          <w:rPr>
            <w:rFonts w:hint="eastAsia"/>
          </w:rPr>
          <w:delText>联系人：可输入</w:delText>
        </w:r>
      </w:del>
    </w:p>
    <w:p w14:paraId="468BFE85" w14:textId="77777777" w:rsidR="005C3A57" w:rsidDel="009E1FA8" w:rsidRDefault="00245AC2">
      <w:pPr>
        <w:rPr>
          <w:del w:id="7225" w:author="Happy" w:date="2018-08-20T18:39:00Z"/>
        </w:rPr>
        <w:pPrChange w:id="7226" w:author="Happy" w:date="2018-08-20T18:39:00Z">
          <w:pPr>
            <w:pStyle w:val="af3"/>
            <w:numPr>
              <w:numId w:val="51"/>
            </w:numPr>
            <w:spacing w:line="360" w:lineRule="auto"/>
            <w:ind w:left="420" w:firstLineChars="0" w:hanging="420"/>
          </w:pPr>
        </w:pPrChange>
      </w:pPr>
      <w:del w:id="7227" w:author="Happy" w:date="2018-08-20T18:39:00Z">
        <w:r w:rsidDel="009E1FA8">
          <w:rPr>
            <w:rFonts w:hint="eastAsia"/>
          </w:rPr>
          <w:delText>联系电话：可输入</w:delText>
        </w:r>
      </w:del>
    </w:p>
    <w:p w14:paraId="03B00BC3" w14:textId="77777777" w:rsidR="005C3A57" w:rsidDel="009E1FA8" w:rsidRDefault="00245AC2">
      <w:pPr>
        <w:rPr>
          <w:del w:id="7228" w:author="Happy" w:date="2018-08-20T18:39:00Z"/>
        </w:rPr>
        <w:pPrChange w:id="7229" w:author="Happy" w:date="2018-08-20T18:39:00Z">
          <w:pPr>
            <w:pStyle w:val="af3"/>
            <w:numPr>
              <w:numId w:val="51"/>
            </w:numPr>
            <w:spacing w:line="360" w:lineRule="auto"/>
            <w:ind w:left="420" w:firstLineChars="0" w:hanging="420"/>
          </w:pPr>
        </w:pPrChange>
      </w:pPr>
      <w:del w:id="7230" w:author="Happy" w:date="2018-08-20T18:39:00Z">
        <w:r w:rsidDel="009E1FA8">
          <w:rPr>
            <w:rFonts w:hint="eastAsia"/>
          </w:rPr>
          <w:delText>预计收账时间：时间</w:delText>
        </w:r>
        <w:r w:rsidR="00D63804" w:rsidDel="009E1FA8">
          <w:rPr>
            <w:rFonts w:hint="eastAsia"/>
          </w:rPr>
          <w:delText>段（开始时间和结束时间）</w:delText>
        </w:r>
        <w:r w:rsidDel="009E1FA8">
          <w:rPr>
            <w:rFonts w:hint="eastAsia"/>
          </w:rPr>
          <w:delText>。</w:delText>
        </w:r>
      </w:del>
    </w:p>
    <w:p w14:paraId="13BFEA58" w14:textId="77777777" w:rsidR="005C3A57" w:rsidDel="009E1FA8" w:rsidRDefault="00FB3E91">
      <w:pPr>
        <w:rPr>
          <w:del w:id="7231" w:author="Happy" w:date="2018-08-20T18:39:00Z"/>
          <w:rStyle w:val="af8"/>
          <w:i w:val="0"/>
          <w:color w:val="auto"/>
        </w:rPr>
        <w:pPrChange w:id="7232" w:author="Happy" w:date="2018-08-20T18:39:00Z">
          <w:pPr>
            <w:pStyle w:val="4"/>
            <w:spacing w:line="360" w:lineRule="auto"/>
          </w:pPr>
        </w:pPrChange>
      </w:pPr>
      <w:del w:id="7233" w:author="Happy" w:date="2018-08-20T18:39:00Z">
        <w:r w:rsidDel="009E1FA8">
          <w:rPr>
            <w:rStyle w:val="af8"/>
            <w:rFonts w:hint="eastAsia"/>
            <w:b/>
            <w:i w:val="0"/>
            <w:color w:val="auto"/>
          </w:rPr>
          <w:delText>出入口</w:delText>
        </w:r>
      </w:del>
    </w:p>
    <w:p w14:paraId="448DF5C7" w14:textId="77777777" w:rsidR="005C3A57" w:rsidDel="009E1FA8" w:rsidRDefault="00FB3E91">
      <w:pPr>
        <w:rPr>
          <w:del w:id="7234" w:author="Happy" w:date="2018-08-20T18:39:00Z"/>
        </w:rPr>
        <w:pPrChange w:id="7235" w:author="Happy" w:date="2018-08-20T18:39:00Z">
          <w:pPr>
            <w:pStyle w:val="af3"/>
            <w:numPr>
              <w:numId w:val="9"/>
            </w:numPr>
            <w:spacing w:line="360" w:lineRule="auto"/>
            <w:ind w:left="420" w:firstLineChars="0" w:hanging="420"/>
          </w:pPr>
        </w:pPrChange>
      </w:pPr>
      <w:del w:id="7236" w:author="Happy" w:date="2018-08-20T18:39:00Z">
        <w:r w:rsidDel="009E1FA8">
          <w:delText>出口</w:delText>
        </w:r>
        <w:r w:rsidR="00ED5427" w:rsidDel="009E1FA8">
          <w:rPr>
            <w:rFonts w:hint="eastAsia"/>
          </w:rPr>
          <w:delText>：结账支付</w:delText>
        </w:r>
      </w:del>
    </w:p>
    <w:p w14:paraId="151ABBE5" w14:textId="77777777" w:rsidR="005C3A57" w:rsidDel="009E1FA8" w:rsidRDefault="00ED5427">
      <w:pPr>
        <w:rPr>
          <w:del w:id="7237" w:author="Happy" w:date="2018-08-20T18:39:00Z"/>
        </w:rPr>
        <w:pPrChange w:id="7238" w:author="Happy" w:date="2018-08-20T18:39:00Z">
          <w:pPr>
            <w:pStyle w:val="af3"/>
            <w:numPr>
              <w:numId w:val="9"/>
            </w:numPr>
            <w:spacing w:line="360" w:lineRule="auto"/>
            <w:ind w:left="420" w:firstLineChars="0" w:hanging="420"/>
          </w:pPr>
        </w:pPrChange>
      </w:pPr>
      <w:del w:id="7239" w:author="Happy" w:date="2018-08-20T18:39:00Z">
        <w:r w:rsidDel="009E1FA8">
          <w:rPr>
            <w:rFonts w:hint="eastAsia"/>
          </w:rPr>
          <w:delText>入口：结账支付</w:delText>
        </w:r>
      </w:del>
    </w:p>
    <w:p w14:paraId="3DA7098C" w14:textId="77777777" w:rsidR="005C3A57" w:rsidDel="009E1FA8" w:rsidRDefault="00FB3E91">
      <w:pPr>
        <w:rPr>
          <w:del w:id="7240" w:author="Happy" w:date="2018-08-20T18:39:00Z"/>
          <w:rStyle w:val="af8"/>
          <w:i w:val="0"/>
          <w:color w:val="auto"/>
        </w:rPr>
        <w:pPrChange w:id="7241" w:author="Happy" w:date="2018-08-20T18:39:00Z">
          <w:pPr>
            <w:pStyle w:val="4"/>
            <w:spacing w:line="360" w:lineRule="auto"/>
          </w:pPr>
        </w:pPrChange>
      </w:pPr>
      <w:del w:id="7242" w:author="Happy" w:date="2018-08-20T18:39:00Z">
        <w:r w:rsidDel="009E1FA8">
          <w:rPr>
            <w:rStyle w:val="af8"/>
            <w:b/>
            <w:i w:val="0"/>
            <w:color w:val="auto"/>
          </w:rPr>
          <w:delText>数据来源</w:delText>
        </w:r>
      </w:del>
    </w:p>
    <w:p w14:paraId="4C261308" w14:textId="77777777" w:rsidR="005C3A57" w:rsidDel="009E1FA8" w:rsidRDefault="00FB3E91">
      <w:pPr>
        <w:rPr>
          <w:del w:id="7243" w:author="Happy" w:date="2018-08-20T18:39:00Z"/>
        </w:rPr>
        <w:pPrChange w:id="7244" w:author="Happy" w:date="2018-08-20T18:39:00Z">
          <w:pPr>
            <w:spacing w:line="360" w:lineRule="auto"/>
          </w:pPr>
        </w:pPrChange>
      </w:pPr>
      <w:del w:id="7245" w:author="Happy" w:date="2018-08-20T18:39:00Z">
        <w:r w:rsidDel="009E1FA8">
          <w:rPr>
            <w:rFonts w:hint="eastAsia"/>
          </w:rPr>
          <w:delText>无</w:delText>
        </w:r>
      </w:del>
    </w:p>
    <w:p w14:paraId="6BB4E535" w14:textId="77777777" w:rsidR="005C3A57" w:rsidDel="009E1FA8" w:rsidRDefault="00FB3E91">
      <w:pPr>
        <w:rPr>
          <w:del w:id="7246" w:author="Happy" w:date="2018-08-20T18:39:00Z"/>
          <w:rStyle w:val="af8"/>
          <w:i w:val="0"/>
          <w:color w:val="auto"/>
        </w:rPr>
        <w:pPrChange w:id="7247" w:author="Happy" w:date="2018-08-20T18:39:00Z">
          <w:pPr>
            <w:pStyle w:val="4"/>
            <w:spacing w:line="360" w:lineRule="auto"/>
          </w:pPr>
        </w:pPrChange>
      </w:pPr>
      <w:del w:id="7248" w:author="Happy" w:date="2018-08-20T18:39:00Z">
        <w:r w:rsidDel="009E1FA8">
          <w:rPr>
            <w:rStyle w:val="af8"/>
            <w:rFonts w:hint="eastAsia"/>
            <w:b/>
            <w:i w:val="0"/>
            <w:color w:val="auto"/>
          </w:rPr>
          <w:delText>输入项</w:delText>
        </w:r>
      </w:del>
    </w:p>
    <w:p w14:paraId="15CA1127" w14:textId="77777777" w:rsidR="005C3A57" w:rsidDel="009E1FA8" w:rsidRDefault="00245AC2">
      <w:pPr>
        <w:rPr>
          <w:del w:id="7249" w:author="Happy" w:date="2018-08-20T18:39:00Z"/>
        </w:rPr>
        <w:pPrChange w:id="7250" w:author="Happy" w:date="2018-08-20T18:39:00Z">
          <w:pPr>
            <w:pStyle w:val="af3"/>
            <w:numPr>
              <w:numId w:val="8"/>
            </w:numPr>
            <w:spacing w:line="360" w:lineRule="auto"/>
            <w:ind w:left="420" w:firstLineChars="0" w:hanging="420"/>
          </w:pPr>
        </w:pPrChange>
      </w:pPr>
      <w:del w:id="7251" w:author="Happy" w:date="2018-08-20T18:39:00Z">
        <w:r w:rsidDel="009E1FA8">
          <w:rPr>
            <w:rFonts w:hint="eastAsia"/>
          </w:rPr>
          <w:delText>挂账类型：下拉框，包含单位和个人。</w:delText>
        </w:r>
      </w:del>
    </w:p>
    <w:p w14:paraId="0400B20E" w14:textId="77777777" w:rsidR="005C3A57" w:rsidDel="009E1FA8" w:rsidRDefault="00245AC2">
      <w:pPr>
        <w:rPr>
          <w:del w:id="7252" w:author="Happy" w:date="2018-08-20T18:39:00Z"/>
        </w:rPr>
        <w:pPrChange w:id="7253" w:author="Happy" w:date="2018-08-20T18:39:00Z">
          <w:pPr>
            <w:pStyle w:val="af3"/>
            <w:numPr>
              <w:numId w:val="8"/>
            </w:numPr>
            <w:spacing w:line="360" w:lineRule="auto"/>
            <w:ind w:left="420" w:firstLineChars="0" w:hanging="420"/>
          </w:pPr>
        </w:pPrChange>
      </w:pPr>
      <w:del w:id="7254" w:author="Happy" w:date="2018-08-20T18:39:00Z">
        <w:r w:rsidDel="009E1FA8">
          <w:rPr>
            <w:rFonts w:hint="eastAsia"/>
          </w:rPr>
          <w:delText>单位：输入框，</w:delText>
        </w:r>
        <w:r w:rsidR="00F814AF" w:rsidDel="009E1FA8">
          <w:rPr>
            <w:rFonts w:hint="eastAsia"/>
          </w:rPr>
          <w:delText>任意</w:delText>
        </w:r>
        <w:r w:rsidDel="009E1FA8">
          <w:rPr>
            <w:rFonts w:hint="eastAsia"/>
          </w:rPr>
          <w:delText>字符，最多</w:delText>
        </w:r>
        <w:r w:rsidDel="009E1FA8">
          <w:rPr>
            <w:rFonts w:hint="eastAsia"/>
          </w:rPr>
          <w:delText>100</w:delText>
        </w:r>
        <w:r w:rsidDel="009E1FA8">
          <w:rPr>
            <w:rFonts w:hint="eastAsia"/>
          </w:rPr>
          <w:delText>个字符</w:delText>
        </w:r>
        <w:r w:rsidR="00507B67" w:rsidDel="009E1FA8">
          <w:rPr>
            <w:rFonts w:hint="eastAsia"/>
          </w:rPr>
          <w:delText>，超出后不能再输入</w:delText>
        </w:r>
        <w:r w:rsidDel="009E1FA8">
          <w:rPr>
            <w:rFonts w:hint="eastAsia"/>
          </w:rPr>
          <w:delText>。</w:delText>
        </w:r>
      </w:del>
    </w:p>
    <w:p w14:paraId="29BB6EFF" w14:textId="77777777" w:rsidR="005C3A57" w:rsidDel="009E1FA8" w:rsidRDefault="00245AC2">
      <w:pPr>
        <w:rPr>
          <w:del w:id="7255" w:author="Happy" w:date="2018-08-20T18:39:00Z"/>
        </w:rPr>
        <w:pPrChange w:id="7256" w:author="Happy" w:date="2018-08-20T18:39:00Z">
          <w:pPr>
            <w:pStyle w:val="af3"/>
            <w:numPr>
              <w:numId w:val="8"/>
            </w:numPr>
            <w:spacing w:line="360" w:lineRule="auto"/>
            <w:ind w:left="420" w:firstLineChars="0" w:hanging="420"/>
          </w:pPr>
        </w:pPrChange>
      </w:pPr>
      <w:del w:id="7257" w:author="Happy" w:date="2018-08-20T18:39:00Z">
        <w:r w:rsidDel="009E1FA8">
          <w:rPr>
            <w:rFonts w:hint="eastAsia"/>
          </w:rPr>
          <w:delText>联系人：输入框，</w:delText>
        </w:r>
        <w:r w:rsidR="00F814AF" w:rsidDel="009E1FA8">
          <w:rPr>
            <w:rFonts w:hint="eastAsia"/>
          </w:rPr>
          <w:delText>任意</w:delText>
        </w:r>
        <w:r w:rsidDel="009E1FA8">
          <w:rPr>
            <w:rFonts w:hint="eastAsia"/>
          </w:rPr>
          <w:delText>字符，最多</w:delText>
        </w:r>
        <w:r w:rsidDel="009E1FA8">
          <w:rPr>
            <w:rFonts w:hint="eastAsia"/>
          </w:rPr>
          <w:delText>10</w:delText>
        </w:r>
        <w:r w:rsidDel="009E1FA8">
          <w:rPr>
            <w:rFonts w:hint="eastAsia"/>
          </w:rPr>
          <w:delText>个字符</w:delText>
        </w:r>
        <w:r w:rsidR="00507B67" w:rsidDel="009E1FA8">
          <w:rPr>
            <w:rFonts w:hint="eastAsia"/>
          </w:rPr>
          <w:delText>，超出后不能再输入</w:delText>
        </w:r>
        <w:r w:rsidDel="009E1FA8">
          <w:rPr>
            <w:rFonts w:hint="eastAsia"/>
          </w:rPr>
          <w:delText>。</w:delText>
        </w:r>
      </w:del>
    </w:p>
    <w:p w14:paraId="169DF10D" w14:textId="77777777" w:rsidR="005C3A57" w:rsidDel="009E1FA8" w:rsidRDefault="00245AC2">
      <w:pPr>
        <w:rPr>
          <w:del w:id="7258" w:author="Happy" w:date="2018-08-20T18:39:00Z"/>
        </w:rPr>
        <w:pPrChange w:id="7259" w:author="Happy" w:date="2018-08-20T18:39:00Z">
          <w:pPr>
            <w:pStyle w:val="af3"/>
            <w:numPr>
              <w:numId w:val="8"/>
            </w:numPr>
            <w:spacing w:line="360" w:lineRule="auto"/>
            <w:ind w:left="420" w:firstLineChars="0" w:hanging="420"/>
          </w:pPr>
        </w:pPrChange>
      </w:pPr>
      <w:del w:id="7260" w:author="Happy" w:date="2018-08-20T18:39:00Z">
        <w:r w:rsidDel="009E1FA8">
          <w:rPr>
            <w:rFonts w:hint="eastAsia"/>
          </w:rPr>
          <w:delText>联系电话：输入框，以</w:delText>
        </w:r>
        <w:r w:rsidDel="009E1FA8">
          <w:rPr>
            <w:rFonts w:hint="eastAsia"/>
          </w:rPr>
          <w:delText>1</w:delText>
        </w:r>
        <w:r w:rsidDel="009E1FA8">
          <w:rPr>
            <w:rFonts w:hint="eastAsia"/>
          </w:rPr>
          <w:delText>开头的</w:delText>
        </w:r>
        <w:r w:rsidDel="009E1FA8">
          <w:rPr>
            <w:rFonts w:hint="eastAsia"/>
          </w:rPr>
          <w:delText>11</w:delText>
        </w:r>
        <w:r w:rsidDel="009E1FA8">
          <w:rPr>
            <w:rFonts w:hint="eastAsia"/>
          </w:rPr>
          <w:delText>位</w:delText>
        </w:r>
        <w:r w:rsidR="003B6A7A" w:rsidDel="009E1FA8">
          <w:rPr>
            <w:rFonts w:hint="eastAsia"/>
          </w:rPr>
          <w:delText>数字</w:delText>
        </w:r>
        <w:r w:rsidDel="009E1FA8">
          <w:rPr>
            <w:rFonts w:hint="eastAsia"/>
          </w:rPr>
          <w:delText>字符</w:delText>
        </w:r>
        <w:r w:rsidR="00507B67" w:rsidDel="009E1FA8">
          <w:rPr>
            <w:rFonts w:hint="eastAsia"/>
          </w:rPr>
          <w:delText>，超出后不能再输入</w:delText>
        </w:r>
        <w:r w:rsidDel="009E1FA8">
          <w:rPr>
            <w:rFonts w:hint="eastAsia"/>
          </w:rPr>
          <w:delText>。</w:delText>
        </w:r>
      </w:del>
    </w:p>
    <w:p w14:paraId="44352CFB" w14:textId="77777777" w:rsidR="005C3A57" w:rsidDel="009E1FA8" w:rsidRDefault="00245AC2">
      <w:pPr>
        <w:rPr>
          <w:del w:id="7261" w:author="Happy" w:date="2018-08-20T18:39:00Z"/>
        </w:rPr>
        <w:pPrChange w:id="7262" w:author="Happy" w:date="2018-08-20T18:39:00Z">
          <w:pPr>
            <w:pStyle w:val="af3"/>
            <w:numPr>
              <w:numId w:val="8"/>
            </w:numPr>
            <w:spacing w:line="360" w:lineRule="auto"/>
            <w:ind w:left="420" w:firstLineChars="0" w:hanging="420"/>
          </w:pPr>
        </w:pPrChange>
      </w:pPr>
      <w:del w:id="7263" w:author="Happy" w:date="2018-08-20T18:39:00Z">
        <w:r w:rsidDel="009E1FA8">
          <w:rPr>
            <w:rFonts w:hint="eastAsia"/>
          </w:rPr>
          <w:delText>预计收账时间：</w:delText>
        </w:r>
        <w:r w:rsidR="006C6375" w:rsidDel="009E1FA8">
          <w:rPr>
            <w:rFonts w:hint="eastAsia"/>
          </w:rPr>
          <w:delText>只能在日期控件中选择，不能输入</w:delText>
        </w:r>
        <w:r w:rsidR="000049C2" w:rsidDel="009E1FA8">
          <w:rPr>
            <w:rFonts w:hint="eastAsia"/>
          </w:rPr>
          <w:delText>，</w:delText>
        </w:r>
        <w:r w:rsidR="005208D4" w:rsidDel="009E1FA8">
          <w:rPr>
            <w:rFonts w:hint="eastAsia"/>
          </w:rPr>
          <w:delText>结束日期必须大于</w:delText>
        </w:r>
        <w:r w:rsidR="00D11761" w:rsidDel="009E1FA8">
          <w:rPr>
            <w:rFonts w:hint="eastAsia"/>
          </w:rPr>
          <w:delText>等于</w:delText>
        </w:r>
        <w:r w:rsidR="005208D4" w:rsidDel="009E1FA8">
          <w:rPr>
            <w:rFonts w:hint="eastAsia"/>
          </w:rPr>
          <w:delText>开始日期</w:delText>
        </w:r>
        <w:r w:rsidDel="009E1FA8">
          <w:rPr>
            <w:rFonts w:hint="eastAsia"/>
          </w:rPr>
          <w:delText>。</w:delText>
        </w:r>
      </w:del>
    </w:p>
    <w:p w14:paraId="470B67EF" w14:textId="77777777" w:rsidR="005C3A57" w:rsidDel="009E1FA8" w:rsidRDefault="00FB3E91">
      <w:pPr>
        <w:rPr>
          <w:del w:id="7264" w:author="Happy" w:date="2018-08-20T18:39:00Z"/>
          <w:rStyle w:val="af8"/>
          <w:i w:val="0"/>
          <w:color w:val="auto"/>
        </w:rPr>
        <w:pPrChange w:id="7265" w:author="Happy" w:date="2018-08-20T18:39:00Z">
          <w:pPr>
            <w:pStyle w:val="4"/>
            <w:spacing w:line="360" w:lineRule="auto"/>
          </w:pPr>
        </w:pPrChange>
      </w:pPr>
      <w:del w:id="7266" w:author="Happy" w:date="2018-08-20T18:39:00Z">
        <w:r w:rsidDel="009E1FA8">
          <w:rPr>
            <w:rStyle w:val="af8"/>
            <w:rFonts w:hint="eastAsia"/>
            <w:b/>
            <w:i w:val="0"/>
            <w:color w:val="auto"/>
          </w:rPr>
          <w:delText>操作规则</w:delText>
        </w:r>
      </w:del>
    </w:p>
    <w:p w14:paraId="1B9F11FF" w14:textId="77777777" w:rsidR="005C3A57" w:rsidDel="009E1FA8" w:rsidRDefault="006704AA">
      <w:pPr>
        <w:rPr>
          <w:del w:id="7267" w:author="Happy" w:date="2018-08-20T18:39:00Z"/>
        </w:rPr>
        <w:pPrChange w:id="7268" w:author="Happy" w:date="2018-08-20T18:39:00Z">
          <w:pPr>
            <w:pStyle w:val="af3"/>
            <w:numPr>
              <w:numId w:val="8"/>
            </w:numPr>
            <w:spacing w:line="360" w:lineRule="auto"/>
            <w:ind w:left="420" w:firstLineChars="0" w:hanging="420"/>
          </w:pPr>
        </w:pPrChange>
      </w:pPr>
      <w:del w:id="7269" w:author="Happy" w:date="2018-08-20T18:39:00Z">
        <w:r w:rsidDel="009E1FA8">
          <w:rPr>
            <w:rFonts w:hint="eastAsia"/>
          </w:rPr>
          <w:delText>【确定】：点击确定后，</w:delText>
        </w:r>
        <w:r w:rsidR="00664A49" w:rsidDel="009E1FA8">
          <w:rPr>
            <w:rFonts w:hint="eastAsia"/>
          </w:rPr>
          <w:delText>本地检测输入的内容是否符合要求，</w:delText>
        </w:r>
        <w:r w:rsidR="005B7F29" w:rsidDel="009E1FA8">
          <w:rPr>
            <w:rFonts w:hint="eastAsia"/>
          </w:rPr>
          <w:delText>如果不符合要求给出提示信息；反之关闭弹层</w:delText>
        </w:r>
        <w:r w:rsidR="00D85647" w:rsidDel="009E1FA8">
          <w:rPr>
            <w:rFonts w:hint="eastAsia"/>
          </w:rPr>
          <w:delText>，</w:delText>
        </w:r>
        <w:r w:rsidR="00E82F29" w:rsidDel="009E1FA8">
          <w:rPr>
            <w:rFonts w:hint="eastAsia"/>
          </w:rPr>
          <w:delText>提示保存挂帐信息。</w:delText>
        </w:r>
      </w:del>
    </w:p>
    <w:p w14:paraId="408212C4" w14:textId="77777777" w:rsidR="005C3A57" w:rsidDel="009E1FA8" w:rsidRDefault="00F4091C">
      <w:pPr>
        <w:rPr>
          <w:del w:id="7270" w:author="Happy" w:date="2018-08-20T18:39:00Z"/>
        </w:rPr>
        <w:pPrChange w:id="7271" w:author="Happy" w:date="2018-08-20T18:39:00Z">
          <w:pPr>
            <w:pStyle w:val="af3"/>
            <w:numPr>
              <w:numId w:val="8"/>
            </w:numPr>
            <w:spacing w:line="360" w:lineRule="auto"/>
            <w:ind w:left="420" w:firstLineChars="0" w:hanging="420"/>
          </w:pPr>
        </w:pPrChange>
      </w:pPr>
      <w:del w:id="7272" w:author="Happy" w:date="2018-08-20T18:39:00Z">
        <w:r w:rsidDel="009E1FA8">
          <w:rPr>
            <w:rFonts w:hint="eastAsia"/>
          </w:rPr>
          <w:delText>挂账后，待结金额为</w:delText>
        </w:r>
        <w:r w:rsidDel="009E1FA8">
          <w:rPr>
            <w:rFonts w:hint="eastAsia"/>
          </w:rPr>
          <w:delText>0</w:delText>
        </w:r>
        <w:r w:rsidDel="009E1FA8">
          <w:rPr>
            <w:rFonts w:hint="eastAsia"/>
          </w:rPr>
          <w:delText>，不需要再使用其他收银类型支付。</w:delText>
        </w:r>
        <w:r w:rsidR="00A63919" w:rsidDel="009E1FA8">
          <w:rPr>
            <w:rFonts w:hint="eastAsia"/>
          </w:rPr>
          <w:delText>页面跳转到结账支付页面。</w:delText>
        </w:r>
      </w:del>
    </w:p>
    <w:p w14:paraId="5916CCB5" w14:textId="77777777" w:rsidR="005C3A57" w:rsidDel="009E1FA8" w:rsidRDefault="00FB3E91">
      <w:pPr>
        <w:rPr>
          <w:del w:id="7273" w:author="Happy" w:date="2018-08-20T18:39:00Z"/>
          <w:rStyle w:val="af8"/>
          <w:i w:val="0"/>
          <w:color w:val="auto"/>
        </w:rPr>
        <w:pPrChange w:id="7274" w:author="Happy" w:date="2018-08-20T18:39:00Z">
          <w:pPr>
            <w:pStyle w:val="4"/>
            <w:spacing w:line="360" w:lineRule="auto"/>
          </w:pPr>
        </w:pPrChange>
      </w:pPr>
      <w:del w:id="7275" w:author="Happy" w:date="2018-08-20T18:39:00Z">
        <w:r w:rsidDel="009E1FA8">
          <w:rPr>
            <w:rStyle w:val="af8"/>
            <w:rFonts w:hint="eastAsia"/>
            <w:b/>
            <w:i w:val="0"/>
            <w:color w:val="auto"/>
          </w:rPr>
          <w:delText>提示信息</w:delText>
        </w:r>
      </w:del>
    </w:p>
    <w:p w14:paraId="5AB81DFC" w14:textId="77777777" w:rsidR="005C3A57" w:rsidDel="009E1FA8" w:rsidRDefault="00F16CDF">
      <w:pPr>
        <w:rPr>
          <w:del w:id="7276" w:author="Happy" w:date="2018-08-20T18:39:00Z"/>
        </w:rPr>
        <w:pPrChange w:id="7277" w:author="Happy" w:date="2018-08-20T18:39:00Z">
          <w:pPr>
            <w:pStyle w:val="af3"/>
            <w:numPr>
              <w:numId w:val="8"/>
            </w:numPr>
            <w:spacing w:line="360" w:lineRule="auto"/>
            <w:ind w:left="420" w:firstLineChars="0" w:hanging="420"/>
          </w:pPr>
        </w:pPrChange>
      </w:pPr>
      <w:del w:id="7278" w:author="Happy" w:date="2018-08-20T18:39:00Z">
        <w:r w:rsidDel="009E1FA8">
          <w:delText>当输入的预计收账时间</w:delText>
        </w:r>
        <w:r w:rsidDel="009E1FA8">
          <w:rPr>
            <w:rFonts w:hint="eastAsia"/>
          </w:rPr>
          <w:delText>不符合要求时，</w:delText>
        </w:r>
        <w:r w:rsidR="00AC30E7" w:rsidDel="009E1FA8">
          <w:rPr>
            <w:rFonts w:hint="eastAsia"/>
          </w:rPr>
          <w:delText>则</w:delText>
        </w:r>
        <w:r w:rsidR="00AC30E7" w:rsidDel="009E1FA8">
          <w:rPr>
            <w:rFonts w:hint="eastAsia"/>
          </w:rPr>
          <w:delText>toast</w:delText>
        </w:r>
        <w:r w:rsidR="00AC30E7" w:rsidDel="009E1FA8">
          <w:rPr>
            <w:rFonts w:hint="eastAsia"/>
          </w:rPr>
          <w:delText>提示</w:delText>
        </w:r>
        <w:r w:rsidDel="009E1FA8">
          <w:rPr>
            <w:rFonts w:hint="eastAsia"/>
          </w:rPr>
          <w:delText>：结束日期必须大于开始日期。</w:delText>
        </w:r>
      </w:del>
    </w:p>
    <w:p w14:paraId="64632B67" w14:textId="77777777" w:rsidR="00727D10" w:rsidDel="009E1FA8" w:rsidRDefault="00245AC2">
      <w:pPr>
        <w:rPr>
          <w:ins w:id="7279" w:author="xiaohou" w:date="2016-08-31T16:16:00Z"/>
          <w:del w:id="7280" w:author="Happy" w:date="2018-08-20T18:39:00Z"/>
        </w:rPr>
        <w:pPrChange w:id="7281" w:author="Happy" w:date="2018-08-20T18:39:00Z">
          <w:pPr>
            <w:pStyle w:val="af3"/>
            <w:numPr>
              <w:numId w:val="8"/>
            </w:numPr>
            <w:spacing w:line="360" w:lineRule="auto"/>
            <w:ind w:left="420" w:firstLineChars="0" w:hanging="420"/>
          </w:pPr>
        </w:pPrChange>
      </w:pPr>
      <w:del w:id="7282" w:author="Happy" w:date="2018-08-20T18:39:00Z">
        <w:r w:rsidDel="009E1FA8">
          <w:rPr>
            <w:rFonts w:hint="eastAsia"/>
          </w:rPr>
          <w:delText>点击</w:delText>
        </w:r>
        <w:r w:rsidR="00D7590E" w:rsidDel="009E1FA8">
          <w:rPr>
            <w:rFonts w:hint="eastAsia"/>
          </w:rPr>
          <w:delText>确定后，网络正常，则</w:delText>
        </w:r>
        <w:r w:rsidR="00D7590E" w:rsidDel="009E1FA8">
          <w:rPr>
            <w:rFonts w:hint="eastAsia"/>
          </w:rPr>
          <w:delText>toast</w:delText>
        </w:r>
        <w:r w:rsidR="00F4091C" w:rsidDel="009E1FA8">
          <w:rPr>
            <w:rFonts w:hint="eastAsia"/>
          </w:rPr>
          <w:delText>提示：挂账信息保存成功</w:delText>
        </w:r>
        <w:r w:rsidR="00D7590E" w:rsidDel="009E1FA8">
          <w:rPr>
            <w:rFonts w:hint="eastAsia"/>
          </w:rPr>
          <w:delText>；网络不正常，则</w:delText>
        </w:r>
        <w:r w:rsidR="00D7590E" w:rsidDel="009E1FA8">
          <w:rPr>
            <w:rFonts w:hint="eastAsia"/>
          </w:rPr>
          <w:delText>toast</w:delText>
        </w:r>
        <w:r w:rsidR="00D7590E" w:rsidDel="009E1FA8">
          <w:rPr>
            <w:rFonts w:hint="eastAsia"/>
          </w:rPr>
          <w:delText>提示：</w:delText>
        </w:r>
        <w:r w:rsidR="00F4091C" w:rsidDel="009E1FA8">
          <w:rPr>
            <w:rFonts w:hint="eastAsia"/>
          </w:rPr>
          <w:delText>挂账信息保存失败</w:delText>
        </w:r>
        <w:r w:rsidR="00D7590E" w:rsidDel="009E1FA8">
          <w:rPr>
            <w:rFonts w:hint="eastAsia"/>
          </w:rPr>
          <w:delText>。</w:delText>
        </w:r>
      </w:del>
    </w:p>
    <w:p w14:paraId="4B850CF9" w14:textId="77777777" w:rsidR="005C3A57" w:rsidDel="009E1FA8" w:rsidRDefault="00A454C6">
      <w:pPr>
        <w:rPr>
          <w:del w:id="7283" w:author="Happy" w:date="2018-08-20T18:39:00Z"/>
        </w:rPr>
        <w:pPrChange w:id="7284" w:author="Happy" w:date="2018-08-20T18:39:00Z">
          <w:pPr>
            <w:pStyle w:val="3"/>
            <w:spacing w:line="360" w:lineRule="auto"/>
          </w:pPr>
        </w:pPrChange>
      </w:pPr>
      <w:del w:id="7285" w:author="Happy" w:date="2018-08-20T18:39:00Z">
        <w:r w:rsidDel="009E1FA8">
          <w:delText>验证会员身份</w:delText>
        </w:r>
      </w:del>
    </w:p>
    <w:p w14:paraId="4A4F7E47" w14:textId="77777777" w:rsidR="005C3A57" w:rsidDel="009E1FA8" w:rsidRDefault="0087072B">
      <w:pPr>
        <w:rPr>
          <w:ins w:id="7286" w:author="xiaohou" w:date="2016-08-31T16:18:00Z"/>
          <w:del w:id="7287" w:author="Happy" w:date="2018-08-20T18:39:00Z"/>
        </w:rPr>
        <w:pPrChange w:id="7288" w:author="Happy" w:date="2018-08-20T18:39:00Z">
          <w:pPr>
            <w:spacing w:line="360" w:lineRule="auto"/>
          </w:pPr>
        </w:pPrChange>
      </w:pPr>
      <w:ins w:id="7289" w:author="xiaohou" w:date="2016-09-09T11:05:00Z">
        <w:del w:id="7290" w:author="Happy" w:date="2018-08-20T18:39:00Z">
          <w:r w:rsidDel="009E1FA8">
            <w:rPr>
              <w:noProof/>
              <w:rPrChange w:id="7291" w:author="Unknown">
                <w:rPr>
                  <w:i/>
                  <w:iCs/>
                  <w:noProof/>
                  <w:color w:val="808080" w:themeColor="text1" w:themeTint="7F"/>
                </w:rPr>
              </w:rPrChange>
            </w:rPr>
            <w:drawing>
              <wp:inline distT="0" distB="0" distL="0" distR="0" wp14:anchorId="1EB5A6E0" wp14:editId="39CF994C">
                <wp:extent cx="5943600" cy="3741258"/>
                <wp:effectExtent l="19050" t="0" r="0" b="0"/>
                <wp:docPr id="10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3"/>
                        <a:srcRect/>
                        <a:stretch>
                          <a:fillRect/>
                        </a:stretch>
                      </pic:blipFill>
                      <pic:spPr bwMode="auto">
                        <a:xfrm>
                          <a:off x="0" y="0"/>
                          <a:ext cx="5943600" cy="3741258"/>
                        </a:xfrm>
                        <a:prstGeom prst="rect">
                          <a:avLst/>
                        </a:prstGeom>
                        <a:noFill/>
                        <a:ln w="9525">
                          <a:noFill/>
                          <a:miter lim="800000"/>
                          <a:headEnd/>
                          <a:tailEnd/>
                        </a:ln>
                      </pic:spPr>
                    </pic:pic>
                  </a:graphicData>
                </a:graphic>
              </wp:inline>
            </w:drawing>
          </w:r>
        </w:del>
      </w:ins>
    </w:p>
    <w:p w14:paraId="66AC511E" w14:textId="77777777" w:rsidR="00532CF0" w:rsidDel="009E1FA8" w:rsidRDefault="00532CF0">
      <w:pPr>
        <w:rPr>
          <w:ins w:id="7292" w:author="xiaohou" w:date="2016-08-31T16:18:00Z"/>
          <w:del w:id="7293" w:author="Happy" w:date="2018-08-20T18:39:00Z"/>
        </w:rPr>
        <w:pPrChange w:id="7294" w:author="Happy" w:date="2018-08-20T18:39:00Z">
          <w:pPr>
            <w:pStyle w:val="4"/>
            <w:spacing w:line="360" w:lineRule="auto"/>
          </w:pPr>
        </w:pPrChange>
      </w:pPr>
      <w:ins w:id="7295" w:author="xiaohou" w:date="2016-08-31T16:18:00Z">
        <w:del w:id="7296" w:author="Happy" w:date="2018-08-20T18:39:00Z">
          <w:r w:rsidDel="009E1FA8">
            <w:delText>显示内容</w:delText>
          </w:r>
        </w:del>
      </w:ins>
    </w:p>
    <w:p w14:paraId="7BB0D83E" w14:textId="77777777" w:rsidR="00532CF0" w:rsidDel="009E1FA8" w:rsidRDefault="00532CF0">
      <w:pPr>
        <w:rPr>
          <w:ins w:id="7297" w:author="xiaohou" w:date="2016-08-31T16:18:00Z"/>
          <w:del w:id="7298" w:author="Happy" w:date="2018-08-20T18:39:00Z"/>
        </w:rPr>
        <w:pPrChange w:id="7299" w:author="Happy" w:date="2018-08-20T18:39:00Z">
          <w:pPr>
            <w:pStyle w:val="af3"/>
            <w:numPr>
              <w:numId w:val="144"/>
            </w:numPr>
            <w:spacing w:line="360" w:lineRule="auto"/>
            <w:ind w:left="420" w:firstLineChars="0" w:hanging="420"/>
          </w:pPr>
        </w:pPrChange>
      </w:pPr>
      <w:ins w:id="7300" w:author="xiaohou" w:date="2016-08-31T16:18:00Z">
        <w:del w:id="7301" w:author="Happy" w:date="2018-08-20T18:39:00Z">
          <w:r w:rsidDel="009E1FA8">
            <w:rPr>
              <w:rFonts w:hint="eastAsia"/>
            </w:rPr>
            <w:delText>姓名输入框</w:delText>
          </w:r>
        </w:del>
      </w:ins>
    </w:p>
    <w:p w14:paraId="4A64B563" w14:textId="77777777" w:rsidR="00727D10" w:rsidDel="009E1FA8" w:rsidRDefault="00532CF0">
      <w:pPr>
        <w:rPr>
          <w:ins w:id="7302" w:author="xiaohou" w:date="2016-08-31T16:18:00Z"/>
          <w:del w:id="7303" w:author="Happy" w:date="2018-08-20T18:39:00Z"/>
        </w:rPr>
        <w:pPrChange w:id="7304" w:author="Happy" w:date="2018-08-20T18:39:00Z">
          <w:pPr>
            <w:pStyle w:val="af3"/>
            <w:numPr>
              <w:numId w:val="144"/>
            </w:numPr>
            <w:spacing w:line="360" w:lineRule="auto"/>
            <w:ind w:left="420" w:firstLineChars="0" w:hanging="420"/>
          </w:pPr>
        </w:pPrChange>
      </w:pPr>
      <w:ins w:id="7305" w:author="xiaohou" w:date="2016-08-31T16:18:00Z">
        <w:del w:id="7306" w:author="Happy" w:date="2018-08-20T18:39:00Z">
          <w:r w:rsidDel="009E1FA8">
            <w:rPr>
              <w:rFonts w:hint="eastAsia"/>
            </w:rPr>
            <w:delText>性别单选</w:delText>
          </w:r>
        </w:del>
      </w:ins>
    </w:p>
    <w:p w14:paraId="148F8257" w14:textId="77777777" w:rsidR="00727D10" w:rsidDel="009E1FA8" w:rsidRDefault="00532CF0">
      <w:pPr>
        <w:rPr>
          <w:ins w:id="7307" w:author="xiaohou" w:date="2016-08-31T16:18:00Z"/>
          <w:del w:id="7308" w:author="Happy" w:date="2018-08-20T18:39:00Z"/>
        </w:rPr>
        <w:pPrChange w:id="7309" w:author="Happy" w:date="2018-08-20T18:39:00Z">
          <w:pPr>
            <w:pStyle w:val="af3"/>
            <w:numPr>
              <w:numId w:val="143"/>
            </w:numPr>
            <w:spacing w:line="360" w:lineRule="auto"/>
            <w:ind w:left="420" w:firstLineChars="0" w:hanging="420"/>
          </w:pPr>
        </w:pPrChange>
      </w:pPr>
      <w:ins w:id="7310" w:author="xiaohou" w:date="2016-08-31T16:18:00Z">
        <w:del w:id="7311" w:author="Happy" w:date="2018-08-20T18:39:00Z">
          <w:r w:rsidDel="009E1FA8">
            <w:delText>手机号输入框</w:delText>
          </w:r>
        </w:del>
      </w:ins>
    </w:p>
    <w:p w14:paraId="6088023E" w14:textId="77777777" w:rsidR="00727D10" w:rsidDel="009E1FA8" w:rsidRDefault="00532CF0">
      <w:pPr>
        <w:rPr>
          <w:ins w:id="7312" w:author="xiaohou" w:date="2016-08-31T16:18:00Z"/>
          <w:del w:id="7313" w:author="Happy" w:date="2018-08-20T18:39:00Z"/>
        </w:rPr>
        <w:pPrChange w:id="7314" w:author="Happy" w:date="2018-08-20T18:39:00Z">
          <w:pPr>
            <w:pStyle w:val="af3"/>
            <w:numPr>
              <w:numId w:val="140"/>
            </w:numPr>
            <w:spacing w:line="360" w:lineRule="auto"/>
            <w:ind w:left="420" w:firstLineChars="0" w:hanging="420"/>
          </w:pPr>
        </w:pPrChange>
      </w:pPr>
      <w:ins w:id="7315" w:author="xiaohou" w:date="2016-08-31T16:18:00Z">
        <w:del w:id="7316" w:author="Happy" w:date="2018-08-20T18:39:00Z">
          <w:r w:rsidDel="009E1FA8">
            <w:rPr>
              <w:rFonts w:hint="eastAsia"/>
            </w:rPr>
            <w:delText>验证码输入框</w:delText>
          </w:r>
        </w:del>
      </w:ins>
    </w:p>
    <w:p w14:paraId="5CCAFF08" w14:textId="77777777" w:rsidR="00727D10" w:rsidDel="009E1FA8" w:rsidRDefault="001E7C99">
      <w:pPr>
        <w:rPr>
          <w:ins w:id="7317" w:author="xiaohou" w:date="2016-08-31T16:18:00Z"/>
          <w:del w:id="7318" w:author="Happy" w:date="2018-08-20T18:39:00Z"/>
        </w:rPr>
        <w:pPrChange w:id="7319" w:author="Happy" w:date="2018-08-20T18:39:00Z">
          <w:pPr>
            <w:pStyle w:val="af3"/>
            <w:numPr>
              <w:numId w:val="140"/>
            </w:numPr>
            <w:spacing w:line="360" w:lineRule="auto"/>
            <w:ind w:left="420" w:firstLineChars="0" w:hanging="420"/>
          </w:pPr>
        </w:pPrChange>
      </w:pPr>
      <w:ins w:id="7320" w:author="xiaohou" w:date="2016-09-09T11:05:00Z">
        <w:del w:id="7321" w:author="Happy" w:date="2018-08-20T18:39:00Z">
          <w:r w:rsidDel="009E1FA8">
            <w:rPr>
              <w:rFonts w:hint="eastAsia"/>
            </w:rPr>
            <w:delText>发送</w:delText>
          </w:r>
        </w:del>
      </w:ins>
      <w:ins w:id="7322" w:author="xiaohou" w:date="2016-08-31T16:18:00Z">
        <w:del w:id="7323" w:author="Happy" w:date="2018-08-20T18:39:00Z">
          <w:r w:rsidR="00532CF0" w:rsidDel="009E1FA8">
            <w:rPr>
              <w:rFonts w:hint="eastAsia"/>
            </w:rPr>
            <w:delText>手机验证码</w:delText>
          </w:r>
        </w:del>
      </w:ins>
    </w:p>
    <w:p w14:paraId="72A6AF11" w14:textId="77777777" w:rsidR="00727D10" w:rsidDel="009E1FA8" w:rsidRDefault="00532CF0">
      <w:pPr>
        <w:rPr>
          <w:ins w:id="7324" w:author="xiaohou" w:date="2016-08-31T16:18:00Z"/>
          <w:del w:id="7325" w:author="Happy" w:date="2018-08-20T18:39:00Z"/>
        </w:rPr>
        <w:pPrChange w:id="7326" w:author="Happy" w:date="2018-08-20T18:39:00Z">
          <w:pPr>
            <w:pStyle w:val="af3"/>
            <w:numPr>
              <w:numId w:val="140"/>
            </w:numPr>
            <w:spacing w:line="360" w:lineRule="auto"/>
            <w:ind w:left="420" w:firstLineChars="0" w:hanging="420"/>
          </w:pPr>
        </w:pPrChange>
      </w:pPr>
      <w:ins w:id="7327" w:author="xiaohou" w:date="2016-08-31T16:18:00Z">
        <w:del w:id="7328" w:author="Happy" w:date="2018-08-20T18:39:00Z">
          <w:r w:rsidDel="009E1FA8">
            <w:rPr>
              <w:rFonts w:hint="eastAsia"/>
            </w:rPr>
            <w:delText>重新</w:delText>
          </w:r>
        </w:del>
      </w:ins>
      <w:ins w:id="7329" w:author="xiaohou" w:date="2016-09-09T11:05:00Z">
        <w:del w:id="7330" w:author="Happy" w:date="2018-08-20T18:39:00Z">
          <w:r w:rsidR="003B6192" w:rsidDel="009E1FA8">
            <w:rPr>
              <w:rFonts w:hint="eastAsia"/>
            </w:rPr>
            <w:delText>发送</w:delText>
          </w:r>
        </w:del>
      </w:ins>
      <w:ins w:id="7331" w:author="xiaohou" w:date="2016-08-31T16:18:00Z">
        <w:del w:id="7332" w:author="Happy" w:date="2018-08-20T18:39:00Z">
          <w:r w:rsidDel="009E1FA8">
            <w:rPr>
              <w:rFonts w:hint="eastAsia"/>
            </w:rPr>
            <w:delText>按钮</w:delText>
          </w:r>
        </w:del>
      </w:ins>
    </w:p>
    <w:p w14:paraId="7F972538" w14:textId="77777777" w:rsidR="00727D10" w:rsidDel="009E1FA8" w:rsidRDefault="005573AA">
      <w:pPr>
        <w:rPr>
          <w:ins w:id="7333" w:author="xiaohou" w:date="2016-08-31T16:18:00Z"/>
          <w:del w:id="7334" w:author="Happy" w:date="2018-08-20T18:39:00Z"/>
        </w:rPr>
        <w:pPrChange w:id="7335" w:author="Happy" w:date="2018-08-20T18:39:00Z">
          <w:pPr>
            <w:pStyle w:val="af3"/>
            <w:numPr>
              <w:numId w:val="140"/>
            </w:numPr>
            <w:spacing w:line="360" w:lineRule="auto"/>
            <w:ind w:left="420" w:firstLineChars="0" w:hanging="420"/>
          </w:pPr>
        </w:pPrChange>
      </w:pPr>
      <w:ins w:id="7336" w:author="xiaohou" w:date="2016-09-01T18:03:00Z">
        <w:del w:id="7337" w:author="Happy" w:date="2018-08-20T18:39:00Z">
          <w:r w:rsidDel="009E1FA8">
            <w:rPr>
              <w:rFonts w:hint="eastAsia"/>
            </w:rPr>
            <w:delText>提交</w:delText>
          </w:r>
        </w:del>
      </w:ins>
      <w:ins w:id="7338" w:author="xiaohou" w:date="2016-08-31T16:18:00Z">
        <w:del w:id="7339" w:author="Happy" w:date="2018-08-20T18:39:00Z">
          <w:r w:rsidR="00532CF0" w:rsidDel="009E1FA8">
            <w:rPr>
              <w:rFonts w:hint="eastAsia"/>
            </w:rPr>
            <w:delText>按钮</w:delText>
          </w:r>
        </w:del>
      </w:ins>
    </w:p>
    <w:p w14:paraId="647BD3E5" w14:textId="77777777" w:rsidR="00727D10" w:rsidDel="009E1FA8" w:rsidRDefault="00532CF0">
      <w:pPr>
        <w:rPr>
          <w:ins w:id="7340" w:author="xiaohou" w:date="2016-08-31T16:18:00Z"/>
          <w:del w:id="7341" w:author="Happy" w:date="2018-08-20T18:39:00Z"/>
        </w:rPr>
        <w:pPrChange w:id="7342" w:author="Happy" w:date="2018-08-20T18:39:00Z">
          <w:pPr>
            <w:pStyle w:val="4"/>
            <w:spacing w:line="360" w:lineRule="auto"/>
          </w:pPr>
        </w:pPrChange>
      </w:pPr>
      <w:ins w:id="7343" w:author="xiaohou" w:date="2016-08-31T16:18:00Z">
        <w:del w:id="7344" w:author="Happy" w:date="2018-08-20T18:39:00Z">
          <w:r w:rsidDel="009E1FA8">
            <w:rPr>
              <w:rFonts w:hint="eastAsia"/>
            </w:rPr>
            <w:delText>出入口</w:delText>
          </w:r>
        </w:del>
      </w:ins>
    </w:p>
    <w:p w14:paraId="7D7CF073" w14:textId="77777777" w:rsidR="00727D10" w:rsidDel="009E1FA8" w:rsidRDefault="00532CF0">
      <w:pPr>
        <w:rPr>
          <w:ins w:id="7345" w:author="xiaohou" w:date="2016-08-31T16:18:00Z"/>
          <w:del w:id="7346" w:author="Happy" w:date="2018-08-20T18:39:00Z"/>
        </w:rPr>
        <w:pPrChange w:id="7347" w:author="Happy" w:date="2018-08-20T18:39:00Z">
          <w:pPr>
            <w:pStyle w:val="af3"/>
            <w:numPr>
              <w:numId w:val="140"/>
            </w:numPr>
            <w:spacing w:line="360" w:lineRule="auto"/>
            <w:ind w:left="420" w:firstLineChars="0" w:hanging="420"/>
          </w:pPr>
        </w:pPrChange>
      </w:pPr>
      <w:ins w:id="7348" w:author="xiaohou" w:date="2016-08-31T16:18:00Z">
        <w:del w:id="7349" w:author="Happy" w:date="2018-08-20T18:39:00Z">
          <w:r w:rsidDel="009E1FA8">
            <w:rPr>
              <w:rFonts w:hint="eastAsia"/>
            </w:rPr>
            <w:delText>出口：结账支付页面</w:delText>
          </w:r>
        </w:del>
      </w:ins>
    </w:p>
    <w:p w14:paraId="3D215A13" w14:textId="77777777" w:rsidR="00727D10" w:rsidDel="009E1FA8" w:rsidRDefault="00532CF0">
      <w:pPr>
        <w:rPr>
          <w:ins w:id="7350" w:author="xiaohou" w:date="2016-08-31T16:18:00Z"/>
          <w:del w:id="7351" w:author="Happy" w:date="2018-08-20T18:39:00Z"/>
        </w:rPr>
        <w:pPrChange w:id="7352" w:author="Happy" w:date="2018-08-20T18:39:00Z">
          <w:pPr>
            <w:pStyle w:val="af3"/>
            <w:numPr>
              <w:numId w:val="140"/>
            </w:numPr>
            <w:spacing w:line="360" w:lineRule="auto"/>
            <w:ind w:left="420" w:firstLineChars="0" w:hanging="420"/>
          </w:pPr>
        </w:pPrChange>
      </w:pPr>
      <w:ins w:id="7353" w:author="xiaohou" w:date="2016-08-31T16:18:00Z">
        <w:del w:id="7354" w:author="Happy" w:date="2018-08-20T18:39:00Z">
          <w:r w:rsidDel="009E1FA8">
            <w:rPr>
              <w:rFonts w:hint="eastAsia"/>
            </w:rPr>
            <w:delText>入口：结账支付页面</w:delText>
          </w:r>
        </w:del>
      </w:ins>
    </w:p>
    <w:p w14:paraId="43894CC4" w14:textId="77777777" w:rsidR="00727D10" w:rsidDel="009E1FA8" w:rsidRDefault="00532CF0">
      <w:pPr>
        <w:rPr>
          <w:ins w:id="7355" w:author="xiaohou" w:date="2016-08-31T16:18:00Z"/>
          <w:del w:id="7356" w:author="Happy" w:date="2018-08-20T18:39:00Z"/>
        </w:rPr>
        <w:pPrChange w:id="7357" w:author="Happy" w:date="2018-08-20T18:39:00Z">
          <w:pPr>
            <w:pStyle w:val="4"/>
            <w:spacing w:line="360" w:lineRule="auto"/>
          </w:pPr>
        </w:pPrChange>
      </w:pPr>
      <w:ins w:id="7358" w:author="xiaohou" w:date="2016-08-31T16:18:00Z">
        <w:del w:id="7359" w:author="Happy" w:date="2018-08-20T18:39:00Z">
          <w:r w:rsidDel="009E1FA8">
            <w:rPr>
              <w:rFonts w:hint="eastAsia"/>
            </w:rPr>
            <w:delText>数据来源</w:delText>
          </w:r>
        </w:del>
      </w:ins>
    </w:p>
    <w:p w14:paraId="0552C815" w14:textId="77777777" w:rsidR="00727D10" w:rsidDel="009E1FA8" w:rsidRDefault="00532CF0">
      <w:pPr>
        <w:rPr>
          <w:ins w:id="7360" w:author="xiaohou" w:date="2016-08-31T16:18:00Z"/>
          <w:del w:id="7361" w:author="Happy" w:date="2018-08-20T18:39:00Z"/>
        </w:rPr>
        <w:pPrChange w:id="7362" w:author="Happy" w:date="2018-08-20T18:39:00Z">
          <w:pPr>
            <w:pStyle w:val="af3"/>
            <w:numPr>
              <w:numId w:val="141"/>
            </w:numPr>
            <w:spacing w:line="360" w:lineRule="auto"/>
            <w:ind w:left="420" w:firstLineChars="0" w:hanging="420"/>
          </w:pPr>
        </w:pPrChange>
      </w:pPr>
      <w:ins w:id="7363" w:author="xiaohou" w:date="2016-08-31T16:18:00Z">
        <w:del w:id="7364" w:author="Happy" w:date="2018-08-20T18:39:00Z">
          <w:r w:rsidDel="009E1FA8">
            <w:rPr>
              <w:rFonts w:hint="eastAsia"/>
            </w:rPr>
            <w:delText>无</w:delText>
          </w:r>
        </w:del>
      </w:ins>
    </w:p>
    <w:p w14:paraId="53D28F0A" w14:textId="77777777" w:rsidR="00727D10" w:rsidDel="009E1FA8" w:rsidRDefault="00532CF0">
      <w:pPr>
        <w:rPr>
          <w:ins w:id="7365" w:author="xiaohou" w:date="2016-08-31T16:18:00Z"/>
          <w:del w:id="7366" w:author="Happy" w:date="2018-08-20T18:39:00Z"/>
        </w:rPr>
        <w:pPrChange w:id="7367" w:author="Happy" w:date="2018-08-20T18:39:00Z">
          <w:pPr>
            <w:pStyle w:val="4"/>
            <w:spacing w:line="360" w:lineRule="auto"/>
          </w:pPr>
        </w:pPrChange>
      </w:pPr>
      <w:ins w:id="7368" w:author="xiaohou" w:date="2016-08-31T16:18:00Z">
        <w:del w:id="7369" w:author="Happy" w:date="2018-08-20T18:39:00Z">
          <w:r w:rsidDel="009E1FA8">
            <w:rPr>
              <w:rFonts w:hint="eastAsia"/>
            </w:rPr>
            <w:delText>输入项</w:delText>
          </w:r>
        </w:del>
      </w:ins>
    </w:p>
    <w:p w14:paraId="4FC6626D" w14:textId="77777777" w:rsidR="00727D10" w:rsidDel="009E1FA8" w:rsidRDefault="00532CF0">
      <w:pPr>
        <w:rPr>
          <w:ins w:id="7370" w:author="xiaohou" w:date="2016-08-31T16:18:00Z"/>
          <w:del w:id="7371" w:author="Happy" w:date="2018-08-20T18:39:00Z"/>
        </w:rPr>
        <w:pPrChange w:id="7372" w:author="Happy" w:date="2018-08-20T18:39:00Z">
          <w:pPr>
            <w:pStyle w:val="af3"/>
            <w:numPr>
              <w:numId w:val="141"/>
            </w:numPr>
            <w:spacing w:line="360" w:lineRule="auto"/>
            <w:ind w:left="420" w:firstLineChars="0" w:hanging="420"/>
          </w:pPr>
        </w:pPrChange>
      </w:pPr>
      <w:ins w:id="7373" w:author="xiaohou" w:date="2016-08-31T16:18:00Z">
        <w:del w:id="7374" w:author="Happy" w:date="2018-08-20T18:39:00Z">
          <w:r w:rsidDel="009E1FA8">
            <w:rPr>
              <w:rFonts w:hint="eastAsia"/>
            </w:rPr>
            <w:delText>姓名：最多</w:delText>
          </w:r>
          <w:r w:rsidDel="009E1FA8">
            <w:rPr>
              <w:rFonts w:hint="eastAsia"/>
            </w:rPr>
            <w:delText>20</w:delText>
          </w:r>
          <w:r w:rsidDel="009E1FA8">
            <w:rPr>
              <w:rFonts w:hint="eastAsia"/>
            </w:rPr>
            <w:delText>个字符，非必填项</w:delText>
          </w:r>
        </w:del>
      </w:ins>
      <w:ins w:id="7375" w:author="Maxfu" w:date="2016-09-01T14:05:00Z">
        <w:del w:id="7376" w:author="Happy" w:date="2018-08-20T18:39:00Z">
          <w:r w:rsidR="001008D3" w:rsidDel="009E1FA8">
            <w:rPr>
              <w:rFonts w:hint="eastAsia"/>
            </w:rPr>
            <w:delText>，超出字符数限制后不能再输入</w:delText>
          </w:r>
        </w:del>
      </w:ins>
      <w:ins w:id="7377" w:author="xiaohou" w:date="2016-08-31T16:18:00Z">
        <w:del w:id="7378" w:author="Happy" w:date="2018-08-20T18:39:00Z">
          <w:r w:rsidDel="009E1FA8">
            <w:rPr>
              <w:rFonts w:hint="eastAsia"/>
            </w:rPr>
            <w:delText>。</w:delText>
          </w:r>
        </w:del>
      </w:ins>
    </w:p>
    <w:p w14:paraId="08BAC9BD" w14:textId="77777777" w:rsidR="00727D10" w:rsidDel="009E1FA8" w:rsidRDefault="00532CF0">
      <w:pPr>
        <w:rPr>
          <w:ins w:id="7379" w:author="xiaohou" w:date="2016-08-31T16:18:00Z"/>
          <w:del w:id="7380" w:author="Happy" w:date="2018-08-20T18:39:00Z"/>
        </w:rPr>
        <w:pPrChange w:id="7381" w:author="Happy" w:date="2018-08-20T18:39:00Z">
          <w:pPr>
            <w:pStyle w:val="af3"/>
            <w:numPr>
              <w:numId w:val="141"/>
            </w:numPr>
            <w:spacing w:line="360" w:lineRule="auto"/>
            <w:ind w:left="420" w:firstLineChars="0" w:hanging="420"/>
          </w:pPr>
        </w:pPrChange>
      </w:pPr>
      <w:ins w:id="7382" w:author="xiaohou" w:date="2016-08-31T16:18:00Z">
        <w:del w:id="7383" w:author="Happy" w:date="2018-08-20T18:39:00Z">
          <w:r w:rsidDel="009E1FA8">
            <w:rPr>
              <w:rFonts w:hint="eastAsia"/>
            </w:rPr>
            <w:delText>性别：单选，默认没有选项。非</w:delText>
          </w:r>
        </w:del>
      </w:ins>
      <w:ins w:id="7384" w:author="Maxfu" w:date="2016-09-01T14:05:00Z">
        <w:del w:id="7385" w:author="Happy" w:date="2018-08-20T18:39:00Z">
          <w:r w:rsidR="00884697" w:rsidDel="009E1FA8">
            <w:rPr>
              <w:rFonts w:hint="eastAsia"/>
            </w:rPr>
            <w:delText>必选</w:delText>
          </w:r>
        </w:del>
      </w:ins>
      <w:ins w:id="7386" w:author="xiaohou" w:date="2016-08-31T16:18:00Z">
        <w:del w:id="7387" w:author="Happy" w:date="2018-08-20T18:39:00Z">
          <w:r w:rsidDel="009E1FA8">
            <w:rPr>
              <w:rFonts w:hint="eastAsia"/>
            </w:rPr>
            <w:delText>项。</w:delText>
          </w:r>
        </w:del>
      </w:ins>
    </w:p>
    <w:p w14:paraId="00DA1ED9" w14:textId="77777777" w:rsidR="00727D10" w:rsidDel="009E1FA8" w:rsidRDefault="00532CF0">
      <w:pPr>
        <w:rPr>
          <w:ins w:id="7388" w:author="xiaohou" w:date="2016-08-31T16:18:00Z"/>
          <w:del w:id="7389" w:author="Happy" w:date="2018-08-20T18:39:00Z"/>
        </w:rPr>
        <w:pPrChange w:id="7390" w:author="Happy" w:date="2018-08-20T18:39:00Z">
          <w:pPr>
            <w:pStyle w:val="af3"/>
            <w:numPr>
              <w:numId w:val="141"/>
            </w:numPr>
            <w:spacing w:line="360" w:lineRule="auto"/>
            <w:ind w:left="420" w:firstLineChars="0" w:hanging="420"/>
          </w:pPr>
        </w:pPrChange>
      </w:pPr>
      <w:ins w:id="7391" w:author="xiaohou" w:date="2016-08-31T16:18:00Z">
        <w:del w:id="7392" w:author="Happy" w:date="2018-08-20T18:39:00Z">
          <w:r w:rsidDel="009E1FA8">
            <w:delText>手机号</w:delText>
          </w:r>
          <w:r w:rsidDel="009E1FA8">
            <w:rPr>
              <w:rFonts w:hint="eastAsia"/>
            </w:rPr>
            <w:delText>：</w:delText>
          </w:r>
          <w:r w:rsidDel="009E1FA8">
            <w:rPr>
              <w:rFonts w:hint="eastAsia"/>
            </w:rPr>
            <w:delText>1</w:delText>
          </w:r>
          <w:r w:rsidDel="009E1FA8">
            <w:rPr>
              <w:rFonts w:hint="eastAsia"/>
            </w:rPr>
            <w:delText>开头的</w:delText>
          </w:r>
          <w:r w:rsidDel="009E1FA8">
            <w:rPr>
              <w:rFonts w:hint="eastAsia"/>
            </w:rPr>
            <w:delText>11</w:delText>
          </w:r>
          <w:r w:rsidDel="009E1FA8">
            <w:rPr>
              <w:rFonts w:hint="eastAsia"/>
            </w:rPr>
            <w:delText>位数字</w:delText>
          </w:r>
        </w:del>
      </w:ins>
      <w:ins w:id="7393" w:author="Maxfu" w:date="2016-09-01T14:05:00Z">
        <w:del w:id="7394" w:author="Happy" w:date="2018-08-20T18:39:00Z">
          <w:r w:rsidR="00AF2DEB" w:rsidDel="009E1FA8">
            <w:rPr>
              <w:rFonts w:hint="eastAsia"/>
            </w:rPr>
            <w:delText>，超出字符数限制后不能再输入</w:delText>
          </w:r>
        </w:del>
      </w:ins>
      <w:ins w:id="7395" w:author="xiaohou" w:date="2016-08-31T16:18:00Z">
        <w:del w:id="7396" w:author="Happy" w:date="2018-08-20T18:39:00Z">
          <w:r w:rsidDel="009E1FA8">
            <w:rPr>
              <w:rFonts w:hint="eastAsia"/>
            </w:rPr>
            <w:delText>。</w:delText>
          </w:r>
        </w:del>
      </w:ins>
    </w:p>
    <w:p w14:paraId="4ADE0D60" w14:textId="77777777" w:rsidR="00727D10" w:rsidDel="009E1FA8" w:rsidRDefault="00532CF0">
      <w:pPr>
        <w:rPr>
          <w:ins w:id="7397" w:author="xiaohou" w:date="2016-08-31T16:18:00Z"/>
          <w:del w:id="7398" w:author="Happy" w:date="2018-08-20T18:39:00Z"/>
        </w:rPr>
        <w:pPrChange w:id="7399" w:author="Happy" w:date="2018-08-20T18:39:00Z">
          <w:pPr>
            <w:pStyle w:val="af3"/>
            <w:numPr>
              <w:numId w:val="141"/>
            </w:numPr>
            <w:spacing w:line="360" w:lineRule="auto"/>
            <w:ind w:left="420" w:firstLineChars="0" w:hanging="420"/>
          </w:pPr>
        </w:pPrChange>
      </w:pPr>
      <w:ins w:id="7400" w:author="xiaohou" w:date="2016-08-31T16:18:00Z">
        <w:del w:id="7401" w:author="Happy" w:date="2018-08-20T18:39:00Z">
          <w:r w:rsidDel="009E1FA8">
            <w:rPr>
              <w:rFonts w:hint="eastAsia"/>
            </w:rPr>
            <w:delText>验证码：根据系统设置的生成验证码规则，只有是数字。</w:delText>
          </w:r>
        </w:del>
      </w:ins>
    </w:p>
    <w:p w14:paraId="43B3EB9A" w14:textId="77777777" w:rsidR="00727D10" w:rsidDel="009E1FA8" w:rsidRDefault="00532CF0">
      <w:pPr>
        <w:rPr>
          <w:ins w:id="7402" w:author="xiaohou" w:date="2016-08-31T16:18:00Z"/>
          <w:del w:id="7403" w:author="Happy" w:date="2018-08-20T18:39:00Z"/>
        </w:rPr>
        <w:pPrChange w:id="7404" w:author="Happy" w:date="2018-08-20T18:39:00Z">
          <w:pPr>
            <w:pStyle w:val="4"/>
            <w:spacing w:line="360" w:lineRule="auto"/>
          </w:pPr>
        </w:pPrChange>
      </w:pPr>
      <w:ins w:id="7405" w:author="xiaohou" w:date="2016-08-31T16:18:00Z">
        <w:del w:id="7406" w:author="Happy" w:date="2018-08-20T18:39:00Z">
          <w:r w:rsidDel="009E1FA8">
            <w:rPr>
              <w:rFonts w:hint="eastAsia"/>
            </w:rPr>
            <w:delText>操作规则</w:delText>
          </w:r>
        </w:del>
      </w:ins>
    </w:p>
    <w:p w14:paraId="68623C13" w14:textId="77777777" w:rsidR="00727D10" w:rsidDel="009E1FA8" w:rsidRDefault="00532CF0">
      <w:pPr>
        <w:rPr>
          <w:ins w:id="7407" w:author="xiaohou" w:date="2016-08-31T16:18:00Z"/>
          <w:del w:id="7408" w:author="Happy" w:date="2018-08-20T18:39:00Z"/>
        </w:rPr>
        <w:pPrChange w:id="7409" w:author="Happy" w:date="2018-08-20T18:39:00Z">
          <w:pPr>
            <w:pStyle w:val="af3"/>
            <w:numPr>
              <w:numId w:val="141"/>
            </w:numPr>
            <w:spacing w:line="360" w:lineRule="auto"/>
            <w:ind w:left="420" w:firstLineChars="0" w:hanging="420"/>
            <w:jc w:val="left"/>
          </w:pPr>
        </w:pPrChange>
      </w:pPr>
      <w:ins w:id="7410" w:author="xiaohou" w:date="2016-08-31T16:18:00Z">
        <w:del w:id="7411" w:author="Happy" w:date="2018-08-20T18:39:00Z">
          <w:r w:rsidDel="009E1FA8">
            <w:rPr>
              <w:rFonts w:hint="eastAsia"/>
            </w:rPr>
            <w:delText>当已经填写了就餐人信息但就餐人（会员）身份还没有验证时，在结账支付页面中，点击了开启食乐淘余额开关、优惠券、消费卡开关时，在此页面中手机号码自动带进就餐人信息中的手机号码。</w:delText>
          </w:r>
        </w:del>
      </w:ins>
    </w:p>
    <w:p w14:paraId="1BA78989" w14:textId="77777777" w:rsidR="00727D10" w:rsidDel="009E1FA8" w:rsidRDefault="00817DD6">
      <w:pPr>
        <w:rPr>
          <w:ins w:id="7412" w:author="xiaohou" w:date="2016-08-31T16:18:00Z"/>
          <w:del w:id="7413" w:author="Happy" w:date="2018-08-20T18:39:00Z"/>
        </w:rPr>
        <w:pPrChange w:id="7414" w:author="Happy" w:date="2018-08-20T18:39:00Z">
          <w:pPr>
            <w:pStyle w:val="af3"/>
            <w:numPr>
              <w:numId w:val="141"/>
            </w:numPr>
            <w:spacing w:line="360" w:lineRule="auto"/>
            <w:ind w:left="420" w:firstLineChars="0" w:hanging="420"/>
            <w:jc w:val="left"/>
          </w:pPr>
        </w:pPrChange>
      </w:pPr>
      <w:ins w:id="7415" w:author="xiaohou" w:date="2016-09-09T11:09:00Z">
        <w:del w:id="7416" w:author="Happy" w:date="2018-08-20T18:39:00Z">
          <w:r w:rsidDel="009E1FA8">
            <w:rPr>
              <w:rFonts w:hint="eastAsia"/>
            </w:rPr>
            <w:delText>发送</w:delText>
          </w:r>
        </w:del>
      </w:ins>
      <w:ins w:id="7417" w:author="xiaohou" w:date="2016-08-31T16:18:00Z">
        <w:del w:id="7418" w:author="Happy" w:date="2018-08-20T18:39:00Z">
          <w:r w:rsidR="00532CF0" w:rsidDel="009E1FA8">
            <w:rPr>
              <w:rFonts w:hint="eastAsia"/>
            </w:rPr>
            <w:delText>手机验证码：点击，则会给手机号码发送验证码，验证码</w:delText>
          </w:r>
          <w:r w:rsidR="00532CF0" w:rsidDel="009E1FA8">
            <w:rPr>
              <w:rFonts w:hint="eastAsia"/>
            </w:rPr>
            <w:delText>2</w:delText>
          </w:r>
          <w:r w:rsidR="00532CF0" w:rsidDel="009E1FA8">
            <w:rPr>
              <w:rFonts w:hint="eastAsia"/>
            </w:rPr>
            <w:delText>分钟</w:delText>
          </w:r>
        </w:del>
      </w:ins>
      <w:ins w:id="7419" w:author="Maxfu" w:date="2016-09-01T14:11:00Z">
        <w:del w:id="7420" w:author="Happy" w:date="2018-08-20T18:39:00Z">
          <w:r w:rsidR="00DD2F39" w:rsidDel="009E1FA8">
            <w:rPr>
              <w:rFonts w:hint="eastAsia"/>
            </w:rPr>
            <w:delText>内</w:delText>
          </w:r>
        </w:del>
      </w:ins>
      <w:ins w:id="7421" w:author="xiaohou" w:date="2016-08-31T16:18:00Z">
        <w:del w:id="7422" w:author="Happy" w:date="2018-08-20T18:39:00Z">
          <w:r w:rsidR="00532CF0" w:rsidDel="009E1FA8">
            <w:rPr>
              <w:rFonts w:hint="eastAsia"/>
            </w:rPr>
            <w:delText>有效。当点击“</w:delText>
          </w:r>
        </w:del>
      </w:ins>
      <w:ins w:id="7423" w:author="xiaohou" w:date="2016-09-09T11:09:00Z">
        <w:del w:id="7424" w:author="Happy" w:date="2018-08-20T18:39:00Z">
          <w:r w:rsidR="00FF4D90" w:rsidDel="009E1FA8">
            <w:rPr>
              <w:rFonts w:hint="eastAsia"/>
            </w:rPr>
            <w:delText>发送</w:delText>
          </w:r>
        </w:del>
      </w:ins>
      <w:ins w:id="7425" w:author="xiaohou" w:date="2016-08-31T16:18:00Z">
        <w:del w:id="7426" w:author="Happy" w:date="2018-08-20T18:39:00Z">
          <w:r w:rsidR="00532CF0" w:rsidDel="009E1FA8">
            <w:rPr>
              <w:rFonts w:hint="eastAsia"/>
            </w:rPr>
            <w:delText>手机验证码”，则变为“重新发送”并进行</w:delText>
          </w:r>
        </w:del>
      </w:ins>
      <w:ins w:id="7427" w:author="Maxfu" w:date="2016-09-01T14:12:00Z">
        <w:del w:id="7428" w:author="Happy" w:date="2018-08-20T18:39:00Z">
          <w:r w:rsidR="00507745" w:rsidDel="009E1FA8">
            <w:rPr>
              <w:rFonts w:hint="eastAsia"/>
            </w:rPr>
            <w:delText>60</w:delText>
          </w:r>
          <w:r w:rsidR="00507745" w:rsidDel="009E1FA8">
            <w:rPr>
              <w:rFonts w:hint="eastAsia"/>
            </w:rPr>
            <w:delText>秒</w:delText>
          </w:r>
        </w:del>
      </w:ins>
      <w:ins w:id="7429" w:author="xiaohou" w:date="2016-08-31T16:18:00Z">
        <w:del w:id="7430" w:author="Happy" w:date="2018-08-20T18:39:00Z">
          <w:r w:rsidR="00532CF0" w:rsidDel="009E1FA8">
            <w:rPr>
              <w:rFonts w:hint="eastAsia"/>
            </w:rPr>
            <w:delText>倒计时。</w:delText>
          </w:r>
        </w:del>
      </w:ins>
    </w:p>
    <w:p w14:paraId="0553FE14" w14:textId="77777777" w:rsidR="00727D10" w:rsidDel="009E1FA8" w:rsidRDefault="00532CF0">
      <w:pPr>
        <w:rPr>
          <w:ins w:id="7431" w:author="xiaohou" w:date="2016-08-31T16:18:00Z"/>
          <w:del w:id="7432" w:author="Happy" w:date="2018-08-20T18:39:00Z"/>
        </w:rPr>
        <w:pPrChange w:id="7433" w:author="Happy" w:date="2018-08-20T18:39:00Z">
          <w:pPr>
            <w:pStyle w:val="af3"/>
            <w:numPr>
              <w:numId w:val="141"/>
            </w:numPr>
            <w:spacing w:line="360" w:lineRule="auto"/>
            <w:ind w:left="420" w:firstLineChars="0" w:hanging="420"/>
            <w:jc w:val="left"/>
          </w:pPr>
        </w:pPrChange>
      </w:pPr>
      <w:ins w:id="7434" w:author="xiaohou" w:date="2016-08-31T16:18:00Z">
        <w:del w:id="7435" w:author="Happy" w:date="2018-08-20T18:39:00Z">
          <w:r w:rsidDel="009E1FA8">
            <w:rPr>
              <w:rFonts w:hint="eastAsia"/>
            </w:rPr>
            <w:delText>服务员向用餐人索要验证码进行填写。当验证码失效，则可以重新</w:delText>
          </w:r>
        </w:del>
      </w:ins>
      <w:ins w:id="7436" w:author="xiaohou" w:date="2016-09-09T11:10:00Z">
        <w:del w:id="7437" w:author="Happy" w:date="2018-08-20T18:39:00Z">
          <w:r w:rsidR="00CD2095" w:rsidDel="009E1FA8">
            <w:rPr>
              <w:rFonts w:hint="eastAsia"/>
            </w:rPr>
            <w:delText>发送</w:delText>
          </w:r>
        </w:del>
      </w:ins>
      <w:ins w:id="7438" w:author="xiaohou" w:date="2016-08-31T16:18:00Z">
        <w:del w:id="7439" w:author="Happy" w:date="2018-08-20T18:39:00Z">
          <w:r w:rsidDel="009E1FA8">
            <w:rPr>
              <w:rFonts w:hint="eastAsia"/>
            </w:rPr>
            <w:delText>验证码。</w:delText>
          </w:r>
        </w:del>
      </w:ins>
    </w:p>
    <w:p w14:paraId="0246E650" w14:textId="77777777" w:rsidR="00727D10" w:rsidDel="009E1FA8" w:rsidRDefault="00532CF0">
      <w:pPr>
        <w:rPr>
          <w:ins w:id="7440" w:author="xiaohou" w:date="2016-08-31T16:18:00Z"/>
          <w:del w:id="7441" w:author="Happy" w:date="2018-08-20T18:39:00Z"/>
        </w:rPr>
        <w:pPrChange w:id="7442" w:author="Happy" w:date="2018-08-20T18:39:00Z">
          <w:pPr>
            <w:pStyle w:val="af3"/>
            <w:numPr>
              <w:numId w:val="141"/>
            </w:numPr>
            <w:spacing w:line="360" w:lineRule="auto"/>
            <w:ind w:left="420" w:firstLineChars="0" w:hanging="420"/>
            <w:jc w:val="left"/>
          </w:pPr>
        </w:pPrChange>
      </w:pPr>
      <w:ins w:id="7443" w:author="xiaohou" w:date="2016-08-31T16:18:00Z">
        <w:del w:id="7444" w:author="Happy" w:date="2018-08-20T18:39:00Z">
          <w:r w:rsidDel="009E1FA8">
            <w:rPr>
              <w:rFonts w:hint="eastAsia"/>
            </w:rPr>
            <w:delText>重新发送：系统发送信息后，就开始倒计时</w:delText>
          </w:r>
        </w:del>
      </w:ins>
      <w:ins w:id="7445" w:author="Maxfu" w:date="2016-09-01T14:12:00Z">
        <w:del w:id="7446" w:author="Happy" w:date="2018-08-20T18:39:00Z">
          <w:r w:rsidR="009B6D02" w:rsidDel="009E1FA8">
            <w:rPr>
              <w:rFonts w:hint="eastAsia"/>
            </w:rPr>
            <w:delText>60</w:delText>
          </w:r>
          <w:r w:rsidR="009B6D02" w:rsidDel="009E1FA8">
            <w:rPr>
              <w:rFonts w:hint="eastAsia"/>
            </w:rPr>
            <w:delText>秒</w:delText>
          </w:r>
        </w:del>
      </w:ins>
      <w:ins w:id="7447" w:author="xiaohou" w:date="2016-08-31T16:18:00Z">
        <w:del w:id="7448" w:author="Happy" w:date="2018-08-20T18:39:00Z">
          <w:r w:rsidDel="009E1FA8">
            <w:rPr>
              <w:rFonts w:hint="eastAsia"/>
            </w:rPr>
            <w:delText>，当时间超过一分钟还没有收到短信，则此时“重新</w:delText>
          </w:r>
        </w:del>
      </w:ins>
      <w:ins w:id="7449" w:author="xiaohou" w:date="2016-09-09T11:10:00Z">
        <w:del w:id="7450" w:author="Happy" w:date="2018-08-20T18:39:00Z">
          <w:r w:rsidR="005768CD" w:rsidDel="009E1FA8">
            <w:rPr>
              <w:rFonts w:hint="eastAsia"/>
            </w:rPr>
            <w:delText>发送</w:delText>
          </w:r>
        </w:del>
      </w:ins>
      <w:ins w:id="7451" w:author="xiaohou" w:date="2016-08-31T16:18:00Z">
        <w:del w:id="7452" w:author="Happy" w:date="2018-08-20T18:39:00Z">
          <w:r w:rsidDel="009E1FA8">
            <w:rPr>
              <w:rFonts w:hint="eastAsia"/>
            </w:rPr>
            <w:delText>”变为可操作。可以重新</w:delText>
          </w:r>
        </w:del>
      </w:ins>
      <w:ins w:id="7453" w:author="xiaohou" w:date="2016-09-09T11:10:00Z">
        <w:del w:id="7454" w:author="Happy" w:date="2018-08-20T18:39:00Z">
          <w:r w:rsidR="00F0535A" w:rsidDel="009E1FA8">
            <w:rPr>
              <w:rFonts w:hint="eastAsia"/>
            </w:rPr>
            <w:delText>发送</w:delText>
          </w:r>
        </w:del>
      </w:ins>
      <w:ins w:id="7455" w:author="xiaohou" w:date="2016-08-31T16:18:00Z">
        <w:del w:id="7456" w:author="Happy" w:date="2018-08-20T18:39:00Z">
          <w:r w:rsidDel="009E1FA8">
            <w:rPr>
              <w:rFonts w:hint="eastAsia"/>
            </w:rPr>
            <w:delText>验证码。</w:delText>
          </w:r>
        </w:del>
      </w:ins>
    </w:p>
    <w:p w14:paraId="74FE4282" w14:textId="77777777" w:rsidR="00727D10" w:rsidDel="009E1FA8" w:rsidRDefault="00B40276">
      <w:pPr>
        <w:rPr>
          <w:ins w:id="7457" w:author="xiaohou" w:date="2016-08-31T16:18:00Z"/>
          <w:del w:id="7458" w:author="Happy" w:date="2018-08-20T18:39:00Z"/>
        </w:rPr>
        <w:pPrChange w:id="7459" w:author="Happy" w:date="2018-08-20T18:39:00Z">
          <w:pPr>
            <w:pStyle w:val="af3"/>
            <w:numPr>
              <w:numId w:val="141"/>
            </w:numPr>
            <w:spacing w:line="360" w:lineRule="auto"/>
            <w:ind w:left="420" w:firstLineChars="0" w:hanging="420"/>
            <w:jc w:val="left"/>
          </w:pPr>
        </w:pPrChange>
      </w:pPr>
      <w:ins w:id="7460" w:author="xiaohou" w:date="2016-09-01T18:04:00Z">
        <w:del w:id="7461" w:author="Happy" w:date="2018-08-20T18:39:00Z">
          <w:r w:rsidDel="009E1FA8">
            <w:rPr>
              <w:rFonts w:hint="eastAsia"/>
            </w:rPr>
            <w:delText>提交</w:delText>
          </w:r>
        </w:del>
      </w:ins>
      <w:ins w:id="7462" w:author="xiaohou" w:date="2016-08-31T16:18:00Z">
        <w:del w:id="7463" w:author="Happy" w:date="2018-08-20T18:39:00Z">
          <w:r w:rsidR="00532CF0" w:rsidDel="009E1FA8">
            <w:rPr>
              <w:rFonts w:hint="eastAsia"/>
            </w:rPr>
            <w:delText>：点击，系统将验证码发送服务器端，服务器端判断验证码是否正确并且是否是</w:delText>
          </w:r>
          <w:r w:rsidR="00532CF0" w:rsidDel="009E1FA8">
            <w:rPr>
              <w:rFonts w:hint="eastAsia"/>
            </w:rPr>
            <w:delText>2</w:delText>
          </w:r>
          <w:r w:rsidR="00532CF0" w:rsidDel="009E1FA8">
            <w:rPr>
              <w:rFonts w:hint="eastAsia"/>
            </w:rPr>
            <w:delText>分钟内的有效验证码。正确，则相应的开关开启，并进行锁定，本地进行扣减金额或者优惠。</w:delText>
          </w:r>
        </w:del>
      </w:ins>
    </w:p>
    <w:p w14:paraId="594A5EF4" w14:textId="77777777" w:rsidR="00727D10" w:rsidDel="009E1FA8" w:rsidRDefault="00532CF0">
      <w:pPr>
        <w:rPr>
          <w:ins w:id="7464" w:author="xiaohou" w:date="2016-08-31T16:18:00Z"/>
          <w:del w:id="7465" w:author="Happy" w:date="2018-08-20T18:39:00Z"/>
        </w:rPr>
        <w:pPrChange w:id="7466" w:author="Happy" w:date="2018-08-20T18:39:00Z">
          <w:pPr>
            <w:pStyle w:val="4"/>
            <w:spacing w:line="360" w:lineRule="auto"/>
          </w:pPr>
        </w:pPrChange>
      </w:pPr>
      <w:ins w:id="7467" w:author="xiaohou" w:date="2016-08-31T16:18:00Z">
        <w:del w:id="7468" w:author="Happy" w:date="2018-08-20T18:39:00Z">
          <w:r w:rsidDel="009E1FA8">
            <w:delText>提示信息</w:delText>
          </w:r>
        </w:del>
      </w:ins>
    </w:p>
    <w:p w14:paraId="15298C70" w14:textId="77777777" w:rsidR="00727D10" w:rsidDel="009E1FA8" w:rsidRDefault="00532CF0">
      <w:pPr>
        <w:rPr>
          <w:ins w:id="7469" w:author="xiaohou" w:date="2016-08-31T16:18:00Z"/>
          <w:del w:id="7470" w:author="Happy" w:date="2018-08-20T18:39:00Z"/>
        </w:rPr>
        <w:pPrChange w:id="7471" w:author="Happy" w:date="2018-08-20T18:39:00Z">
          <w:pPr>
            <w:pStyle w:val="af3"/>
            <w:numPr>
              <w:numId w:val="142"/>
            </w:numPr>
            <w:spacing w:line="360" w:lineRule="auto"/>
            <w:ind w:left="420" w:firstLineChars="0" w:hanging="420"/>
          </w:pPr>
        </w:pPrChange>
      </w:pPr>
      <w:ins w:id="7472" w:author="xiaohou" w:date="2016-08-31T16:18:00Z">
        <w:del w:id="7473" w:author="Happy" w:date="2018-08-20T18:39:00Z">
          <w:r w:rsidDel="009E1FA8">
            <w:delText>当点击确定时</w:delText>
          </w:r>
          <w:r w:rsidDel="009E1FA8">
            <w:rPr>
              <w:rFonts w:hint="eastAsia"/>
            </w:rPr>
            <w:delText>，</w:delText>
          </w:r>
          <w:r w:rsidDel="009E1FA8">
            <w:delText>输入的验证码不正确</w:delText>
          </w:r>
          <w:r w:rsidDel="009E1FA8">
            <w:rPr>
              <w:rFonts w:hint="eastAsia"/>
            </w:rPr>
            <w:delText>，</w:delText>
          </w:r>
          <w:r w:rsidDel="009E1FA8">
            <w:delText>则</w:delText>
          </w:r>
          <w:r w:rsidDel="009E1FA8">
            <w:delText>toast</w:delText>
          </w:r>
          <w:r w:rsidDel="009E1FA8">
            <w:delText>提示</w:delText>
          </w:r>
          <w:r w:rsidDel="009E1FA8">
            <w:rPr>
              <w:rFonts w:hint="eastAsia"/>
            </w:rPr>
            <w:delText>：</w:delText>
          </w:r>
          <w:r w:rsidDel="009E1FA8">
            <w:delText>输入的验证码不正确</w:delText>
          </w:r>
          <w:r w:rsidDel="009E1FA8">
            <w:rPr>
              <w:rFonts w:hint="eastAsia"/>
            </w:rPr>
            <w:delText>，</w:delText>
          </w:r>
          <w:r w:rsidDel="009E1FA8">
            <w:delText>请重新输入</w:delText>
          </w:r>
          <w:r w:rsidDel="009E1FA8">
            <w:rPr>
              <w:rFonts w:hint="eastAsia"/>
            </w:rPr>
            <w:delText>。</w:delText>
          </w:r>
        </w:del>
      </w:ins>
    </w:p>
    <w:p w14:paraId="75FD5756" w14:textId="77777777" w:rsidR="00727D10" w:rsidDel="009E1FA8" w:rsidRDefault="00532CF0">
      <w:pPr>
        <w:rPr>
          <w:ins w:id="7474" w:author="xiaohou" w:date="2016-08-31T16:18:00Z"/>
          <w:del w:id="7475" w:author="Happy" w:date="2018-08-20T18:39:00Z"/>
        </w:rPr>
        <w:pPrChange w:id="7476" w:author="Happy" w:date="2018-08-20T18:39:00Z">
          <w:pPr>
            <w:pStyle w:val="af3"/>
            <w:numPr>
              <w:numId w:val="142"/>
            </w:numPr>
            <w:spacing w:line="360" w:lineRule="auto"/>
            <w:ind w:left="420" w:firstLineChars="0" w:hanging="420"/>
          </w:pPr>
        </w:pPrChange>
      </w:pPr>
      <w:ins w:id="7477" w:author="xiaohou" w:date="2016-08-31T16:18:00Z">
        <w:del w:id="7478" w:author="Happy" w:date="2018-08-20T18:39:00Z">
          <w:r w:rsidDel="009E1FA8">
            <w:rPr>
              <w:rFonts w:hint="eastAsia"/>
            </w:rPr>
            <w:delText>当点击确定时，输入的验证码超时，则</w:delText>
          </w:r>
          <w:r w:rsidDel="009E1FA8">
            <w:rPr>
              <w:rFonts w:hint="eastAsia"/>
            </w:rPr>
            <w:delText>toast</w:delText>
          </w:r>
          <w:r w:rsidDel="009E1FA8">
            <w:rPr>
              <w:rFonts w:hint="eastAsia"/>
            </w:rPr>
            <w:delText>提示：输入的验证码超时，请重新</w:delText>
          </w:r>
        </w:del>
      </w:ins>
      <w:ins w:id="7479" w:author="xiaohou" w:date="2016-09-09T11:11:00Z">
        <w:del w:id="7480" w:author="Happy" w:date="2018-08-20T18:39:00Z">
          <w:r w:rsidR="00944981" w:rsidDel="009E1FA8">
            <w:rPr>
              <w:rFonts w:hint="eastAsia"/>
            </w:rPr>
            <w:delText>发送</w:delText>
          </w:r>
        </w:del>
      </w:ins>
      <w:ins w:id="7481" w:author="xiaohou" w:date="2016-08-31T16:18:00Z">
        <w:del w:id="7482" w:author="Happy" w:date="2018-08-20T18:39:00Z">
          <w:r w:rsidDel="009E1FA8">
            <w:rPr>
              <w:rFonts w:hint="eastAsia"/>
            </w:rPr>
            <w:delText>。</w:delText>
          </w:r>
        </w:del>
      </w:ins>
    </w:p>
    <w:p w14:paraId="130C765B" w14:textId="77777777" w:rsidR="005C3A57" w:rsidDel="009E1FA8" w:rsidRDefault="005C3A57">
      <w:pPr>
        <w:rPr>
          <w:del w:id="7483" w:author="Happy" w:date="2018-08-20T18:39:00Z"/>
        </w:rPr>
        <w:pPrChange w:id="7484" w:author="Happy" w:date="2018-08-20T18:39:00Z">
          <w:pPr>
            <w:spacing w:line="360" w:lineRule="auto"/>
          </w:pPr>
        </w:pPrChange>
      </w:pPr>
    </w:p>
    <w:p w14:paraId="60253B20" w14:textId="77777777" w:rsidR="0058683B" w:rsidDel="009E1FA8" w:rsidRDefault="00A454C6">
      <w:pPr>
        <w:rPr>
          <w:del w:id="7485" w:author="Happy" w:date="2018-08-20T18:39:00Z"/>
        </w:rPr>
        <w:pPrChange w:id="7486" w:author="Happy" w:date="2018-08-20T18:39:00Z">
          <w:pPr>
            <w:pStyle w:val="3"/>
            <w:spacing w:line="360" w:lineRule="auto"/>
          </w:pPr>
        </w:pPrChange>
      </w:pPr>
      <w:ins w:id="7487" w:author="xiaohou" w:date="2016-08-31T16:15:00Z">
        <w:del w:id="7488" w:author="Happy" w:date="2018-08-20T18:39:00Z">
          <w:r w:rsidDel="009E1FA8">
            <w:rPr>
              <w:rFonts w:hint="eastAsia"/>
            </w:rPr>
            <w:delText>优惠</w:delText>
          </w:r>
        </w:del>
      </w:ins>
      <w:del w:id="7489" w:author="Happy" w:date="2018-08-20T18:39:00Z">
        <w:r w:rsidR="00387257" w:rsidDel="009E1FA8">
          <w:rPr>
            <w:rFonts w:hint="eastAsia"/>
          </w:rPr>
          <w:delText>券</w:delText>
        </w:r>
      </w:del>
    </w:p>
    <w:p w14:paraId="0F5A3210" w14:textId="77777777" w:rsidR="0058683B" w:rsidDel="009E1FA8" w:rsidRDefault="00025800">
      <w:pPr>
        <w:rPr>
          <w:del w:id="7490" w:author="Happy" w:date="2018-08-20T18:39:00Z"/>
        </w:rPr>
        <w:pPrChange w:id="7491" w:author="Happy" w:date="2018-08-20T18:39:00Z">
          <w:pPr>
            <w:spacing w:line="360" w:lineRule="auto"/>
          </w:pPr>
        </w:pPrChange>
      </w:pPr>
      <w:del w:id="7492" w:author="Happy" w:date="2018-08-20T18:39:00Z">
        <w:r w:rsidDel="009E1FA8">
          <w:rPr>
            <w:rFonts w:hint="eastAsia"/>
          </w:rPr>
          <w:delText>基本操作规则：</w:delText>
        </w:r>
      </w:del>
    </w:p>
    <w:p w14:paraId="123F57D2" w14:textId="77777777" w:rsidR="00C26C19" w:rsidDel="009E1FA8" w:rsidRDefault="00025800">
      <w:pPr>
        <w:rPr>
          <w:ins w:id="7493" w:author="Maxfu" w:date="2016-09-01T14:19:00Z"/>
          <w:del w:id="7494" w:author="Happy" w:date="2018-08-20T18:39:00Z"/>
        </w:rPr>
        <w:pPrChange w:id="7495" w:author="Happy" w:date="2018-08-20T18:39:00Z">
          <w:pPr>
            <w:pStyle w:val="af3"/>
            <w:numPr>
              <w:numId w:val="99"/>
            </w:numPr>
            <w:spacing w:line="360" w:lineRule="auto"/>
            <w:ind w:left="420" w:firstLineChars="0" w:hanging="420"/>
          </w:pPr>
        </w:pPrChange>
      </w:pPr>
      <w:del w:id="7496" w:author="Happy" w:date="2018-08-20T18:39:00Z">
        <w:r w:rsidDel="009E1FA8">
          <w:rPr>
            <w:rFonts w:hint="eastAsia"/>
          </w:rPr>
          <w:delText>当就餐人中填写了手机号，则系统根据手机号判断是否有可用的优惠券</w:delText>
        </w:r>
      </w:del>
    </w:p>
    <w:p w14:paraId="2318DC1F" w14:textId="77777777" w:rsidR="002B3C43" w:rsidDel="009E1FA8" w:rsidRDefault="00025800">
      <w:pPr>
        <w:rPr>
          <w:del w:id="7497" w:author="Happy" w:date="2018-08-20T18:39:00Z"/>
        </w:rPr>
        <w:pPrChange w:id="7498" w:author="Happy" w:date="2018-08-20T18:39:00Z">
          <w:pPr>
            <w:pStyle w:val="af3"/>
            <w:numPr>
              <w:ilvl w:val="1"/>
              <w:numId w:val="99"/>
            </w:numPr>
            <w:spacing w:line="360" w:lineRule="auto"/>
            <w:ind w:left="840" w:firstLineChars="0" w:hanging="420"/>
          </w:pPr>
        </w:pPrChange>
      </w:pPr>
      <w:del w:id="7499" w:author="Happy" w:date="2018-08-20T18:39:00Z">
        <w:r w:rsidDel="009E1FA8">
          <w:rPr>
            <w:rFonts w:hint="eastAsia"/>
          </w:rPr>
          <w:delText>如果有</w:delText>
        </w:r>
        <w:r w:rsidR="00D07795" w:rsidDel="009E1FA8">
          <w:rPr>
            <w:rFonts w:hint="eastAsia"/>
          </w:rPr>
          <w:delText>可用券时</w:delText>
        </w:r>
        <w:r w:rsidDel="009E1FA8">
          <w:rPr>
            <w:rFonts w:hint="eastAsia"/>
          </w:rPr>
          <w:delText>，显示下图。</w:delText>
        </w:r>
      </w:del>
    </w:p>
    <w:p w14:paraId="0BC15A05" w14:textId="77777777" w:rsidR="002B3C43" w:rsidRPr="003925EA" w:rsidDel="009E1FA8" w:rsidRDefault="008C384A">
      <w:pPr>
        <w:rPr>
          <w:del w:id="7500" w:author="Happy" w:date="2018-08-20T18:39:00Z"/>
          <w:b/>
        </w:rPr>
        <w:pPrChange w:id="7501" w:author="Happy" w:date="2018-08-20T18:39:00Z">
          <w:pPr>
            <w:pStyle w:val="af3"/>
            <w:numPr>
              <w:ilvl w:val="1"/>
              <w:numId w:val="99"/>
            </w:numPr>
            <w:spacing w:line="360" w:lineRule="auto"/>
            <w:ind w:left="840" w:firstLineChars="0" w:hanging="420"/>
          </w:pPr>
        </w:pPrChange>
      </w:pPr>
      <w:del w:id="7502" w:author="Happy" w:date="2018-08-20T18:39:00Z">
        <w:r w:rsidRPr="003925EA" w:rsidDel="009E1FA8">
          <w:rPr>
            <w:rFonts w:hint="eastAsia"/>
            <w:b/>
          </w:rPr>
          <w:delText>没有可用的优惠券，则</w:delText>
        </w:r>
      </w:del>
      <w:ins w:id="7503" w:author="Maxfu" w:date="2016-09-01T14:25:00Z">
        <w:del w:id="7504" w:author="Happy" w:date="2018-08-20T18:39:00Z">
          <w:r w:rsidR="00BE0F8E" w:rsidRPr="003925EA" w:rsidDel="009E1FA8">
            <w:rPr>
              <w:rFonts w:hint="eastAsia"/>
              <w:b/>
            </w:rPr>
            <w:delText>“</w:delText>
          </w:r>
        </w:del>
      </w:ins>
      <w:del w:id="7505" w:author="Happy" w:date="2018-08-20T18:39:00Z">
        <w:r w:rsidRPr="003925EA" w:rsidDel="009E1FA8">
          <w:rPr>
            <w:rFonts w:hint="eastAsia"/>
            <w:b/>
          </w:rPr>
          <w:delText>优惠券</w:delText>
        </w:r>
      </w:del>
      <w:ins w:id="7506" w:author="Maxfu" w:date="2016-09-01T14:25:00Z">
        <w:del w:id="7507" w:author="Happy" w:date="2018-08-20T18:39:00Z">
          <w:r w:rsidR="00BE0F8E" w:rsidRPr="003925EA" w:rsidDel="009E1FA8">
            <w:rPr>
              <w:rFonts w:hint="eastAsia"/>
              <w:b/>
            </w:rPr>
            <w:delText>”</w:delText>
          </w:r>
        </w:del>
      </w:ins>
      <w:del w:id="7508" w:author="Happy" w:date="2018-08-20T18:39:00Z">
        <w:r w:rsidRPr="003925EA" w:rsidDel="009E1FA8">
          <w:rPr>
            <w:rFonts w:hint="eastAsia"/>
            <w:b/>
          </w:rPr>
          <w:delText>按钮置灰。</w:delText>
        </w:r>
      </w:del>
    </w:p>
    <w:p w14:paraId="13A7339B" w14:textId="77777777" w:rsidR="00727D10" w:rsidDel="009E1FA8" w:rsidRDefault="00025800">
      <w:pPr>
        <w:rPr>
          <w:del w:id="7509" w:author="Happy" w:date="2018-08-20T18:39:00Z"/>
        </w:rPr>
        <w:pPrChange w:id="7510" w:author="Happy" w:date="2018-08-20T18:39:00Z">
          <w:pPr>
            <w:pStyle w:val="af3"/>
            <w:numPr>
              <w:numId w:val="99"/>
            </w:numPr>
            <w:spacing w:line="360" w:lineRule="auto"/>
            <w:ind w:left="420" w:firstLineChars="0" w:hanging="420"/>
          </w:pPr>
        </w:pPrChange>
      </w:pPr>
      <w:del w:id="7511" w:author="Happy" w:date="2018-08-20T18:39:00Z">
        <w:r w:rsidDel="009E1FA8">
          <w:rPr>
            <w:rFonts w:hint="eastAsia"/>
          </w:rPr>
          <w:delText>当就餐人中没有填写手机号，则不会显示可用的优惠券</w:delText>
        </w:r>
        <w:r w:rsidR="00EC1FDA" w:rsidDel="009E1FA8">
          <w:rPr>
            <w:rFonts w:hint="eastAsia"/>
          </w:rPr>
          <w:delText>，</w:delText>
        </w:r>
      </w:del>
      <w:ins w:id="7512" w:author="xiaohou" w:date="2016-08-31T16:20:00Z">
        <w:del w:id="7513" w:author="Happy" w:date="2018-08-20T18:39:00Z">
          <w:r w:rsidR="00532CF0" w:rsidDel="009E1FA8">
            <w:rPr>
              <w:rFonts w:hint="eastAsia"/>
            </w:rPr>
            <w:delText>点击跳转到验证会员身份页面（见</w:delText>
          </w:r>
        </w:del>
      </w:ins>
      <w:ins w:id="7514" w:author="xiaohou" w:date="2016-08-31T16:21:00Z">
        <w:del w:id="7515" w:author="Happy" w:date="2018-08-20T18:39:00Z">
          <w:r w:rsidR="00532CF0" w:rsidDel="009E1FA8">
            <w:rPr>
              <w:rFonts w:hint="eastAsia"/>
            </w:rPr>
            <w:delText>8.5</w:delText>
          </w:r>
        </w:del>
      </w:ins>
      <w:ins w:id="7516" w:author="xiaohou" w:date="2016-08-31T16:20:00Z">
        <w:del w:id="7517" w:author="Happy" w:date="2018-08-20T18:39:00Z">
          <w:r w:rsidR="00532CF0" w:rsidDel="009E1FA8">
            <w:rPr>
              <w:rFonts w:hint="eastAsia"/>
            </w:rPr>
            <w:delText>）</w:delText>
          </w:r>
        </w:del>
      </w:ins>
      <w:del w:id="7518" w:author="Happy" w:date="2018-08-20T18:39:00Z">
        <w:r w:rsidDel="009E1FA8">
          <w:rPr>
            <w:rFonts w:hint="eastAsia"/>
          </w:rPr>
          <w:delText>。</w:delText>
        </w:r>
      </w:del>
    </w:p>
    <w:p w14:paraId="10738738" w14:textId="77777777" w:rsidR="00727D10" w:rsidDel="009E1FA8" w:rsidRDefault="0087072B">
      <w:pPr>
        <w:rPr>
          <w:del w:id="7519" w:author="Happy" w:date="2018-08-20T18:39:00Z"/>
        </w:rPr>
        <w:pPrChange w:id="7520" w:author="Happy" w:date="2018-08-20T18:39:00Z">
          <w:pPr>
            <w:spacing w:line="360" w:lineRule="auto"/>
          </w:pPr>
        </w:pPrChange>
      </w:pPr>
      <w:ins w:id="7521" w:author="xiaohou" w:date="2016-08-31T16:23:00Z">
        <w:del w:id="7522" w:author="Happy" w:date="2018-08-20T18:39:00Z">
          <w:r w:rsidDel="009E1FA8">
            <w:rPr>
              <w:noProof/>
              <w:rPrChange w:id="7523" w:author="Unknown">
                <w:rPr>
                  <w:i/>
                  <w:iCs/>
                  <w:noProof/>
                  <w:color w:val="808080" w:themeColor="text1" w:themeTint="7F"/>
                </w:rPr>
              </w:rPrChange>
            </w:rPr>
            <w:drawing>
              <wp:inline distT="0" distB="0" distL="0" distR="0" wp14:anchorId="6C38BBBE" wp14:editId="57875EA2">
                <wp:extent cx="4981575" cy="3759835"/>
                <wp:effectExtent l="19050" t="0" r="9525" b="0"/>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4"/>
                        <a:srcRect/>
                        <a:stretch>
                          <a:fillRect/>
                        </a:stretch>
                      </pic:blipFill>
                      <pic:spPr bwMode="auto">
                        <a:xfrm>
                          <a:off x="0" y="0"/>
                          <a:ext cx="4981575" cy="3759835"/>
                        </a:xfrm>
                        <a:prstGeom prst="rect">
                          <a:avLst/>
                        </a:prstGeom>
                        <a:noFill/>
                        <a:ln w="9525">
                          <a:noFill/>
                          <a:miter lim="800000"/>
                          <a:headEnd/>
                          <a:tailEnd/>
                        </a:ln>
                      </pic:spPr>
                    </pic:pic>
                  </a:graphicData>
                </a:graphic>
              </wp:inline>
            </w:drawing>
          </w:r>
        </w:del>
      </w:ins>
    </w:p>
    <w:p w14:paraId="3B1734E1" w14:textId="77777777" w:rsidR="00727D10" w:rsidDel="009E1FA8" w:rsidRDefault="00FB3E91">
      <w:pPr>
        <w:rPr>
          <w:del w:id="7524" w:author="Happy" w:date="2018-08-20T18:39:00Z"/>
          <w:rStyle w:val="af8"/>
          <w:i w:val="0"/>
          <w:color w:val="auto"/>
        </w:rPr>
        <w:pPrChange w:id="7525" w:author="Happy" w:date="2018-08-20T18:39:00Z">
          <w:pPr>
            <w:pStyle w:val="4"/>
            <w:spacing w:line="360" w:lineRule="auto"/>
          </w:pPr>
        </w:pPrChange>
      </w:pPr>
      <w:del w:id="7526" w:author="Happy" w:date="2018-08-20T18:39:00Z">
        <w:r w:rsidRPr="009F2834" w:rsidDel="009E1FA8">
          <w:rPr>
            <w:rStyle w:val="af8"/>
            <w:rFonts w:hint="eastAsia"/>
            <w:b/>
            <w:i w:val="0"/>
            <w:color w:val="auto"/>
          </w:rPr>
          <w:delText>显示内容</w:delText>
        </w:r>
      </w:del>
    </w:p>
    <w:p w14:paraId="045464CC" w14:textId="77777777" w:rsidR="00727D10" w:rsidDel="009E1FA8" w:rsidRDefault="006C3ACF">
      <w:pPr>
        <w:rPr>
          <w:del w:id="7527" w:author="Happy" w:date="2018-08-20T18:39:00Z"/>
        </w:rPr>
        <w:pPrChange w:id="7528" w:author="Happy" w:date="2018-08-20T18:39:00Z">
          <w:pPr>
            <w:pStyle w:val="af3"/>
            <w:numPr>
              <w:numId w:val="8"/>
            </w:numPr>
            <w:spacing w:line="360" w:lineRule="auto"/>
            <w:ind w:left="420" w:firstLineChars="0" w:hanging="420"/>
          </w:pPr>
        </w:pPrChange>
      </w:pPr>
      <w:del w:id="7529" w:author="Happy" w:date="2018-08-20T18:39:00Z">
        <w:r w:rsidDel="009E1FA8">
          <w:rPr>
            <w:rFonts w:hint="eastAsia"/>
          </w:rPr>
          <w:delText>券名称及类型：显示后台设定的券名称及券类型。</w:delText>
        </w:r>
      </w:del>
    </w:p>
    <w:p w14:paraId="34AB9D68" w14:textId="77777777" w:rsidR="00727D10" w:rsidDel="009E1FA8" w:rsidRDefault="006C3ACF">
      <w:pPr>
        <w:rPr>
          <w:del w:id="7530" w:author="Happy" w:date="2018-08-20T18:39:00Z"/>
        </w:rPr>
        <w:pPrChange w:id="7531" w:author="Happy" w:date="2018-08-20T18:39:00Z">
          <w:pPr>
            <w:pStyle w:val="af3"/>
            <w:numPr>
              <w:numId w:val="8"/>
            </w:numPr>
            <w:spacing w:line="360" w:lineRule="auto"/>
            <w:ind w:left="420" w:firstLineChars="0" w:hanging="420"/>
          </w:pPr>
        </w:pPrChange>
      </w:pPr>
      <w:del w:id="7532" w:author="Happy" w:date="2018-08-20T18:39:00Z">
        <w:r w:rsidDel="009E1FA8">
          <w:rPr>
            <w:rFonts w:hint="eastAsia"/>
          </w:rPr>
          <w:delText>有效期及使用时段：显示券的有效期及使用时段。</w:delText>
        </w:r>
      </w:del>
    </w:p>
    <w:p w14:paraId="36C27A92" w14:textId="77777777" w:rsidR="00727D10" w:rsidDel="009E1FA8" w:rsidRDefault="006309F6">
      <w:pPr>
        <w:rPr>
          <w:del w:id="7533" w:author="Happy" w:date="2018-08-20T18:39:00Z"/>
        </w:rPr>
        <w:pPrChange w:id="7534" w:author="Happy" w:date="2018-08-20T18:39:00Z">
          <w:pPr>
            <w:pStyle w:val="af3"/>
            <w:numPr>
              <w:numId w:val="8"/>
            </w:numPr>
            <w:spacing w:line="360" w:lineRule="auto"/>
            <w:ind w:left="420" w:firstLineChars="0" w:hanging="420"/>
          </w:pPr>
        </w:pPrChange>
      </w:pPr>
      <w:del w:id="7535" w:author="Happy" w:date="2018-08-20T18:39:00Z">
        <w:r w:rsidDel="009E1FA8">
          <w:rPr>
            <w:rFonts w:hint="eastAsia"/>
          </w:rPr>
          <w:delText>券使用规则：</w:delText>
        </w:r>
        <w:r w:rsidR="00B17F4C" w:rsidDel="009E1FA8">
          <w:rPr>
            <w:rFonts w:hint="eastAsia"/>
          </w:rPr>
          <w:delText>默认收起来的，展开后，可以显示详细的券的使用规则。</w:delText>
        </w:r>
      </w:del>
    </w:p>
    <w:p w14:paraId="5DE4FA12" w14:textId="77777777" w:rsidR="00727D10" w:rsidDel="009E1FA8" w:rsidRDefault="00FD4983">
      <w:pPr>
        <w:rPr>
          <w:ins w:id="7536" w:author="xiaohou" w:date="2016-09-02T14:55:00Z"/>
          <w:del w:id="7537" w:author="Happy" w:date="2018-08-20T18:39:00Z"/>
        </w:rPr>
        <w:pPrChange w:id="7538" w:author="Happy" w:date="2018-08-20T18:39:00Z">
          <w:pPr>
            <w:pStyle w:val="af3"/>
            <w:numPr>
              <w:numId w:val="8"/>
            </w:numPr>
            <w:spacing w:line="360" w:lineRule="auto"/>
            <w:ind w:left="420" w:firstLineChars="0" w:hanging="420"/>
          </w:pPr>
        </w:pPrChange>
      </w:pPr>
      <w:del w:id="7539" w:author="Happy" w:date="2018-08-20T18:39:00Z">
        <w:r w:rsidDel="009E1FA8">
          <w:rPr>
            <w:rFonts w:hint="eastAsia"/>
          </w:rPr>
          <w:delText>券是否能够共享：右上角的图标显示是否能够与其他活动同享。</w:delText>
        </w:r>
      </w:del>
    </w:p>
    <w:p w14:paraId="345A65DF" w14:textId="77777777" w:rsidR="00BF2557" w:rsidDel="009E1FA8" w:rsidRDefault="00BF2557">
      <w:pPr>
        <w:rPr>
          <w:ins w:id="7540" w:author="xiaohou" w:date="2016-09-01T19:28:00Z"/>
          <w:del w:id="7541" w:author="Happy" w:date="2018-08-20T18:39:00Z"/>
        </w:rPr>
        <w:pPrChange w:id="7542" w:author="Happy" w:date="2018-08-20T18:39:00Z">
          <w:pPr>
            <w:pStyle w:val="af3"/>
            <w:numPr>
              <w:numId w:val="8"/>
            </w:numPr>
            <w:spacing w:line="360" w:lineRule="auto"/>
            <w:ind w:left="420" w:firstLineChars="0" w:hanging="420"/>
          </w:pPr>
        </w:pPrChange>
      </w:pPr>
      <w:ins w:id="7543" w:author="xiaohou" w:date="2016-09-02T14:55:00Z">
        <w:del w:id="7544" w:author="Happy" w:date="2018-08-20T18:39:00Z">
          <w:r w:rsidDel="009E1FA8">
            <w:rPr>
              <w:rFonts w:hint="eastAsia"/>
            </w:rPr>
            <w:delText>券排序规则</w:delText>
          </w:r>
        </w:del>
      </w:ins>
    </w:p>
    <w:p w14:paraId="0B02F3FB" w14:textId="77777777" w:rsidR="003925EA" w:rsidDel="009E1FA8" w:rsidRDefault="003925EA">
      <w:pPr>
        <w:rPr>
          <w:ins w:id="7545" w:author="xiaohou" w:date="2016-09-01T19:29:00Z"/>
          <w:del w:id="7546" w:author="Happy" w:date="2018-08-20T18:39:00Z"/>
        </w:rPr>
        <w:pPrChange w:id="7547" w:author="Happy" w:date="2018-08-20T18:39:00Z">
          <w:pPr>
            <w:pStyle w:val="af5"/>
            <w:numPr>
              <w:numId w:val="157"/>
            </w:numPr>
            <w:ind w:left="720" w:hanging="360"/>
          </w:pPr>
        </w:pPrChange>
      </w:pPr>
      <w:ins w:id="7548" w:author="xiaohou" w:date="2016-09-01T19:29:00Z">
        <w:del w:id="7549" w:author="Happy" w:date="2018-08-20T18:39:00Z">
          <w:r w:rsidDel="009E1FA8">
            <w:rPr>
              <w:rFonts w:hint="eastAsia"/>
            </w:rPr>
            <w:delText>排序的时候需要计算</w:delText>
          </w:r>
          <w:r w:rsidDel="009E1FA8">
            <w:rPr>
              <w:rFonts w:hint="eastAsia"/>
            </w:rPr>
            <w:delText>3</w:delText>
          </w:r>
          <w:r w:rsidDel="009E1FA8">
            <w:rPr>
              <w:rFonts w:hint="eastAsia"/>
            </w:rPr>
            <w:delText>种优惠券的优惠金额，计算得出可优惠的金额后再按照从大到小排序</w:delText>
          </w:r>
        </w:del>
      </w:ins>
    </w:p>
    <w:p w14:paraId="0B56A11B" w14:textId="77777777" w:rsidR="003925EA" w:rsidDel="009E1FA8" w:rsidRDefault="003925EA">
      <w:pPr>
        <w:rPr>
          <w:ins w:id="7550" w:author="xiaohou" w:date="2016-09-01T19:29:00Z"/>
          <w:del w:id="7551" w:author="Happy" w:date="2018-08-20T18:39:00Z"/>
        </w:rPr>
        <w:pPrChange w:id="7552" w:author="Happy" w:date="2018-08-20T18:39:00Z">
          <w:pPr>
            <w:pStyle w:val="af5"/>
            <w:numPr>
              <w:ilvl w:val="1"/>
              <w:numId w:val="157"/>
            </w:numPr>
            <w:ind w:left="1320" w:hanging="480"/>
          </w:pPr>
        </w:pPrChange>
      </w:pPr>
      <w:ins w:id="7553" w:author="xiaohou" w:date="2016-09-01T19:29:00Z">
        <w:del w:id="7554" w:author="Happy" w:date="2018-08-20T18:39:00Z">
          <w:r w:rsidDel="009E1FA8">
            <w:rPr>
              <w:rFonts w:hint="eastAsia"/>
            </w:rPr>
            <w:delText>打开优惠券页面时，服务器计算</w:delText>
          </w:r>
        </w:del>
      </w:ins>
    </w:p>
    <w:p w14:paraId="156F2FC6" w14:textId="77777777" w:rsidR="003925EA" w:rsidDel="009E1FA8" w:rsidRDefault="003925EA">
      <w:pPr>
        <w:rPr>
          <w:ins w:id="7555" w:author="xiaohou" w:date="2016-09-01T19:29:00Z"/>
          <w:del w:id="7556" w:author="Happy" w:date="2018-08-20T18:39:00Z"/>
        </w:rPr>
        <w:pPrChange w:id="7557" w:author="Happy" w:date="2018-08-20T18:39:00Z">
          <w:pPr>
            <w:pStyle w:val="af5"/>
            <w:numPr>
              <w:ilvl w:val="1"/>
              <w:numId w:val="157"/>
            </w:numPr>
            <w:ind w:left="1320" w:hanging="480"/>
          </w:pPr>
        </w:pPrChange>
      </w:pPr>
      <w:ins w:id="7558" w:author="xiaohou" w:date="2016-09-01T19:29:00Z">
        <w:del w:id="7559" w:author="Happy" w:date="2018-08-20T18:39:00Z">
          <w:r w:rsidDel="009E1FA8">
            <w:rPr>
              <w:rFonts w:hint="eastAsia"/>
            </w:rPr>
            <w:delText>打开优惠券页面时，</w:delText>
          </w:r>
          <w:r w:rsidDel="009E1FA8">
            <w:rPr>
              <w:rFonts w:hint="eastAsia"/>
            </w:rPr>
            <w:delText>app</w:delText>
          </w:r>
          <w:r w:rsidDel="009E1FA8">
            <w:rPr>
              <w:rFonts w:hint="eastAsia"/>
            </w:rPr>
            <w:delText>本地计算</w:delText>
          </w:r>
        </w:del>
      </w:ins>
    </w:p>
    <w:p w14:paraId="658883C9" w14:textId="77777777" w:rsidR="003925EA" w:rsidDel="009E1FA8" w:rsidRDefault="003925EA">
      <w:pPr>
        <w:rPr>
          <w:del w:id="7560" w:author="Happy" w:date="2018-08-20T18:39:00Z"/>
        </w:rPr>
        <w:pPrChange w:id="7561" w:author="Happy" w:date="2018-08-20T18:39:00Z">
          <w:pPr>
            <w:pStyle w:val="af5"/>
            <w:numPr>
              <w:ilvl w:val="1"/>
              <w:numId w:val="157"/>
            </w:numPr>
            <w:ind w:left="1320" w:hanging="480"/>
          </w:pPr>
        </w:pPrChange>
      </w:pPr>
      <w:ins w:id="7562" w:author="xiaohou" w:date="2016-09-01T19:29:00Z">
        <w:del w:id="7563" w:author="Happy" w:date="2018-08-20T18:39:00Z">
          <w:r w:rsidDel="009E1FA8">
            <w:rPr>
              <w:rFonts w:hint="eastAsia"/>
            </w:rPr>
            <w:delText>用户下单后，只要有订单和就餐人信息后，服务器就开始计算（排再队列中或启一个进程计算）</w:delText>
          </w:r>
        </w:del>
      </w:ins>
    </w:p>
    <w:p w14:paraId="4134B373" w14:textId="77777777" w:rsidR="00727D10" w:rsidDel="009E1FA8" w:rsidRDefault="00FB3E91">
      <w:pPr>
        <w:rPr>
          <w:del w:id="7564" w:author="Happy" w:date="2018-08-20T18:39:00Z"/>
          <w:rStyle w:val="af8"/>
          <w:i w:val="0"/>
          <w:color w:val="auto"/>
        </w:rPr>
        <w:pPrChange w:id="7565" w:author="Happy" w:date="2018-08-20T18:39:00Z">
          <w:pPr>
            <w:pStyle w:val="4"/>
            <w:spacing w:line="360" w:lineRule="auto"/>
          </w:pPr>
        </w:pPrChange>
      </w:pPr>
      <w:del w:id="7566" w:author="Happy" w:date="2018-08-20T18:39:00Z">
        <w:r w:rsidDel="009E1FA8">
          <w:rPr>
            <w:rStyle w:val="af8"/>
            <w:rFonts w:hint="eastAsia"/>
            <w:b/>
            <w:i w:val="0"/>
            <w:color w:val="auto"/>
          </w:rPr>
          <w:delText>出入口</w:delText>
        </w:r>
      </w:del>
    </w:p>
    <w:p w14:paraId="1DD51F2B" w14:textId="77777777" w:rsidR="00727D10" w:rsidDel="009E1FA8" w:rsidRDefault="00120FFF">
      <w:pPr>
        <w:rPr>
          <w:del w:id="7567" w:author="Happy" w:date="2018-08-20T18:39:00Z"/>
        </w:rPr>
        <w:pPrChange w:id="7568" w:author="Happy" w:date="2018-08-20T18:39:00Z">
          <w:pPr>
            <w:pStyle w:val="af3"/>
            <w:numPr>
              <w:numId w:val="9"/>
            </w:numPr>
            <w:spacing w:line="360" w:lineRule="auto"/>
            <w:ind w:left="420" w:firstLineChars="0" w:hanging="420"/>
          </w:pPr>
        </w:pPrChange>
      </w:pPr>
      <w:del w:id="7569" w:author="Happy" w:date="2018-08-20T18:39:00Z">
        <w:r w:rsidDel="009E1FA8">
          <w:rPr>
            <w:rFonts w:hint="eastAsia"/>
          </w:rPr>
          <w:delText>出口：结账支付</w:delText>
        </w:r>
      </w:del>
    </w:p>
    <w:p w14:paraId="141966AD" w14:textId="77777777" w:rsidR="00727D10" w:rsidDel="009E1FA8" w:rsidRDefault="00120FFF">
      <w:pPr>
        <w:rPr>
          <w:del w:id="7570" w:author="Happy" w:date="2018-08-20T18:39:00Z"/>
        </w:rPr>
        <w:pPrChange w:id="7571" w:author="Happy" w:date="2018-08-20T18:39:00Z">
          <w:pPr>
            <w:pStyle w:val="af3"/>
            <w:numPr>
              <w:numId w:val="9"/>
            </w:numPr>
            <w:spacing w:line="360" w:lineRule="auto"/>
            <w:ind w:left="420" w:firstLineChars="0" w:hanging="420"/>
          </w:pPr>
        </w:pPrChange>
      </w:pPr>
      <w:del w:id="7572" w:author="Happy" w:date="2018-08-20T18:39:00Z">
        <w:r w:rsidDel="009E1FA8">
          <w:rPr>
            <w:rFonts w:hint="eastAsia"/>
          </w:rPr>
          <w:delText>入口：结账支付</w:delText>
        </w:r>
      </w:del>
    </w:p>
    <w:p w14:paraId="2D84BB36" w14:textId="77777777" w:rsidR="00727D10" w:rsidDel="009E1FA8" w:rsidRDefault="00FB3E91">
      <w:pPr>
        <w:rPr>
          <w:del w:id="7573" w:author="Happy" w:date="2018-08-20T18:39:00Z"/>
          <w:rStyle w:val="af8"/>
          <w:i w:val="0"/>
          <w:color w:val="auto"/>
        </w:rPr>
        <w:pPrChange w:id="7574" w:author="Happy" w:date="2018-08-20T18:39:00Z">
          <w:pPr>
            <w:pStyle w:val="4"/>
            <w:spacing w:line="360" w:lineRule="auto"/>
          </w:pPr>
        </w:pPrChange>
      </w:pPr>
      <w:del w:id="7575" w:author="Happy" w:date="2018-08-20T18:39:00Z">
        <w:r w:rsidDel="009E1FA8">
          <w:rPr>
            <w:rStyle w:val="af8"/>
            <w:b/>
            <w:i w:val="0"/>
            <w:color w:val="auto"/>
          </w:rPr>
          <w:delText>数据来源</w:delText>
        </w:r>
      </w:del>
    </w:p>
    <w:p w14:paraId="580EE194" w14:textId="77777777" w:rsidR="00727D10" w:rsidDel="009E1FA8" w:rsidRDefault="00212831">
      <w:pPr>
        <w:rPr>
          <w:del w:id="7576" w:author="Happy" w:date="2018-08-20T18:39:00Z"/>
        </w:rPr>
        <w:pPrChange w:id="7577" w:author="Happy" w:date="2018-08-20T18:39:00Z">
          <w:pPr>
            <w:pStyle w:val="af3"/>
            <w:numPr>
              <w:numId w:val="52"/>
            </w:numPr>
            <w:spacing w:line="360" w:lineRule="auto"/>
            <w:ind w:left="420" w:firstLineChars="0" w:hanging="420"/>
          </w:pPr>
        </w:pPrChange>
      </w:pPr>
      <w:del w:id="7578" w:author="Happy" w:date="2018-08-20T18:39:00Z">
        <w:r w:rsidDel="009E1FA8">
          <w:rPr>
            <w:rFonts w:hint="eastAsia"/>
          </w:rPr>
          <w:delText>券信息：券名称、使用规则、使用时段、有效期等从后台服务器调取数据。</w:delText>
        </w:r>
      </w:del>
    </w:p>
    <w:p w14:paraId="4DF0D83C" w14:textId="77777777" w:rsidR="00727D10" w:rsidDel="009E1FA8" w:rsidRDefault="00FB3E91">
      <w:pPr>
        <w:rPr>
          <w:del w:id="7579" w:author="Happy" w:date="2018-08-20T18:39:00Z"/>
          <w:rStyle w:val="af8"/>
          <w:i w:val="0"/>
          <w:color w:val="auto"/>
        </w:rPr>
        <w:pPrChange w:id="7580" w:author="Happy" w:date="2018-08-20T18:39:00Z">
          <w:pPr>
            <w:pStyle w:val="4"/>
            <w:spacing w:line="360" w:lineRule="auto"/>
          </w:pPr>
        </w:pPrChange>
      </w:pPr>
      <w:del w:id="7581" w:author="Happy" w:date="2018-08-20T18:39:00Z">
        <w:r w:rsidDel="009E1FA8">
          <w:rPr>
            <w:rStyle w:val="af8"/>
            <w:rFonts w:hint="eastAsia"/>
            <w:b/>
            <w:i w:val="0"/>
            <w:color w:val="auto"/>
          </w:rPr>
          <w:delText>输入项</w:delText>
        </w:r>
      </w:del>
    </w:p>
    <w:p w14:paraId="2BA45E19" w14:textId="77777777" w:rsidR="00727D10" w:rsidDel="009E1FA8" w:rsidRDefault="00C60C31">
      <w:pPr>
        <w:rPr>
          <w:del w:id="7582" w:author="Happy" w:date="2018-08-20T18:39:00Z"/>
        </w:rPr>
        <w:pPrChange w:id="7583" w:author="Happy" w:date="2018-08-20T18:39:00Z">
          <w:pPr>
            <w:spacing w:line="360" w:lineRule="auto"/>
          </w:pPr>
        </w:pPrChange>
      </w:pPr>
      <w:del w:id="7584" w:author="Happy" w:date="2018-08-20T18:39:00Z">
        <w:r w:rsidDel="009E1FA8">
          <w:rPr>
            <w:rFonts w:hint="eastAsia"/>
          </w:rPr>
          <w:delText>无</w:delText>
        </w:r>
      </w:del>
    </w:p>
    <w:p w14:paraId="5BBAB8ED" w14:textId="77777777" w:rsidR="00727D10" w:rsidDel="009E1FA8" w:rsidRDefault="00FB3E91">
      <w:pPr>
        <w:rPr>
          <w:ins w:id="7585" w:author="xiaohou" w:date="2016-08-31T16:24:00Z"/>
          <w:del w:id="7586" w:author="Happy" w:date="2018-08-20T18:39:00Z"/>
          <w:rStyle w:val="af8"/>
          <w:i w:val="0"/>
          <w:color w:val="auto"/>
        </w:rPr>
        <w:pPrChange w:id="7587" w:author="Happy" w:date="2018-08-20T18:39:00Z">
          <w:pPr>
            <w:pStyle w:val="4"/>
            <w:spacing w:line="360" w:lineRule="auto"/>
          </w:pPr>
        </w:pPrChange>
      </w:pPr>
      <w:del w:id="7588" w:author="Happy" w:date="2018-08-20T18:39:00Z">
        <w:r w:rsidDel="009E1FA8">
          <w:rPr>
            <w:rStyle w:val="af8"/>
            <w:rFonts w:hint="eastAsia"/>
            <w:b/>
            <w:i w:val="0"/>
            <w:color w:val="auto"/>
          </w:rPr>
          <w:delText>操作规则</w:delText>
        </w:r>
      </w:del>
    </w:p>
    <w:p w14:paraId="25553FC1" w14:textId="77777777" w:rsidR="00727D10" w:rsidDel="009E1FA8" w:rsidRDefault="00DB422F">
      <w:pPr>
        <w:rPr>
          <w:del w:id="7589" w:author="Happy" w:date="2018-08-20T18:39:00Z"/>
        </w:rPr>
        <w:pPrChange w:id="7590" w:author="Happy" w:date="2018-08-20T18:39:00Z">
          <w:pPr>
            <w:pStyle w:val="af3"/>
            <w:numPr>
              <w:numId w:val="145"/>
            </w:numPr>
            <w:spacing w:line="360" w:lineRule="auto"/>
            <w:ind w:left="420" w:firstLineChars="0" w:hanging="420"/>
          </w:pPr>
        </w:pPrChange>
      </w:pPr>
      <w:del w:id="7591" w:author="Happy" w:date="2018-08-20T18:39:00Z">
        <w:r w:rsidDel="009E1FA8">
          <w:rPr>
            <w:rFonts w:hint="eastAsia"/>
          </w:rPr>
          <w:delText>选中券后，页面跳转到结账支付页面，待收金额和优惠金额发生变化，优惠金额增加券金额，同时待收金额减去券金额。</w:delText>
        </w:r>
      </w:del>
    </w:p>
    <w:p w14:paraId="527B98EB" w14:textId="77777777" w:rsidR="00727D10" w:rsidDel="009E1FA8" w:rsidRDefault="00FB3E91">
      <w:pPr>
        <w:rPr>
          <w:del w:id="7592" w:author="Happy" w:date="2018-08-20T18:39:00Z"/>
          <w:rStyle w:val="af8"/>
          <w:i w:val="0"/>
          <w:color w:val="auto"/>
        </w:rPr>
        <w:pPrChange w:id="7593" w:author="Happy" w:date="2018-08-20T18:39:00Z">
          <w:pPr>
            <w:pStyle w:val="4"/>
            <w:spacing w:line="360" w:lineRule="auto"/>
          </w:pPr>
        </w:pPrChange>
      </w:pPr>
      <w:del w:id="7594" w:author="Happy" w:date="2018-08-20T18:39:00Z">
        <w:r w:rsidDel="009E1FA8">
          <w:rPr>
            <w:rStyle w:val="af8"/>
            <w:rFonts w:hint="eastAsia"/>
            <w:b/>
            <w:i w:val="0"/>
            <w:color w:val="auto"/>
          </w:rPr>
          <w:delText>提示信息</w:delText>
        </w:r>
      </w:del>
    </w:p>
    <w:p w14:paraId="6AA645FC" w14:textId="77777777" w:rsidR="00727D10" w:rsidDel="009E1FA8" w:rsidRDefault="00FB3E91">
      <w:pPr>
        <w:rPr>
          <w:ins w:id="7595" w:author="xiaohou" w:date="2016-08-31T16:26:00Z"/>
          <w:del w:id="7596" w:author="Happy" w:date="2018-08-20T18:39:00Z"/>
        </w:rPr>
        <w:pPrChange w:id="7597" w:author="Happy" w:date="2018-08-20T18:39:00Z">
          <w:pPr>
            <w:spacing w:line="360" w:lineRule="auto"/>
          </w:pPr>
        </w:pPrChange>
      </w:pPr>
      <w:del w:id="7598" w:author="Happy" w:date="2018-08-20T18:39:00Z">
        <w:r w:rsidDel="009E1FA8">
          <w:rPr>
            <w:rFonts w:hint="eastAsia"/>
          </w:rPr>
          <w:delText>无</w:delText>
        </w:r>
      </w:del>
    </w:p>
    <w:p w14:paraId="07D7D3DB" w14:textId="77777777" w:rsidR="002B3C43" w:rsidDel="009E1FA8" w:rsidRDefault="005F58ED">
      <w:pPr>
        <w:rPr>
          <w:ins w:id="7599" w:author="xiaohou" w:date="2016-08-31T16:26:00Z"/>
          <w:del w:id="7600" w:author="Happy" w:date="2018-08-20T18:39:00Z"/>
        </w:rPr>
        <w:pPrChange w:id="7601" w:author="Happy" w:date="2018-08-20T18:39:00Z">
          <w:pPr>
            <w:pStyle w:val="3"/>
            <w:spacing w:line="360" w:lineRule="auto"/>
          </w:pPr>
        </w:pPrChange>
      </w:pPr>
      <w:ins w:id="7602" w:author="xiaohou" w:date="2016-08-31T16:26:00Z">
        <w:del w:id="7603" w:author="Happy" w:date="2018-08-20T18:39:00Z">
          <w:r w:rsidDel="009E1FA8">
            <w:delText>消费卡</w:delText>
          </w:r>
        </w:del>
      </w:ins>
    </w:p>
    <w:p w14:paraId="7DE71CF8" w14:textId="77777777" w:rsidR="00727D10" w:rsidDel="009E1FA8" w:rsidRDefault="0087072B">
      <w:pPr>
        <w:rPr>
          <w:ins w:id="7604" w:author="xiaohou" w:date="2016-09-02T09:52:00Z"/>
          <w:del w:id="7605" w:author="Happy" w:date="2018-08-20T18:39:00Z"/>
        </w:rPr>
        <w:pPrChange w:id="7606" w:author="Happy" w:date="2018-08-20T18:39:00Z">
          <w:pPr>
            <w:spacing w:line="360" w:lineRule="auto"/>
          </w:pPr>
        </w:pPrChange>
      </w:pPr>
      <w:ins w:id="7607" w:author="xiaohou" w:date="2016-08-31T16:26:00Z">
        <w:del w:id="7608" w:author="Happy" w:date="2018-08-20T18:39:00Z">
          <w:r w:rsidDel="009E1FA8">
            <w:rPr>
              <w:noProof/>
              <w:rPrChange w:id="7609" w:author="Unknown">
                <w:rPr>
                  <w:i/>
                  <w:iCs/>
                  <w:noProof/>
                  <w:color w:val="808080" w:themeColor="text1" w:themeTint="7F"/>
                </w:rPr>
              </w:rPrChange>
            </w:rPr>
            <w:drawing>
              <wp:inline distT="0" distB="0" distL="0" distR="0" wp14:anchorId="7F465B5E" wp14:editId="492C2247">
                <wp:extent cx="4930140" cy="3774440"/>
                <wp:effectExtent l="19050" t="0" r="3810" b="0"/>
                <wp:docPr id="5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srcRect/>
                        <a:stretch>
                          <a:fillRect/>
                        </a:stretch>
                      </pic:blipFill>
                      <pic:spPr bwMode="auto">
                        <a:xfrm>
                          <a:off x="0" y="0"/>
                          <a:ext cx="4930140" cy="3774440"/>
                        </a:xfrm>
                        <a:prstGeom prst="rect">
                          <a:avLst/>
                        </a:prstGeom>
                        <a:noFill/>
                        <a:ln w="9525">
                          <a:noFill/>
                          <a:miter lim="800000"/>
                          <a:headEnd/>
                          <a:tailEnd/>
                        </a:ln>
                      </pic:spPr>
                    </pic:pic>
                  </a:graphicData>
                </a:graphic>
              </wp:inline>
            </w:drawing>
          </w:r>
        </w:del>
      </w:ins>
    </w:p>
    <w:p w14:paraId="264F60F0" w14:textId="77777777" w:rsidR="003B1953" w:rsidDel="009E1FA8" w:rsidRDefault="007C42BD">
      <w:pPr>
        <w:rPr>
          <w:ins w:id="7610" w:author="xiaohou" w:date="2016-08-31T16:26:00Z"/>
          <w:del w:id="7611" w:author="Happy" w:date="2018-08-20T18:39:00Z"/>
        </w:rPr>
        <w:pPrChange w:id="7612" w:author="Happy" w:date="2018-08-20T18:39:00Z">
          <w:pPr>
            <w:spacing w:line="360" w:lineRule="auto"/>
          </w:pPr>
        </w:pPrChange>
      </w:pPr>
      <w:ins w:id="7613" w:author="xiaohou" w:date="2016-09-02T09:52:00Z">
        <w:del w:id="7614" w:author="Happy" w:date="2018-08-20T18:39:00Z">
          <w:r w:rsidDel="009E1FA8">
            <w:delText>显示内容</w:delText>
          </w:r>
        </w:del>
      </w:ins>
    </w:p>
    <w:p w14:paraId="4E46A0FE" w14:textId="77777777" w:rsidR="00727D10" w:rsidDel="009E1FA8" w:rsidRDefault="005F58ED">
      <w:pPr>
        <w:rPr>
          <w:ins w:id="7615" w:author="xiaohou" w:date="2016-08-31T16:27:00Z"/>
          <w:del w:id="7616" w:author="Happy" w:date="2018-08-20T18:39:00Z"/>
        </w:rPr>
        <w:pPrChange w:id="7617" w:author="Happy" w:date="2018-08-20T18:39:00Z">
          <w:pPr>
            <w:pStyle w:val="af3"/>
            <w:numPr>
              <w:numId w:val="104"/>
            </w:numPr>
            <w:spacing w:line="360" w:lineRule="auto"/>
            <w:ind w:left="420" w:firstLineChars="0" w:hanging="420"/>
          </w:pPr>
        </w:pPrChange>
      </w:pPr>
      <w:ins w:id="7618" w:author="xiaohou" w:date="2016-08-31T16:27:00Z">
        <w:del w:id="7619" w:author="Happy" w:date="2018-08-20T18:39:00Z">
          <w:r w:rsidDel="009E1FA8">
            <w:delText>显示卡列表</w:delText>
          </w:r>
        </w:del>
      </w:ins>
    </w:p>
    <w:p w14:paraId="069B06E5" w14:textId="77777777" w:rsidR="00727D10" w:rsidDel="009E1FA8" w:rsidRDefault="005F58ED">
      <w:pPr>
        <w:rPr>
          <w:ins w:id="7620" w:author="xiaohou" w:date="2016-08-31T16:27:00Z"/>
          <w:del w:id="7621" w:author="Happy" w:date="2018-08-20T18:39:00Z"/>
        </w:rPr>
        <w:pPrChange w:id="7622" w:author="Happy" w:date="2018-08-20T18:39:00Z">
          <w:pPr>
            <w:pStyle w:val="af3"/>
            <w:numPr>
              <w:numId w:val="146"/>
            </w:numPr>
            <w:spacing w:line="360" w:lineRule="auto"/>
            <w:ind w:left="840" w:firstLineChars="0" w:hanging="420"/>
          </w:pPr>
        </w:pPrChange>
      </w:pPr>
      <w:ins w:id="7623" w:author="xiaohou" w:date="2016-08-31T16:27:00Z">
        <w:del w:id="7624" w:author="Happy" w:date="2018-08-20T18:39:00Z">
          <w:r w:rsidDel="009E1FA8">
            <w:delText>卡门店名称</w:delText>
          </w:r>
        </w:del>
      </w:ins>
    </w:p>
    <w:p w14:paraId="046431C6" w14:textId="77777777" w:rsidR="00727D10" w:rsidDel="009E1FA8" w:rsidRDefault="005F58ED">
      <w:pPr>
        <w:rPr>
          <w:ins w:id="7625" w:author="xiaohou" w:date="2016-08-31T16:27:00Z"/>
          <w:del w:id="7626" w:author="Happy" w:date="2018-08-20T18:39:00Z"/>
        </w:rPr>
        <w:pPrChange w:id="7627" w:author="Happy" w:date="2018-08-20T18:39:00Z">
          <w:pPr>
            <w:pStyle w:val="af3"/>
            <w:numPr>
              <w:numId w:val="146"/>
            </w:numPr>
            <w:spacing w:line="360" w:lineRule="auto"/>
            <w:ind w:left="840" w:firstLineChars="0" w:hanging="420"/>
          </w:pPr>
        </w:pPrChange>
      </w:pPr>
      <w:ins w:id="7628" w:author="xiaohou" w:date="2016-08-31T16:27:00Z">
        <w:del w:id="7629" w:author="Happy" w:date="2018-08-20T18:39:00Z">
          <w:r w:rsidDel="009E1FA8">
            <w:rPr>
              <w:rFonts w:hint="eastAsia"/>
            </w:rPr>
            <w:delText>卡类型</w:delText>
          </w:r>
        </w:del>
      </w:ins>
    </w:p>
    <w:p w14:paraId="12D61D59" w14:textId="77777777" w:rsidR="00727D10" w:rsidDel="009E1FA8" w:rsidRDefault="005F58ED">
      <w:pPr>
        <w:rPr>
          <w:ins w:id="7630" w:author="xiaohou" w:date="2016-08-31T16:27:00Z"/>
          <w:del w:id="7631" w:author="Happy" w:date="2018-08-20T18:39:00Z"/>
        </w:rPr>
        <w:pPrChange w:id="7632" w:author="Happy" w:date="2018-08-20T18:39:00Z">
          <w:pPr>
            <w:pStyle w:val="af3"/>
            <w:numPr>
              <w:numId w:val="146"/>
            </w:numPr>
            <w:spacing w:line="360" w:lineRule="auto"/>
            <w:ind w:left="840" w:firstLineChars="0" w:hanging="420"/>
          </w:pPr>
        </w:pPrChange>
      </w:pPr>
      <w:ins w:id="7633" w:author="xiaohou" w:date="2016-08-31T16:27:00Z">
        <w:del w:id="7634" w:author="Happy" w:date="2018-08-20T18:39:00Z">
          <w:r w:rsidDel="009E1FA8">
            <w:rPr>
              <w:rFonts w:hint="eastAsia"/>
            </w:rPr>
            <w:delText>卡号</w:delText>
          </w:r>
        </w:del>
      </w:ins>
    </w:p>
    <w:p w14:paraId="3B309D73" w14:textId="77777777" w:rsidR="00727D10" w:rsidDel="009E1FA8" w:rsidRDefault="005F58ED">
      <w:pPr>
        <w:rPr>
          <w:ins w:id="7635" w:author="xiaohou" w:date="2016-08-31T16:27:00Z"/>
          <w:del w:id="7636" w:author="Happy" w:date="2018-08-20T18:39:00Z"/>
        </w:rPr>
        <w:pPrChange w:id="7637" w:author="Happy" w:date="2018-08-20T18:39:00Z">
          <w:pPr>
            <w:pStyle w:val="af3"/>
            <w:numPr>
              <w:numId w:val="146"/>
            </w:numPr>
            <w:spacing w:line="360" w:lineRule="auto"/>
            <w:ind w:left="840" w:firstLineChars="0" w:hanging="420"/>
          </w:pPr>
        </w:pPrChange>
      </w:pPr>
      <w:ins w:id="7638" w:author="xiaohou" w:date="2016-08-31T16:27:00Z">
        <w:del w:id="7639" w:author="Happy" w:date="2018-08-20T18:39:00Z">
          <w:r w:rsidDel="009E1FA8">
            <w:rPr>
              <w:rFonts w:hint="eastAsia"/>
            </w:rPr>
            <w:delText>卡余额</w:delText>
          </w:r>
        </w:del>
      </w:ins>
    </w:p>
    <w:p w14:paraId="53150E82" w14:textId="77777777" w:rsidR="00727D10" w:rsidDel="009E1FA8" w:rsidRDefault="005F58ED">
      <w:pPr>
        <w:rPr>
          <w:ins w:id="7640" w:author="xiaohou" w:date="2016-08-31T16:27:00Z"/>
          <w:del w:id="7641" w:author="Happy" w:date="2018-08-20T18:39:00Z"/>
        </w:rPr>
        <w:pPrChange w:id="7642" w:author="Happy" w:date="2018-08-20T18:39:00Z">
          <w:pPr>
            <w:pStyle w:val="af3"/>
            <w:numPr>
              <w:numId w:val="146"/>
            </w:numPr>
            <w:spacing w:line="360" w:lineRule="auto"/>
            <w:ind w:left="840" w:firstLineChars="0" w:hanging="420"/>
          </w:pPr>
        </w:pPrChange>
      </w:pPr>
      <w:ins w:id="7643" w:author="xiaohou" w:date="2016-08-31T16:27:00Z">
        <w:del w:id="7644" w:author="Happy" w:date="2018-08-20T18:39:00Z">
          <w:r w:rsidDel="009E1FA8">
            <w:rPr>
              <w:rFonts w:hint="eastAsia"/>
            </w:rPr>
            <w:delText>需支付金额</w:delText>
          </w:r>
        </w:del>
      </w:ins>
    </w:p>
    <w:p w14:paraId="69DA60E0" w14:textId="77777777" w:rsidR="00727D10" w:rsidDel="009E1FA8" w:rsidRDefault="005F58ED">
      <w:pPr>
        <w:rPr>
          <w:ins w:id="7645" w:author="xiaohou" w:date="2016-08-31T16:27:00Z"/>
          <w:del w:id="7646" w:author="Happy" w:date="2018-08-20T18:39:00Z"/>
        </w:rPr>
        <w:pPrChange w:id="7647" w:author="Happy" w:date="2018-08-20T18:39:00Z">
          <w:pPr>
            <w:pStyle w:val="af3"/>
            <w:numPr>
              <w:numId w:val="146"/>
            </w:numPr>
            <w:spacing w:line="360" w:lineRule="auto"/>
            <w:ind w:left="840" w:firstLineChars="0" w:hanging="420"/>
          </w:pPr>
        </w:pPrChange>
      </w:pPr>
      <w:ins w:id="7648" w:author="xiaohou" w:date="2016-08-31T16:27:00Z">
        <w:del w:id="7649" w:author="Happy" w:date="2018-08-20T18:39:00Z">
          <w:r w:rsidDel="009E1FA8">
            <w:rPr>
              <w:rFonts w:hint="eastAsia"/>
            </w:rPr>
            <w:delText>剩余金额</w:delText>
          </w:r>
        </w:del>
      </w:ins>
    </w:p>
    <w:p w14:paraId="79C34E6F" w14:textId="77777777" w:rsidR="00727D10" w:rsidDel="009E1FA8" w:rsidRDefault="005F58ED">
      <w:pPr>
        <w:rPr>
          <w:ins w:id="7650" w:author="xiaohou" w:date="2016-08-31T16:27:00Z"/>
          <w:del w:id="7651" w:author="Happy" w:date="2018-08-20T18:39:00Z"/>
        </w:rPr>
        <w:pPrChange w:id="7652" w:author="Happy" w:date="2018-08-20T18:39:00Z">
          <w:pPr>
            <w:pStyle w:val="4"/>
            <w:spacing w:line="360" w:lineRule="auto"/>
          </w:pPr>
        </w:pPrChange>
      </w:pPr>
      <w:ins w:id="7653" w:author="xiaohou" w:date="2016-08-31T16:27:00Z">
        <w:del w:id="7654" w:author="Happy" w:date="2018-08-20T18:39:00Z">
          <w:r w:rsidDel="009E1FA8">
            <w:delText>出入口</w:delText>
          </w:r>
        </w:del>
      </w:ins>
    </w:p>
    <w:p w14:paraId="54A4E917" w14:textId="77777777" w:rsidR="00727D10" w:rsidDel="009E1FA8" w:rsidRDefault="005F58ED">
      <w:pPr>
        <w:rPr>
          <w:ins w:id="7655" w:author="xiaohou" w:date="2016-08-31T16:27:00Z"/>
          <w:del w:id="7656" w:author="Happy" w:date="2018-08-20T18:39:00Z"/>
        </w:rPr>
        <w:pPrChange w:id="7657" w:author="Happy" w:date="2018-08-20T18:39:00Z">
          <w:pPr>
            <w:pStyle w:val="af3"/>
            <w:numPr>
              <w:numId w:val="104"/>
            </w:numPr>
            <w:spacing w:line="360" w:lineRule="auto"/>
            <w:ind w:left="420" w:firstLineChars="0" w:hanging="420"/>
          </w:pPr>
        </w:pPrChange>
      </w:pPr>
      <w:ins w:id="7658" w:author="xiaohou" w:date="2016-08-31T16:27:00Z">
        <w:del w:id="7659" w:author="Happy" w:date="2018-08-20T18:39:00Z">
          <w:r w:rsidDel="009E1FA8">
            <w:delText>出口</w:delText>
          </w:r>
          <w:r w:rsidDel="009E1FA8">
            <w:rPr>
              <w:rFonts w:hint="eastAsia"/>
            </w:rPr>
            <w:delText>：</w:delText>
          </w:r>
          <w:r w:rsidDel="009E1FA8">
            <w:delText>结账</w:delText>
          </w:r>
          <w:r w:rsidDel="009E1FA8">
            <w:rPr>
              <w:rFonts w:hint="eastAsia"/>
            </w:rPr>
            <w:delText>支付页面</w:delText>
          </w:r>
        </w:del>
      </w:ins>
    </w:p>
    <w:p w14:paraId="558EFF6E" w14:textId="77777777" w:rsidR="00727D10" w:rsidDel="009E1FA8" w:rsidRDefault="005F58ED">
      <w:pPr>
        <w:rPr>
          <w:ins w:id="7660" w:author="xiaohou" w:date="2016-08-31T16:27:00Z"/>
          <w:del w:id="7661" w:author="Happy" w:date="2018-08-20T18:39:00Z"/>
        </w:rPr>
        <w:pPrChange w:id="7662" w:author="Happy" w:date="2018-08-20T18:39:00Z">
          <w:pPr>
            <w:pStyle w:val="af3"/>
            <w:numPr>
              <w:numId w:val="104"/>
            </w:numPr>
            <w:spacing w:line="360" w:lineRule="auto"/>
            <w:ind w:left="420" w:firstLineChars="0" w:hanging="420"/>
          </w:pPr>
        </w:pPrChange>
      </w:pPr>
      <w:ins w:id="7663" w:author="xiaohou" w:date="2016-08-31T16:27:00Z">
        <w:del w:id="7664" w:author="Happy" w:date="2018-08-20T18:39:00Z">
          <w:r w:rsidDel="009E1FA8">
            <w:rPr>
              <w:rFonts w:hint="eastAsia"/>
            </w:rPr>
            <w:delText>入口：结账支付页面</w:delText>
          </w:r>
        </w:del>
      </w:ins>
    </w:p>
    <w:p w14:paraId="69EA0443" w14:textId="77777777" w:rsidR="00727D10" w:rsidDel="009E1FA8" w:rsidRDefault="005F58ED">
      <w:pPr>
        <w:rPr>
          <w:ins w:id="7665" w:author="xiaohou" w:date="2016-08-31T16:27:00Z"/>
          <w:del w:id="7666" w:author="Happy" w:date="2018-08-20T18:39:00Z"/>
        </w:rPr>
        <w:pPrChange w:id="7667" w:author="Happy" w:date="2018-08-20T18:39:00Z">
          <w:pPr>
            <w:pStyle w:val="4"/>
            <w:spacing w:line="360" w:lineRule="auto"/>
          </w:pPr>
        </w:pPrChange>
      </w:pPr>
      <w:ins w:id="7668" w:author="xiaohou" w:date="2016-08-31T16:27:00Z">
        <w:del w:id="7669" w:author="Happy" w:date="2018-08-20T18:39:00Z">
          <w:r w:rsidDel="009E1FA8">
            <w:delText>数据来源</w:delText>
          </w:r>
        </w:del>
      </w:ins>
    </w:p>
    <w:p w14:paraId="51B26E5B" w14:textId="77777777" w:rsidR="00727D10" w:rsidDel="009E1FA8" w:rsidRDefault="005F58ED">
      <w:pPr>
        <w:rPr>
          <w:ins w:id="7670" w:author="xiaohou" w:date="2016-08-31T16:27:00Z"/>
          <w:del w:id="7671" w:author="Happy" w:date="2018-08-20T18:39:00Z"/>
        </w:rPr>
        <w:pPrChange w:id="7672" w:author="Happy" w:date="2018-08-20T18:39:00Z">
          <w:pPr>
            <w:pStyle w:val="af3"/>
            <w:numPr>
              <w:numId w:val="147"/>
            </w:numPr>
            <w:spacing w:line="360" w:lineRule="auto"/>
            <w:ind w:left="420" w:firstLineChars="0" w:hanging="420"/>
          </w:pPr>
        </w:pPrChange>
      </w:pPr>
      <w:ins w:id="7673" w:author="xiaohou" w:date="2016-08-31T16:27:00Z">
        <w:del w:id="7674" w:author="Happy" w:date="2018-08-20T18:39:00Z">
          <w:r w:rsidDel="009E1FA8">
            <w:delText>卡信息从服务器端获取</w:delText>
          </w:r>
        </w:del>
      </w:ins>
    </w:p>
    <w:p w14:paraId="4540881A" w14:textId="77777777" w:rsidR="00727D10" w:rsidDel="009E1FA8" w:rsidRDefault="005F58ED">
      <w:pPr>
        <w:rPr>
          <w:ins w:id="7675" w:author="xiaohou" w:date="2016-08-31T16:27:00Z"/>
          <w:del w:id="7676" w:author="Happy" w:date="2018-08-20T18:39:00Z"/>
        </w:rPr>
        <w:pPrChange w:id="7677" w:author="Happy" w:date="2018-08-20T18:39:00Z">
          <w:pPr>
            <w:pStyle w:val="4"/>
            <w:spacing w:line="360" w:lineRule="auto"/>
          </w:pPr>
        </w:pPrChange>
      </w:pPr>
      <w:ins w:id="7678" w:author="xiaohou" w:date="2016-08-31T16:27:00Z">
        <w:del w:id="7679" w:author="Happy" w:date="2018-08-20T18:39:00Z">
          <w:r w:rsidDel="009E1FA8">
            <w:delText>操作规则</w:delText>
          </w:r>
        </w:del>
      </w:ins>
    </w:p>
    <w:p w14:paraId="57B22EA0" w14:textId="77777777" w:rsidR="00727D10" w:rsidDel="009E1FA8" w:rsidRDefault="005F58ED">
      <w:pPr>
        <w:rPr>
          <w:ins w:id="7680" w:author="xiaohou" w:date="2016-08-31T16:27:00Z"/>
          <w:del w:id="7681" w:author="Happy" w:date="2018-08-20T18:39:00Z"/>
        </w:rPr>
        <w:pPrChange w:id="7682" w:author="Happy" w:date="2018-08-20T18:39:00Z">
          <w:pPr>
            <w:pStyle w:val="af3"/>
            <w:numPr>
              <w:numId w:val="147"/>
            </w:numPr>
            <w:spacing w:line="360" w:lineRule="auto"/>
            <w:ind w:left="420" w:firstLineChars="0" w:hanging="420"/>
          </w:pPr>
        </w:pPrChange>
      </w:pPr>
      <w:ins w:id="7683" w:author="xiaohou" w:date="2016-08-31T16:27:00Z">
        <w:del w:id="7684" w:author="Happy" w:date="2018-08-20T18:39:00Z">
          <w:r w:rsidDel="009E1FA8">
            <w:rPr>
              <w:rFonts w:hint="eastAsia"/>
            </w:rPr>
            <w:delText>在消费卡列表中，系统自动根据设置的支付规则，选择一种最佳组合方式，但服务员可以进行重新选择。</w:delText>
          </w:r>
        </w:del>
      </w:ins>
    </w:p>
    <w:p w14:paraId="69B3A084" w14:textId="77777777" w:rsidR="00727D10" w:rsidDel="009E1FA8" w:rsidRDefault="005F58ED">
      <w:pPr>
        <w:rPr>
          <w:ins w:id="7685" w:author="xiaohou" w:date="2016-08-31T16:27:00Z"/>
          <w:del w:id="7686" w:author="Happy" w:date="2018-08-20T18:39:00Z"/>
        </w:rPr>
        <w:pPrChange w:id="7687" w:author="Happy" w:date="2018-08-20T18:39:00Z">
          <w:pPr>
            <w:pStyle w:val="af3"/>
            <w:numPr>
              <w:numId w:val="148"/>
            </w:numPr>
            <w:spacing w:line="360" w:lineRule="auto"/>
            <w:ind w:left="840" w:firstLineChars="0" w:hanging="420"/>
          </w:pPr>
        </w:pPrChange>
      </w:pPr>
      <w:ins w:id="7688" w:author="xiaohou" w:date="2016-08-31T16:27:00Z">
        <w:del w:id="7689" w:author="Happy" w:date="2018-08-20T18:39:00Z">
          <w:r w:rsidDel="009E1FA8">
            <w:rPr>
              <w:rFonts w:hint="eastAsia"/>
            </w:rPr>
            <w:delText>消费卡</w:delText>
          </w:r>
          <w:r w:rsidDel="009E1FA8">
            <w:delText>使用优先</w:delText>
          </w:r>
          <w:r w:rsidDel="009E1FA8">
            <w:rPr>
              <w:rFonts w:hint="eastAsia"/>
            </w:rPr>
            <w:delText>级</w:delText>
          </w:r>
        </w:del>
      </w:ins>
    </w:p>
    <w:p w14:paraId="2B21D37A" w14:textId="77777777" w:rsidR="00727D10" w:rsidDel="009E1FA8" w:rsidRDefault="005F58ED">
      <w:pPr>
        <w:rPr>
          <w:ins w:id="7690" w:author="xiaohou" w:date="2016-08-31T16:27:00Z"/>
          <w:del w:id="7691" w:author="Happy" w:date="2018-08-20T18:39:00Z"/>
        </w:rPr>
        <w:pPrChange w:id="7692" w:author="Happy" w:date="2018-08-20T18:39:00Z">
          <w:pPr>
            <w:pStyle w:val="af3"/>
            <w:numPr>
              <w:numId w:val="149"/>
            </w:numPr>
            <w:spacing w:line="360" w:lineRule="auto"/>
            <w:ind w:left="1260" w:firstLineChars="0" w:hanging="420"/>
          </w:pPr>
        </w:pPrChange>
      </w:pPr>
      <w:ins w:id="7693" w:author="xiaohou" w:date="2016-08-31T16:27:00Z">
        <w:del w:id="7694" w:author="Happy" w:date="2018-08-20T18:39:00Z">
          <w:r w:rsidDel="009E1FA8">
            <w:rPr>
              <w:rFonts w:hint="eastAsia"/>
            </w:rPr>
            <w:delText>如</w:delText>
          </w:r>
          <w:r w:rsidDel="009E1FA8">
            <w:delText>同时存在</w:delText>
          </w:r>
          <w:r w:rsidDel="009E1FA8">
            <w:rPr>
              <w:rFonts w:hint="eastAsia"/>
            </w:rPr>
            <w:delText>有</w:delText>
          </w:r>
          <w:r w:rsidDel="009E1FA8">
            <w:delText>有效期卡和无有效期卡，优先使用有有效期的</w:delText>
          </w:r>
          <w:r w:rsidDel="009E1FA8">
            <w:rPr>
              <w:rFonts w:hint="eastAsia"/>
            </w:rPr>
            <w:delText>消费卡</w:delText>
          </w:r>
        </w:del>
      </w:ins>
    </w:p>
    <w:p w14:paraId="4BBABBE6" w14:textId="77777777" w:rsidR="00727D10" w:rsidDel="009E1FA8" w:rsidRDefault="005F58ED">
      <w:pPr>
        <w:rPr>
          <w:ins w:id="7695" w:author="xiaohou" w:date="2016-08-31T16:27:00Z"/>
          <w:del w:id="7696" w:author="Happy" w:date="2018-08-20T18:39:00Z"/>
        </w:rPr>
        <w:pPrChange w:id="7697" w:author="Happy" w:date="2018-08-20T18:39:00Z">
          <w:pPr>
            <w:pStyle w:val="af3"/>
            <w:numPr>
              <w:numId w:val="149"/>
            </w:numPr>
            <w:spacing w:line="360" w:lineRule="auto"/>
            <w:ind w:left="1260" w:firstLineChars="0" w:hanging="420"/>
          </w:pPr>
        </w:pPrChange>
      </w:pPr>
      <w:ins w:id="7698" w:author="xiaohou" w:date="2016-08-31T16:27:00Z">
        <w:del w:id="7699" w:author="Happy" w:date="2018-08-20T18:39:00Z">
          <w:r w:rsidDel="009E1FA8">
            <w:rPr>
              <w:rFonts w:hint="eastAsia"/>
            </w:rPr>
            <w:delText>如</w:delText>
          </w:r>
          <w:r w:rsidDel="009E1FA8">
            <w:delText>消费卡</w:delText>
          </w:r>
          <w:r w:rsidDel="009E1FA8">
            <w:rPr>
              <w:rFonts w:hint="eastAsia"/>
            </w:rPr>
            <w:delText>都</w:delText>
          </w:r>
          <w:r w:rsidDel="009E1FA8">
            <w:delText>有有效期，则优先使用</w:delText>
          </w:r>
          <w:r w:rsidDel="009E1FA8">
            <w:rPr>
              <w:rFonts w:hint="eastAsia"/>
            </w:rPr>
            <w:delText>有效期</w:delText>
          </w:r>
          <w:r w:rsidDel="009E1FA8">
            <w:delText>较近的</w:delText>
          </w:r>
        </w:del>
      </w:ins>
    </w:p>
    <w:p w14:paraId="55C73275" w14:textId="77777777" w:rsidR="00727D10" w:rsidDel="009E1FA8" w:rsidRDefault="005F58ED">
      <w:pPr>
        <w:rPr>
          <w:ins w:id="7700" w:author="xiaohou" w:date="2016-08-31T16:27:00Z"/>
          <w:del w:id="7701" w:author="Happy" w:date="2018-08-20T18:39:00Z"/>
        </w:rPr>
        <w:pPrChange w:id="7702" w:author="Happy" w:date="2018-08-20T18:39:00Z">
          <w:pPr>
            <w:pStyle w:val="af3"/>
            <w:numPr>
              <w:numId w:val="149"/>
            </w:numPr>
            <w:spacing w:line="360" w:lineRule="auto"/>
            <w:ind w:left="1260" w:firstLineChars="0" w:hanging="420"/>
          </w:pPr>
        </w:pPrChange>
      </w:pPr>
      <w:ins w:id="7703" w:author="xiaohou" w:date="2016-08-31T16:27:00Z">
        <w:del w:id="7704" w:author="Happy" w:date="2018-08-20T18:39:00Z">
          <w:r w:rsidDel="009E1FA8">
            <w:rPr>
              <w:rFonts w:hint="eastAsia"/>
            </w:rPr>
            <w:delText>如</w:delText>
          </w:r>
          <w:r w:rsidDel="009E1FA8">
            <w:delText>消费卡</w:delText>
          </w:r>
          <w:r w:rsidDel="009E1FA8">
            <w:rPr>
              <w:rFonts w:hint="eastAsia"/>
            </w:rPr>
            <w:delText>有效期</w:delText>
          </w:r>
          <w:r w:rsidDel="009E1FA8">
            <w:delText>相同</w:delText>
          </w:r>
        </w:del>
      </w:ins>
      <w:ins w:id="7705" w:author="Maxfu" w:date="2016-09-01T16:31:00Z">
        <w:del w:id="7706" w:author="Happy" w:date="2018-08-20T18:39:00Z">
          <w:r w:rsidR="003E4AB2" w:rsidDel="009E1FA8">
            <w:rPr>
              <w:rFonts w:hint="eastAsia"/>
            </w:rPr>
            <w:delText>（或没有有效期）</w:delText>
          </w:r>
        </w:del>
      </w:ins>
      <w:ins w:id="7707" w:author="xiaohou" w:date="2016-08-31T16:27:00Z">
        <w:del w:id="7708" w:author="Happy" w:date="2018-08-20T18:39:00Z">
          <w:r w:rsidDel="009E1FA8">
            <w:delText>，优先使用</w:delText>
          </w:r>
          <w:r w:rsidDel="009E1FA8">
            <w:rPr>
              <w:rFonts w:hint="eastAsia"/>
            </w:rPr>
            <w:delText>余额</w:delText>
          </w:r>
        </w:del>
      </w:ins>
      <w:ins w:id="7709" w:author="xiaohou" w:date="2016-09-02T09:32:00Z">
        <w:del w:id="7710" w:author="Happy" w:date="2018-08-20T18:39:00Z">
          <w:r w:rsidR="009424DA" w:rsidDel="009E1FA8">
            <w:rPr>
              <w:rFonts w:hint="eastAsia"/>
            </w:rPr>
            <w:delText>（实储</w:delText>
          </w:r>
          <w:r w:rsidR="009424DA" w:rsidDel="009E1FA8">
            <w:rPr>
              <w:rFonts w:hint="eastAsia"/>
            </w:rPr>
            <w:delText>+</w:delText>
          </w:r>
          <w:r w:rsidR="009424DA" w:rsidDel="009E1FA8">
            <w:rPr>
              <w:rFonts w:hint="eastAsia"/>
            </w:rPr>
            <w:delText>赠送）</w:delText>
          </w:r>
        </w:del>
      </w:ins>
      <w:ins w:id="7711" w:author="xiaohou" w:date="2016-08-31T16:27:00Z">
        <w:del w:id="7712" w:author="Happy" w:date="2018-08-20T18:39:00Z">
          <w:r w:rsidDel="009E1FA8">
            <w:delText>小的</w:delText>
          </w:r>
        </w:del>
      </w:ins>
    </w:p>
    <w:p w14:paraId="55E78C6B" w14:textId="77777777" w:rsidR="00727D10" w:rsidDel="009E1FA8" w:rsidRDefault="005F58ED">
      <w:pPr>
        <w:rPr>
          <w:ins w:id="7713" w:author="xiaohou" w:date="2016-08-31T16:27:00Z"/>
          <w:del w:id="7714" w:author="Happy" w:date="2018-08-20T18:39:00Z"/>
        </w:rPr>
        <w:pPrChange w:id="7715" w:author="Happy" w:date="2018-08-20T18:39:00Z">
          <w:pPr>
            <w:pStyle w:val="af3"/>
            <w:numPr>
              <w:numId w:val="148"/>
            </w:numPr>
            <w:spacing w:line="360" w:lineRule="auto"/>
            <w:ind w:left="840" w:firstLineChars="0" w:hanging="420"/>
          </w:pPr>
        </w:pPrChange>
      </w:pPr>
      <w:ins w:id="7716" w:author="xiaohou" w:date="2016-08-31T16:27:00Z">
        <w:del w:id="7717" w:author="Happy" w:date="2018-08-20T18:39:00Z">
          <w:r w:rsidDel="009E1FA8">
            <w:rPr>
              <w:rFonts w:hint="eastAsia"/>
            </w:rPr>
            <w:delText>消费卡内</w:delText>
          </w:r>
          <w:r w:rsidDel="009E1FA8">
            <w:delText>的账户</w:delText>
          </w:r>
          <w:r w:rsidDel="009E1FA8">
            <w:rPr>
              <w:rFonts w:hint="eastAsia"/>
            </w:rPr>
            <w:delText>使用</w:delText>
          </w:r>
          <w:r w:rsidDel="009E1FA8">
            <w:delText>优先级</w:delText>
          </w:r>
        </w:del>
      </w:ins>
    </w:p>
    <w:p w14:paraId="2F02BD83" w14:textId="77777777" w:rsidR="00727D10" w:rsidDel="009E1FA8" w:rsidRDefault="005F58ED">
      <w:pPr>
        <w:rPr>
          <w:ins w:id="7718" w:author="xiaohou" w:date="2016-08-31T16:27:00Z"/>
          <w:del w:id="7719" w:author="Happy" w:date="2018-08-20T18:39:00Z"/>
        </w:rPr>
        <w:pPrChange w:id="7720" w:author="Happy" w:date="2018-08-20T18:39:00Z">
          <w:pPr>
            <w:pStyle w:val="af3"/>
            <w:numPr>
              <w:numId w:val="150"/>
            </w:numPr>
            <w:spacing w:line="360" w:lineRule="auto"/>
            <w:ind w:left="1260" w:firstLineChars="0" w:hanging="420"/>
          </w:pPr>
        </w:pPrChange>
      </w:pPr>
      <w:ins w:id="7721" w:author="xiaohou" w:date="2016-08-31T16:27:00Z">
        <w:del w:id="7722" w:author="Happy" w:date="2018-08-20T18:39:00Z">
          <w:r w:rsidDel="009E1FA8">
            <w:rPr>
              <w:rFonts w:hint="eastAsia"/>
            </w:rPr>
            <w:delText>优先使用</w:delText>
          </w:r>
        </w:del>
      </w:ins>
      <w:del w:id="7723" w:author="Happy" w:date="2018-08-20T18:39:00Z">
        <w:r w:rsidR="00C93CA2" w:rsidDel="009E1FA8">
          <w:rPr>
            <w:rFonts w:hint="eastAsia"/>
          </w:rPr>
          <w:delText>实</w:delText>
        </w:r>
      </w:del>
      <w:ins w:id="7724" w:author="Maxfu" w:date="2016-09-01T16:46:00Z">
        <w:del w:id="7725" w:author="Happy" w:date="2018-08-20T18:39:00Z">
          <w:r w:rsidR="00C93CA2" w:rsidDel="009E1FA8">
            <w:rPr>
              <w:rFonts w:hint="eastAsia"/>
            </w:rPr>
            <w:delText>储</w:delText>
          </w:r>
        </w:del>
      </w:ins>
      <w:ins w:id="7726" w:author="xiaohou" w:date="2016-08-31T16:27:00Z">
        <w:del w:id="7727" w:author="Happy" w:date="2018-08-20T18:39:00Z">
          <w:r w:rsidDel="009E1FA8">
            <w:delText>金额</w:delText>
          </w:r>
        </w:del>
      </w:ins>
    </w:p>
    <w:p w14:paraId="172D1FDC" w14:textId="77777777" w:rsidR="00727D10" w:rsidDel="009E1FA8" w:rsidRDefault="005F58ED">
      <w:pPr>
        <w:rPr>
          <w:ins w:id="7728" w:author="xiaohou" w:date="2016-08-31T16:27:00Z"/>
          <w:del w:id="7729" w:author="Happy" w:date="2018-08-20T18:39:00Z"/>
        </w:rPr>
        <w:pPrChange w:id="7730" w:author="Happy" w:date="2018-08-20T18:39:00Z">
          <w:pPr>
            <w:pStyle w:val="af3"/>
            <w:numPr>
              <w:numId w:val="150"/>
            </w:numPr>
            <w:spacing w:line="360" w:lineRule="auto"/>
            <w:ind w:left="1260" w:firstLineChars="0" w:hanging="420"/>
          </w:pPr>
        </w:pPrChange>
      </w:pPr>
      <w:ins w:id="7731" w:author="xiaohou" w:date="2016-08-31T16:27:00Z">
        <w:del w:id="7732" w:author="Happy" w:date="2018-08-20T18:39:00Z">
          <w:r w:rsidDel="009E1FA8">
            <w:rPr>
              <w:rFonts w:hint="eastAsia"/>
            </w:rPr>
            <w:delText>其次使用赠送金额</w:delText>
          </w:r>
        </w:del>
      </w:ins>
    </w:p>
    <w:p w14:paraId="392C0986" w14:textId="77777777" w:rsidR="00727D10" w:rsidDel="009E1FA8" w:rsidRDefault="005F58ED">
      <w:pPr>
        <w:rPr>
          <w:ins w:id="7733" w:author="xiaohou" w:date="2016-08-31T16:27:00Z"/>
          <w:del w:id="7734" w:author="Happy" w:date="2018-08-20T18:39:00Z"/>
        </w:rPr>
        <w:pPrChange w:id="7735" w:author="Happy" w:date="2018-08-20T18:39:00Z">
          <w:pPr>
            <w:pStyle w:val="af3"/>
            <w:numPr>
              <w:numId w:val="147"/>
            </w:numPr>
            <w:spacing w:line="360" w:lineRule="auto"/>
            <w:ind w:left="420" w:firstLineChars="0" w:hanging="420"/>
          </w:pPr>
        </w:pPrChange>
      </w:pPr>
      <w:ins w:id="7736" w:author="xiaohou" w:date="2016-08-31T16:27:00Z">
        <w:del w:id="7737" w:author="Happy" w:date="2018-08-20T18:39:00Z">
          <w:r w:rsidDel="009E1FA8">
            <w:rPr>
              <w:rFonts w:hint="eastAsia"/>
            </w:rPr>
            <w:delText>当服务员进行选择时，如果会员卡的卡余额大于等于当餐消费金额，则需支付金额等于待支付金额；当会员卡的卡余额小于当餐消费金额，则需支付金额等于卡余额，剩余未支付部分可以用其他方式支付。</w:delText>
          </w:r>
        </w:del>
      </w:ins>
    </w:p>
    <w:p w14:paraId="697621E9" w14:textId="77777777" w:rsidR="00727D10" w:rsidDel="009E1FA8" w:rsidRDefault="00136DB0">
      <w:pPr>
        <w:rPr>
          <w:ins w:id="7738" w:author="xiaohou" w:date="2016-08-31T16:28:00Z"/>
          <w:del w:id="7739" w:author="Happy" w:date="2018-08-20T18:39:00Z"/>
        </w:rPr>
        <w:pPrChange w:id="7740" w:author="Happy" w:date="2018-08-20T18:39:00Z">
          <w:pPr>
            <w:pStyle w:val="af3"/>
            <w:numPr>
              <w:numId w:val="147"/>
            </w:numPr>
            <w:spacing w:line="360" w:lineRule="auto"/>
            <w:ind w:left="420" w:firstLineChars="0" w:hanging="420"/>
          </w:pPr>
        </w:pPrChange>
      </w:pPr>
      <w:ins w:id="7741" w:author="xiaohou" w:date="2016-08-31T16:27:00Z">
        <w:del w:id="7742" w:author="Happy" w:date="2018-08-20T18:39:00Z">
          <w:r w:rsidDel="009E1FA8">
            <w:rPr>
              <w:rFonts w:hint="eastAsia"/>
            </w:rPr>
            <w:delText>点击</w:delText>
          </w:r>
        </w:del>
      </w:ins>
      <w:ins w:id="7743" w:author="xiaohou" w:date="2016-08-31T16:28:00Z">
        <w:del w:id="7744" w:author="Happy" w:date="2018-08-20T18:39:00Z">
          <w:r w:rsidDel="009E1FA8">
            <w:rPr>
              <w:rFonts w:hint="eastAsia"/>
            </w:rPr>
            <w:delText>【使用消费卡】，则页面跳转到结账页面，同时</w:delText>
          </w:r>
          <w:r w:rsidR="00951C67" w:rsidDel="009E1FA8">
            <w:rPr>
              <w:rFonts w:hint="eastAsia"/>
            </w:rPr>
            <w:delText>待结金额相应的减去已支付的消费卡金额。</w:delText>
          </w:r>
        </w:del>
      </w:ins>
    </w:p>
    <w:p w14:paraId="73FFC561" w14:textId="77777777" w:rsidR="002B3C43" w:rsidDel="009E1FA8" w:rsidRDefault="00C36199">
      <w:pPr>
        <w:rPr>
          <w:ins w:id="7745" w:author="xiaohou" w:date="2016-08-31T16:29:00Z"/>
          <w:del w:id="7746" w:author="Happy" w:date="2018-08-20T18:39:00Z"/>
        </w:rPr>
        <w:pPrChange w:id="7747" w:author="Happy" w:date="2018-08-20T18:39:00Z">
          <w:pPr>
            <w:pStyle w:val="3"/>
            <w:spacing w:line="360" w:lineRule="auto"/>
          </w:pPr>
        </w:pPrChange>
      </w:pPr>
      <w:ins w:id="7748" w:author="xiaohou" w:date="2016-08-31T16:29:00Z">
        <w:del w:id="7749" w:author="Happy" w:date="2018-08-20T18:39:00Z">
          <w:r w:rsidDel="009E1FA8">
            <w:delText>购卡</w:delText>
          </w:r>
        </w:del>
      </w:ins>
    </w:p>
    <w:p w14:paraId="3643FCFF" w14:textId="77777777" w:rsidR="002B3C43" w:rsidDel="009E1FA8" w:rsidRDefault="00C36199">
      <w:pPr>
        <w:rPr>
          <w:ins w:id="7750" w:author="xiaohou" w:date="2016-08-31T16:29:00Z"/>
          <w:del w:id="7751" w:author="Happy" w:date="2018-08-20T18:39:00Z"/>
        </w:rPr>
        <w:pPrChange w:id="7752" w:author="Happy" w:date="2018-08-20T18:39:00Z">
          <w:pPr>
            <w:spacing w:line="360" w:lineRule="auto"/>
          </w:pPr>
        </w:pPrChange>
      </w:pPr>
      <w:ins w:id="7753" w:author="xiaohou" w:date="2016-08-31T16:29:00Z">
        <w:del w:id="7754" w:author="Happy" w:date="2018-08-20T18:39:00Z">
          <w:r w:rsidDel="009E1FA8">
            <w:rPr>
              <w:rFonts w:hint="eastAsia"/>
            </w:rPr>
            <w:delText>此页面调取购买消费卡页面。</w:delText>
          </w:r>
        </w:del>
      </w:ins>
    </w:p>
    <w:p w14:paraId="694D85B2" w14:textId="77777777" w:rsidR="002B3C43" w:rsidDel="009E1FA8" w:rsidRDefault="00C36199">
      <w:pPr>
        <w:rPr>
          <w:ins w:id="7755" w:author="xiaohou" w:date="2016-08-31T16:29:00Z"/>
          <w:del w:id="7756" w:author="Happy" w:date="2018-08-20T18:39:00Z"/>
        </w:rPr>
        <w:pPrChange w:id="7757" w:author="Happy" w:date="2018-08-20T18:39:00Z">
          <w:pPr>
            <w:pStyle w:val="3"/>
            <w:spacing w:line="360" w:lineRule="auto"/>
          </w:pPr>
        </w:pPrChange>
      </w:pPr>
      <w:ins w:id="7758" w:author="xiaohou" w:date="2016-08-31T16:29:00Z">
        <w:del w:id="7759" w:author="Happy" w:date="2018-08-20T18:39:00Z">
          <w:r w:rsidDel="009E1FA8">
            <w:delText>食乐淘余额</w:delText>
          </w:r>
        </w:del>
      </w:ins>
    </w:p>
    <w:p w14:paraId="5E0EED4E" w14:textId="77777777" w:rsidR="002B3C43" w:rsidDel="009E1FA8" w:rsidRDefault="0087072B">
      <w:pPr>
        <w:rPr>
          <w:ins w:id="7760" w:author="xiaohou" w:date="2016-08-31T16:30:00Z"/>
          <w:del w:id="7761" w:author="Happy" w:date="2018-08-20T18:39:00Z"/>
        </w:rPr>
        <w:pPrChange w:id="7762" w:author="Happy" w:date="2018-08-20T18:39:00Z">
          <w:pPr>
            <w:spacing w:line="360" w:lineRule="auto"/>
          </w:pPr>
        </w:pPrChange>
      </w:pPr>
      <w:ins w:id="7763" w:author="xiaohou" w:date="2016-08-31T16:30:00Z">
        <w:del w:id="7764" w:author="Happy" w:date="2018-08-20T18:39:00Z">
          <w:r w:rsidDel="009E1FA8">
            <w:rPr>
              <w:noProof/>
              <w:rPrChange w:id="7765" w:author="Unknown">
                <w:rPr>
                  <w:i/>
                  <w:iCs/>
                  <w:noProof/>
                  <w:color w:val="808080" w:themeColor="text1" w:themeTint="7F"/>
                </w:rPr>
              </w:rPrChange>
            </w:rPr>
            <w:drawing>
              <wp:inline distT="0" distB="0" distL="0" distR="0" wp14:anchorId="3D2BE4D2" wp14:editId="57F61CC3">
                <wp:extent cx="4959985" cy="3759835"/>
                <wp:effectExtent l="19050" t="0" r="0" b="0"/>
                <wp:docPr id="5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a:srcRect/>
                        <a:stretch>
                          <a:fillRect/>
                        </a:stretch>
                      </pic:blipFill>
                      <pic:spPr bwMode="auto">
                        <a:xfrm>
                          <a:off x="0" y="0"/>
                          <a:ext cx="4959985" cy="3759835"/>
                        </a:xfrm>
                        <a:prstGeom prst="rect">
                          <a:avLst/>
                        </a:prstGeom>
                        <a:noFill/>
                        <a:ln w="9525">
                          <a:noFill/>
                          <a:miter lim="800000"/>
                          <a:headEnd/>
                          <a:tailEnd/>
                        </a:ln>
                      </pic:spPr>
                    </pic:pic>
                  </a:graphicData>
                </a:graphic>
              </wp:inline>
            </w:drawing>
          </w:r>
        </w:del>
      </w:ins>
    </w:p>
    <w:p w14:paraId="7DB2BBE6" w14:textId="77777777" w:rsidR="002B3C43" w:rsidDel="009E1FA8" w:rsidRDefault="00C36199">
      <w:pPr>
        <w:rPr>
          <w:ins w:id="7766" w:author="xiaohou" w:date="2016-08-31T16:30:00Z"/>
          <w:del w:id="7767" w:author="Happy" w:date="2018-08-20T18:39:00Z"/>
        </w:rPr>
        <w:pPrChange w:id="7768" w:author="Happy" w:date="2018-08-20T18:39:00Z">
          <w:pPr>
            <w:pStyle w:val="4"/>
            <w:spacing w:line="360" w:lineRule="auto"/>
          </w:pPr>
        </w:pPrChange>
      </w:pPr>
      <w:ins w:id="7769" w:author="xiaohou" w:date="2016-08-31T16:30:00Z">
        <w:del w:id="7770" w:author="Happy" w:date="2018-08-20T18:39:00Z">
          <w:r w:rsidDel="009E1FA8">
            <w:delText>显示内容</w:delText>
          </w:r>
        </w:del>
      </w:ins>
    </w:p>
    <w:p w14:paraId="4CDF5C57" w14:textId="77777777" w:rsidR="003B1953" w:rsidDel="009E1FA8" w:rsidRDefault="00C36199">
      <w:pPr>
        <w:rPr>
          <w:ins w:id="7771" w:author="xiaohou" w:date="2016-08-31T16:31:00Z"/>
          <w:del w:id="7772" w:author="Happy" w:date="2018-08-20T18:39:00Z"/>
        </w:rPr>
        <w:pPrChange w:id="7773" w:author="Happy" w:date="2018-08-20T18:39:00Z">
          <w:pPr>
            <w:pStyle w:val="af3"/>
            <w:numPr>
              <w:numId w:val="147"/>
            </w:numPr>
            <w:spacing w:line="360" w:lineRule="auto"/>
            <w:ind w:left="420" w:firstLineChars="0" w:hanging="420"/>
          </w:pPr>
        </w:pPrChange>
      </w:pPr>
      <w:ins w:id="7774" w:author="xiaohou" w:date="2016-08-31T16:30:00Z">
        <w:del w:id="7775" w:author="Happy" w:date="2018-08-20T18:39:00Z">
          <w:r w:rsidDel="009E1FA8">
            <w:delText>姓名</w:delText>
          </w:r>
          <w:r w:rsidDel="009E1FA8">
            <w:rPr>
              <w:rFonts w:hint="eastAsia"/>
            </w:rPr>
            <w:delText>：</w:delText>
          </w:r>
        </w:del>
      </w:ins>
      <w:ins w:id="7776" w:author="xiaohou" w:date="2016-08-31T16:31:00Z">
        <w:del w:id="7777" w:author="Happy" w:date="2018-08-20T18:39:00Z">
          <w:r w:rsidDel="009E1FA8">
            <w:delText>就餐人的姓名</w:delText>
          </w:r>
        </w:del>
      </w:ins>
    </w:p>
    <w:p w14:paraId="2FE66420" w14:textId="77777777" w:rsidR="003B1953" w:rsidDel="009E1FA8" w:rsidRDefault="00C36199">
      <w:pPr>
        <w:rPr>
          <w:ins w:id="7778" w:author="xiaohou" w:date="2016-08-31T16:31:00Z"/>
          <w:del w:id="7779" w:author="Happy" w:date="2018-08-20T18:39:00Z"/>
        </w:rPr>
        <w:pPrChange w:id="7780" w:author="Happy" w:date="2018-08-20T18:39:00Z">
          <w:pPr>
            <w:pStyle w:val="af3"/>
            <w:numPr>
              <w:numId w:val="147"/>
            </w:numPr>
            <w:spacing w:line="360" w:lineRule="auto"/>
            <w:ind w:left="420" w:firstLineChars="0" w:hanging="420"/>
          </w:pPr>
        </w:pPrChange>
      </w:pPr>
      <w:ins w:id="7781" w:author="xiaohou" w:date="2016-08-31T16:31:00Z">
        <w:del w:id="7782" w:author="Happy" w:date="2018-08-20T18:39:00Z">
          <w:r w:rsidDel="009E1FA8">
            <w:rPr>
              <w:rFonts w:hint="eastAsia"/>
            </w:rPr>
            <w:delText>电话：就餐人的电话</w:delText>
          </w:r>
        </w:del>
      </w:ins>
    </w:p>
    <w:p w14:paraId="349BF665" w14:textId="77777777" w:rsidR="003B1953" w:rsidDel="009E1FA8" w:rsidRDefault="00C36199">
      <w:pPr>
        <w:rPr>
          <w:ins w:id="7783" w:author="xiaohou" w:date="2016-08-31T16:31:00Z"/>
          <w:del w:id="7784" w:author="Happy" w:date="2018-08-20T18:39:00Z"/>
        </w:rPr>
        <w:pPrChange w:id="7785" w:author="Happy" w:date="2018-08-20T18:39:00Z">
          <w:pPr>
            <w:pStyle w:val="af3"/>
            <w:numPr>
              <w:numId w:val="147"/>
            </w:numPr>
            <w:spacing w:line="360" w:lineRule="auto"/>
            <w:ind w:left="420" w:firstLineChars="0" w:hanging="420"/>
          </w:pPr>
        </w:pPrChange>
      </w:pPr>
      <w:ins w:id="7786" w:author="xiaohou" w:date="2016-08-31T16:31:00Z">
        <w:del w:id="7787" w:author="Happy" w:date="2018-08-20T18:39:00Z">
          <w:r w:rsidDel="009E1FA8">
            <w:rPr>
              <w:rFonts w:hint="eastAsia"/>
            </w:rPr>
            <w:delText>食乐淘余额：显示可以使用的食乐淘余额</w:delText>
          </w:r>
        </w:del>
      </w:ins>
    </w:p>
    <w:p w14:paraId="5E484134" w14:textId="77777777" w:rsidR="003B1953" w:rsidDel="009E1FA8" w:rsidRDefault="00C36199">
      <w:pPr>
        <w:rPr>
          <w:ins w:id="7788" w:author="xiaohou" w:date="2016-08-31T16:32:00Z"/>
          <w:del w:id="7789" w:author="Happy" w:date="2018-08-20T18:39:00Z"/>
        </w:rPr>
        <w:pPrChange w:id="7790" w:author="Happy" w:date="2018-08-20T18:39:00Z">
          <w:pPr>
            <w:pStyle w:val="af3"/>
            <w:numPr>
              <w:numId w:val="147"/>
            </w:numPr>
            <w:spacing w:line="360" w:lineRule="auto"/>
            <w:ind w:left="420" w:firstLineChars="0" w:hanging="420"/>
          </w:pPr>
        </w:pPrChange>
      </w:pPr>
      <w:ins w:id="7791" w:author="xiaohou" w:date="2016-08-31T16:32:00Z">
        <w:del w:id="7792" w:author="Happy" w:date="2018-08-20T18:39:00Z">
          <w:r w:rsidDel="009E1FA8">
            <w:delText>出入口</w:delText>
          </w:r>
        </w:del>
      </w:ins>
    </w:p>
    <w:p w14:paraId="14FA50CB" w14:textId="77777777" w:rsidR="003B1953" w:rsidDel="009E1FA8" w:rsidRDefault="00C36199">
      <w:pPr>
        <w:rPr>
          <w:ins w:id="7793" w:author="xiaohou" w:date="2016-08-31T16:32:00Z"/>
          <w:del w:id="7794" w:author="Happy" w:date="2018-08-20T18:39:00Z"/>
        </w:rPr>
        <w:pPrChange w:id="7795" w:author="Happy" w:date="2018-08-20T18:39:00Z">
          <w:pPr>
            <w:pStyle w:val="af3"/>
            <w:numPr>
              <w:numId w:val="147"/>
            </w:numPr>
            <w:spacing w:line="360" w:lineRule="auto"/>
            <w:ind w:left="420" w:firstLineChars="0" w:hanging="420"/>
          </w:pPr>
        </w:pPrChange>
      </w:pPr>
      <w:ins w:id="7796" w:author="xiaohou" w:date="2016-08-31T16:32:00Z">
        <w:del w:id="7797" w:author="Happy" w:date="2018-08-20T18:39:00Z">
          <w:r w:rsidDel="009E1FA8">
            <w:delText>出口</w:delText>
          </w:r>
          <w:r w:rsidDel="009E1FA8">
            <w:rPr>
              <w:rFonts w:hint="eastAsia"/>
            </w:rPr>
            <w:delText>：</w:delText>
          </w:r>
          <w:r w:rsidDel="009E1FA8">
            <w:delText>结账支付</w:delText>
          </w:r>
        </w:del>
      </w:ins>
    </w:p>
    <w:p w14:paraId="61FA3A9C" w14:textId="77777777" w:rsidR="003B1953" w:rsidDel="009E1FA8" w:rsidRDefault="00C36199">
      <w:pPr>
        <w:rPr>
          <w:ins w:id="7798" w:author="xiaohou" w:date="2016-08-31T16:32:00Z"/>
          <w:del w:id="7799" w:author="Happy" w:date="2018-08-20T18:39:00Z"/>
        </w:rPr>
        <w:pPrChange w:id="7800" w:author="Happy" w:date="2018-08-20T18:39:00Z">
          <w:pPr>
            <w:pStyle w:val="af3"/>
            <w:numPr>
              <w:numId w:val="147"/>
            </w:numPr>
            <w:spacing w:line="360" w:lineRule="auto"/>
            <w:ind w:left="420" w:firstLineChars="0" w:hanging="420"/>
          </w:pPr>
        </w:pPrChange>
      </w:pPr>
      <w:ins w:id="7801" w:author="xiaohou" w:date="2016-08-31T16:32:00Z">
        <w:del w:id="7802" w:author="Happy" w:date="2018-08-20T18:39:00Z">
          <w:r w:rsidDel="009E1FA8">
            <w:rPr>
              <w:rFonts w:hint="eastAsia"/>
            </w:rPr>
            <w:delText>入口：结账支付</w:delText>
          </w:r>
        </w:del>
      </w:ins>
    </w:p>
    <w:p w14:paraId="57A75BB8" w14:textId="77777777" w:rsidR="003B1953" w:rsidDel="009E1FA8" w:rsidRDefault="00C36199">
      <w:pPr>
        <w:rPr>
          <w:ins w:id="7803" w:author="xiaohou" w:date="2016-08-31T16:32:00Z"/>
          <w:del w:id="7804" w:author="Happy" w:date="2018-08-20T18:39:00Z"/>
        </w:rPr>
        <w:pPrChange w:id="7805" w:author="Happy" w:date="2018-08-20T18:39:00Z">
          <w:pPr>
            <w:pStyle w:val="af3"/>
            <w:numPr>
              <w:numId w:val="147"/>
            </w:numPr>
            <w:spacing w:line="360" w:lineRule="auto"/>
            <w:ind w:left="420" w:firstLineChars="0" w:hanging="420"/>
          </w:pPr>
        </w:pPrChange>
      </w:pPr>
      <w:ins w:id="7806" w:author="xiaohou" w:date="2016-08-31T16:32:00Z">
        <w:del w:id="7807" w:author="Happy" w:date="2018-08-20T18:39:00Z">
          <w:r w:rsidDel="009E1FA8">
            <w:delText>操作规则</w:delText>
          </w:r>
        </w:del>
      </w:ins>
    </w:p>
    <w:p w14:paraId="4A769502" w14:textId="77777777" w:rsidR="003B1953" w:rsidDel="009E1FA8" w:rsidRDefault="00C36199">
      <w:pPr>
        <w:rPr>
          <w:del w:id="7808" w:author="Happy" w:date="2018-08-20T18:39:00Z"/>
        </w:rPr>
        <w:pPrChange w:id="7809" w:author="Happy" w:date="2018-08-20T18:39:00Z">
          <w:pPr>
            <w:pStyle w:val="af3"/>
            <w:numPr>
              <w:numId w:val="147"/>
            </w:numPr>
            <w:spacing w:line="360" w:lineRule="auto"/>
            <w:ind w:left="420" w:firstLineChars="0" w:hanging="420"/>
          </w:pPr>
        </w:pPrChange>
      </w:pPr>
      <w:ins w:id="7810" w:author="xiaohou" w:date="2016-08-31T16:32:00Z">
        <w:del w:id="7811" w:author="Happy" w:date="2018-08-20T18:39:00Z">
          <w:r w:rsidDel="009E1FA8">
            <w:rPr>
              <w:rFonts w:hint="eastAsia"/>
            </w:rPr>
            <w:delText>点击“使用余额”，</w:delText>
          </w:r>
        </w:del>
      </w:ins>
      <w:ins w:id="7812" w:author="xiaohou" w:date="2016-08-31T16:33:00Z">
        <w:del w:id="7813" w:author="Happy" w:date="2018-08-20T18:39:00Z">
          <w:r w:rsidDel="009E1FA8">
            <w:rPr>
              <w:rFonts w:hint="eastAsia"/>
            </w:rPr>
            <w:delText>页面跳转到结账支付页面，同时待结金额发生变化，待结金额</w:delText>
          </w:r>
        </w:del>
      </w:ins>
      <w:ins w:id="7814" w:author="Maxfu" w:date="2016-09-01T16:47:00Z">
        <w:del w:id="7815" w:author="Happy" w:date="2018-08-20T18:39:00Z">
          <w:r w:rsidR="00032A1D" w:rsidDel="009E1FA8">
            <w:rPr>
              <w:rFonts w:hint="eastAsia"/>
            </w:rPr>
            <w:delText>需要</w:delText>
          </w:r>
        </w:del>
      </w:ins>
      <w:ins w:id="7816" w:author="xiaohou" w:date="2016-08-31T16:33:00Z">
        <w:del w:id="7817" w:author="Happy" w:date="2018-08-20T18:39:00Z">
          <w:r w:rsidDel="009E1FA8">
            <w:rPr>
              <w:rFonts w:hint="eastAsia"/>
            </w:rPr>
            <w:delText>减去已经使用的食乐淘余额。</w:delText>
          </w:r>
        </w:del>
      </w:ins>
    </w:p>
    <w:p w14:paraId="423F4E89" w14:textId="77777777" w:rsidR="0058683B" w:rsidDel="009E1FA8" w:rsidRDefault="007D68A6">
      <w:pPr>
        <w:rPr>
          <w:del w:id="7818" w:author="Happy" w:date="2018-08-20T18:39:00Z"/>
        </w:rPr>
        <w:pPrChange w:id="7819" w:author="Happy" w:date="2018-08-20T18:39:00Z">
          <w:pPr>
            <w:pStyle w:val="3"/>
            <w:spacing w:line="360" w:lineRule="auto"/>
          </w:pPr>
        </w:pPrChange>
      </w:pPr>
      <w:del w:id="7820" w:author="Happy" w:date="2018-08-20T18:39:00Z">
        <w:r w:rsidDel="009E1FA8">
          <w:rPr>
            <w:rFonts w:hint="eastAsia"/>
          </w:rPr>
          <w:delText>现金</w:delText>
        </w:r>
      </w:del>
    </w:p>
    <w:p w14:paraId="11B4AB53" w14:textId="77777777" w:rsidR="0058683B" w:rsidDel="009E1FA8" w:rsidRDefault="007D68A6">
      <w:pPr>
        <w:rPr>
          <w:del w:id="7821" w:author="Happy" w:date="2018-08-20T18:39:00Z"/>
        </w:rPr>
        <w:pPrChange w:id="7822" w:author="Happy" w:date="2018-08-20T18:39:00Z">
          <w:pPr>
            <w:spacing w:line="360" w:lineRule="auto"/>
          </w:pPr>
        </w:pPrChange>
      </w:pPr>
      <w:del w:id="7823" w:author="Happy" w:date="2018-08-20T18:39:00Z">
        <w:r w:rsidDel="009E1FA8">
          <w:rPr>
            <w:noProof/>
          </w:rPr>
          <w:drawing>
            <wp:inline distT="0" distB="0" distL="0" distR="0" wp14:anchorId="17BA41D4" wp14:editId="5F7C2573">
              <wp:extent cx="5538470" cy="4166870"/>
              <wp:effectExtent l="19050" t="0" r="508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7"/>
                      <a:srcRect/>
                      <a:stretch>
                        <a:fillRect/>
                      </a:stretch>
                    </pic:blipFill>
                    <pic:spPr bwMode="auto">
                      <a:xfrm>
                        <a:off x="0" y="0"/>
                        <a:ext cx="5538470" cy="4166870"/>
                      </a:xfrm>
                      <a:prstGeom prst="rect">
                        <a:avLst/>
                      </a:prstGeom>
                      <a:noFill/>
                      <a:ln w="9525">
                        <a:noFill/>
                        <a:miter lim="800000"/>
                        <a:headEnd/>
                        <a:tailEnd/>
                      </a:ln>
                    </pic:spPr>
                  </pic:pic>
                </a:graphicData>
              </a:graphic>
            </wp:inline>
          </w:drawing>
        </w:r>
      </w:del>
    </w:p>
    <w:p w14:paraId="5B1D428D" w14:textId="77777777" w:rsidR="00727D10" w:rsidDel="009E1FA8" w:rsidRDefault="00387257">
      <w:pPr>
        <w:rPr>
          <w:del w:id="7824" w:author="Happy" w:date="2018-08-20T18:39:00Z"/>
          <w:rStyle w:val="af8"/>
          <w:i w:val="0"/>
          <w:color w:val="auto"/>
        </w:rPr>
        <w:pPrChange w:id="7825" w:author="Happy" w:date="2018-08-20T18:39:00Z">
          <w:pPr>
            <w:pStyle w:val="4"/>
            <w:spacing w:line="360" w:lineRule="auto"/>
          </w:pPr>
        </w:pPrChange>
      </w:pPr>
      <w:del w:id="7826" w:author="Happy" w:date="2018-08-20T18:39:00Z">
        <w:r w:rsidRPr="009F2834" w:rsidDel="009E1FA8">
          <w:rPr>
            <w:rStyle w:val="af8"/>
            <w:rFonts w:hint="eastAsia"/>
            <w:b/>
            <w:i w:val="0"/>
            <w:color w:val="auto"/>
          </w:rPr>
          <w:delText>显示内容</w:delText>
        </w:r>
      </w:del>
    </w:p>
    <w:p w14:paraId="0C8F0C4B" w14:textId="77777777" w:rsidR="00727D10" w:rsidDel="009E1FA8" w:rsidRDefault="0027327B">
      <w:pPr>
        <w:rPr>
          <w:del w:id="7827" w:author="Happy" w:date="2018-08-20T18:39:00Z"/>
        </w:rPr>
        <w:pPrChange w:id="7828" w:author="Happy" w:date="2018-08-20T18:39:00Z">
          <w:pPr>
            <w:pStyle w:val="af3"/>
            <w:numPr>
              <w:numId w:val="8"/>
            </w:numPr>
            <w:spacing w:line="360" w:lineRule="auto"/>
            <w:ind w:left="420" w:firstLineChars="0" w:hanging="420"/>
          </w:pPr>
        </w:pPrChange>
      </w:pPr>
      <w:del w:id="7829" w:author="Happy" w:date="2018-08-20T18:39:00Z">
        <w:r w:rsidDel="009E1FA8">
          <w:rPr>
            <w:rFonts w:hint="eastAsia"/>
          </w:rPr>
          <w:delText>应收金额：显示</w:delText>
        </w:r>
        <w:r w:rsidR="00D121A5" w:rsidDel="009E1FA8">
          <w:rPr>
            <w:rFonts w:hint="eastAsia"/>
          </w:rPr>
          <w:delText>当前订单的应收金额</w:delText>
        </w:r>
      </w:del>
    </w:p>
    <w:p w14:paraId="66D75064" w14:textId="77777777" w:rsidR="00727D10" w:rsidDel="009E1FA8" w:rsidRDefault="0027327B">
      <w:pPr>
        <w:rPr>
          <w:del w:id="7830" w:author="Happy" w:date="2018-08-20T18:39:00Z"/>
        </w:rPr>
        <w:pPrChange w:id="7831" w:author="Happy" w:date="2018-08-20T18:39:00Z">
          <w:pPr>
            <w:pStyle w:val="af3"/>
            <w:numPr>
              <w:numId w:val="8"/>
            </w:numPr>
            <w:spacing w:line="360" w:lineRule="auto"/>
            <w:ind w:left="420" w:firstLineChars="0" w:hanging="420"/>
          </w:pPr>
        </w:pPrChange>
      </w:pPr>
      <w:del w:id="7832" w:author="Happy" w:date="2018-08-20T18:39:00Z">
        <w:r w:rsidDel="009E1FA8">
          <w:rPr>
            <w:rFonts w:hint="eastAsia"/>
          </w:rPr>
          <w:delText>找零：输入实收金额后，系统自动计算出找零金额。实收减去应收</w:delText>
        </w:r>
        <w:r w:rsidR="00D845F1" w:rsidDel="009E1FA8">
          <w:rPr>
            <w:rFonts w:hint="eastAsia"/>
          </w:rPr>
          <w:delText>。</w:delText>
        </w:r>
      </w:del>
    </w:p>
    <w:p w14:paraId="6D34008A" w14:textId="77777777" w:rsidR="00727D10" w:rsidDel="009E1FA8" w:rsidRDefault="00387257">
      <w:pPr>
        <w:rPr>
          <w:del w:id="7833" w:author="Happy" w:date="2018-08-20T18:39:00Z"/>
          <w:rStyle w:val="af8"/>
          <w:i w:val="0"/>
          <w:color w:val="auto"/>
        </w:rPr>
        <w:pPrChange w:id="7834" w:author="Happy" w:date="2018-08-20T18:39:00Z">
          <w:pPr>
            <w:pStyle w:val="4"/>
            <w:spacing w:line="360" w:lineRule="auto"/>
          </w:pPr>
        </w:pPrChange>
      </w:pPr>
      <w:del w:id="7835" w:author="Happy" w:date="2018-08-20T18:39:00Z">
        <w:r w:rsidDel="009E1FA8">
          <w:rPr>
            <w:rStyle w:val="af8"/>
            <w:rFonts w:hint="eastAsia"/>
            <w:b/>
            <w:i w:val="0"/>
            <w:color w:val="auto"/>
          </w:rPr>
          <w:delText>出入口</w:delText>
        </w:r>
      </w:del>
    </w:p>
    <w:p w14:paraId="7F05A3C4" w14:textId="77777777" w:rsidR="00727D10" w:rsidDel="009E1FA8" w:rsidRDefault="00387257">
      <w:pPr>
        <w:rPr>
          <w:del w:id="7836" w:author="Happy" w:date="2018-08-20T18:39:00Z"/>
        </w:rPr>
        <w:pPrChange w:id="7837" w:author="Happy" w:date="2018-08-20T18:39:00Z">
          <w:pPr>
            <w:pStyle w:val="af3"/>
            <w:numPr>
              <w:numId w:val="9"/>
            </w:numPr>
            <w:spacing w:line="360" w:lineRule="auto"/>
            <w:ind w:left="420" w:firstLineChars="0" w:hanging="420"/>
          </w:pPr>
        </w:pPrChange>
      </w:pPr>
      <w:del w:id="7838" w:author="Happy" w:date="2018-08-20T18:39:00Z">
        <w:r w:rsidDel="009E1FA8">
          <w:delText>出口</w:delText>
        </w:r>
        <w:r w:rsidR="00280437" w:rsidDel="009E1FA8">
          <w:rPr>
            <w:rFonts w:hint="eastAsia"/>
          </w:rPr>
          <w:delText>：结账支付</w:delText>
        </w:r>
      </w:del>
    </w:p>
    <w:p w14:paraId="16689D4D" w14:textId="77777777" w:rsidR="00727D10" w:rsidDel="009E1FA8" w:rsidRDefault="00280437">
      <w:pPr>
        <w:rPr>
          <w:del w:id="7839" w:author="Happy" w:date="2018-08-20T18:39:00Z"/>
        </w:rPr>
        <w:pPrChange w:id="7840" w:author="Happy" w:date="2018-08-20T18:39:00Z">
          <w:pPr>
            <w:pStyle w:val="af3"/>
            <w:numPr>
              <w:numId w:val="9"/>
            </w:numPr>
            <w:spacing w:line="360" w:lineRule="auto"/>
            <w:ind w:left="420" w:firstLineChars="0" w:hanging="420"/>
          </w:pPr>
        </w:pPrChange>
      </w:pPr>
      <w:del w:id="7841" w:author="Happy" w:date="2018-08-20T18:39:00Z">
        <w:r w:rsidDel="009E1FA8">
          <w:rPr>
            <w:rFonts w:hint="eastAsia"/>
          </w:rPr>
          <w:delText>入口：结账支付</w:delText>
        </w:r>
      </w:del>
    </w:p>
    <w:p w14:paraId="466759A1" w14:textId="77777777" w:rsidR="00727D10" w:rsidDel="009E1FA8" w:rsidRDefault="00387257">
      <w:pPr>
        <w:rPr>
          <w:del w:id="7842" w:author="Happy" w:date="2018-08-20T18:39:00Z"/>
          <w:rStyle w:val="af8"/>
          <w:i w:val="0"/>
          <w:color w:val="auto"/>
        </w:rPr>
        <w:pPrChange w:id="7843" w:author="Happy" w:date="2018-08-20T18:39:00Z">
          <w:pPr>
            <w:pStyle w:val="4"/>
            <w:spacing w:line="360" w:lineRule="auto"/>
          </w:pPr>
        </w:pPrChange>
      </w:pPr>
      <w:del w:id="7844" w:author="Happy" w:date="2018-08-20T18:39:00Z">
        <w:r w:rsidDel="009E1FA8">
          <w:rPr>
            <w:rStyle w:val="af8"/>
            <w:b/>
            <w:i w:val="0"/>
            <w:color w:val="auto"/>
          </w:rPr>
          <w:delText>数据来源</w:delText>
        </w:r>
      </w:del>
    </w:p>
    <w:p w14:paraId="05E65A58" w14:textId="77777777" w:rsidR="00727D10" w:rsidDel="009E1FA8" w:rsidRDefault="00387257">
      <w:pPr>
        <w:rPr>
          <w:del w:id="7845" w:author="Happy" w:date="2018-08-20T18:39:00Z"/>
        </w:rPr>
        <w:pPrChange w:id="7846" w:author="Happy" w:date="2018-08-20T18:39:00Z">
          <w:pPr>
            <w:spacing w:line="360" w:lineRule="auto"/>
          </w:pPr>
        </w:pPrChange>
      </w:pPr>
      <w:del w:id="7847" w:author="Happy" w:date="2018-08-20T18:39:00Z">
        <w:r w:rsidDel="009E1FA8">
          <w:rPr>
            <w:rFonts w:hint="eastAsia"/>
          </w:rPr>
          <w:delText>无</w:delText>
        </w:r>
      </w:del>
    </w:p>
    <w:p w14:paraId="7124A82D" w14:textId="77777777" w:rsidR="00727D10" w:rsidDel="009E1FA8" w:rsidRDefault="00387257">
      <w:pPr>
        <w:rPr>
          <w:del w:id="7848" w:author="Happy" w:date="2018-08-20T18:39:00Z"/>
          <w:rStyle w:val="af8"/>
          <w:i w:val="0"/>
          <w:color w:val="auto"/>
        </w:rPr>
        <w:pPrChange w:id="7849" w:author="Happy" w:date="2018-08-20T18:39:00Z">
          <w:pPr>
            <w:pStyle w:val="4"/>
            <w:spacing w:line="360" w:lineRule="auto"/>
          </w:pPr>
        </w:pPrChange>
      </w:pPr>
      <w:del w:id="7850" w:author="Happy" w:date="2018-08-20T18:39:00Z">
        <w:r w:rsidDel="009E1FA8">
          <w:rPr>
            <w:rStyle w:val="af8"/>
            <w:rFonts w:hint="eastAsia"/>
            <w:b/>
            <w:i w:val="0"/>
            <w:color w:val="auto"/>
          </w:rPr>
          <w:delText>输入项</w:delText>
        </w:r>
      </w:del>
    </w:p>
    <w:p w14:paraId="2654A7C2" w14:textId="77777777" w:rsidR="00727D10" w:rsidDel="009E1FA8" w:rsidRDefault="00EA4A7E">
      <w:pPr>
        <w:rPr>
          <w:del w:id="7851" w:author="Happy" w:date="2018-08-20T18:39:00Z"/>
        </w:rPr>
        <w:pPrChange w:id="7852" w:author="Happy" w:date="2018-08-20T18:39:00Z">
          <w:pPr>
            <w:pStyle w:val="af3"/>
            <w:numPr>
              <w:numId w:val="8"/>
            </w:numPr>
            <w:spacing w:line="360" w:lineRule="auto"/>
            <w:ind w:left="420" w:firstLineChars="0" w:hanging="420"/>
          </w:pPr>
        </w:pPrChange>
      </w:pPr>
      <w:del w:id="7853" w:author="Happy" w:date="2018-08-20T18:39:00Z">
        <w:r w:rsidDel="009E1FA8">
          <w:rPr>
            <w:rFonts w:hint="eastAsia"/>
          </w:rPr>
          <w:delText>实收金额：输入框，默认显示应收的金额，可以修改</w:delText>
        </w:r>
        <w:r w:rsidR="004226B5" w:rsidDel="009E1FA8">
          <w:rPr>
            <w:rFonts w:hint="eastAsia"/>
          </w:rPr>
          <w:delText>，修改时只能使用页面中提供的数字键盘输入，实收金额不能大于应收金额</w:delText>
        </w:r>
        <w:r w:rsidR="00A9081A" w:rsidDel="009E1FA8">
          <w:rPr>
            <w:rFonts w:hint="eastAsia"/>
          </w:rPr>
          <w:delText>。</w:delText>
        </w:r>
      </w:del>
    </w:p>
    <w:p w14:paraId="18B4760D" w14:textId="77777777" w:rsidR="005C3A57" w:rsidDel="009E1FA8" w:rsidRDefault="00387257">
      <w:pPr>
        <w:rPr>
          <w:del w:id="7854" w:author="Happy" w:date="2018-08-20T18:39:00Z"/>
          <w:rStyle w:val="af8"/>
          <w:i w:val="0"/>
          <w:color w:val="auto"/>
        </w:rPr>
        <w:pPrChange w:id="7855" w:author="Happy" w:date="2018-08-20T18:39:00Z">
          <w:pPr>
            <w:pStyle w:val="4"/>
            <w:spacing w:line="360" w:lineRule="auto"/>
          </w:pPr>
        </w:pPrChange>
      </w:pPr>
      <w:del w:id="7856" w:author="Happy" w:date="2018-08-20T18:39:00Z">
        <w:r w:rsidDel="009E1FA8">
          <w:rPr>
            <w:rStyle w:val="af8"/>
            <w:rFonts w:hint="eastAsia"/>
            <w:b/>
            <w:i w:val="0"/>
            <w:color w:val="auto"/>
          </w:rPr>
          <w:delText>操作规则</w:delText>
        </w:r>
      </w:del>
    </w:p>
    <w:p w14:paraId="5E218984" w14:textId="77777777" w:rsidR="005C3A57" w:rsidDel="009E1FA8" w:rsidRDefault="00D625B2">
      <w:pPr>
        <w:rPr>
          <w:del w:id="7857" w:author="Happy" w:date="2018-08-20T18:39:00Z"/>
        </w:rPr>
        <w:pPrChange w:id="7858" w:author="Happy" w:date="2018-08-20T18:39:00Z">
          <w:pPr>
            <w:pStyle w:val="af3"/>
            <w:numPr>
              <w:numId w:val="8"/>
            </w:numPr>
            <w:spacing w:line="360" w:lineRule="auto"/>
            <w:ind w:left="420" w:firstLineChars="0" w:hanging="420"/>
          </w:pPr>
        </w:pPrChange>
      </w:pPr>
      <w:del w:id="7859" w:author="Happy" w:date="2018-08-20T18:39:00Z">
        <w:r w:rsidDel="009E1FA8">
          <w:rPr>
            <w:rFonts w:hint="eastAsia"/>
          </w:rPr>
          <w:delText>【确定】：点击后，</w:delText>
        </w:r>
        <w:r w:rsidR="00552EB8" w:rsidDel="009E1FA8">
          <w:rPr>
            <w:rFonts w:hint="eastAsia"/>
          </w:rPr>
          <w:delText>待结金额发生变化，</w:delText>
        </w:r>
        <w:r w:rsidR="00A9081A" w:rsidDel="009E1FA8">
          <w:rPr>
            <w:rFonts w:hint="eastAsia"/>
          </w:rPr>
          <w:delText>并给出相应的提示。</w:delText>
        </w:r>
      </w:del>
      <w:ins w:id="7860" w:author="xiaohou" w:date="2016-09-07T18:05:00Z">
        <w:del w:id="7861" w:author="Happy" w:date="2018-08-20T18:39:00Z">
          <w:r w:rsidR="002F049D" w:rsidDel="009E1FA8">
            <w:rPr>
              <w:rFonts w:hint="eastAsia"/>
            </w:rPr>
            <w:delText>触发开钱箱。</w:delText>
          </w:r>
        </w:del>
      </w:ins>
    </w:p>
    <w:p w14:paraId="47A58104" w14:textId="77777777" w:rsidR="005C3A57" w:rsidDel="009E1FA8" w:rsidRDefault="00387257">
      <w:pPr>
        <w:rPr>
          <w:del w:id="7862" w:author="Happy" w:date="2018-08-20T18:39:00Z"/>
          <w:rStyle w:val="af8"/>
          <w:i w:val="0"/>
          <w:color w:val="auto"/>
        </w:rPr>
        <w:pPrChange w:id="7863" w:author="Happy" w:date="2018-08-20T18:39:00Z">
          <w:pPr>
            <w:pStyle w:val="4"/>
            <w:spacing w:line="360" w:lineRule="auto"/>
          </w:pPr>
        </w:pPrChange>
      </w:pPr>
      <w:del w:id="7864" w:author="Happy" w:date="2018-08-20T18:39:00Z">
        <w:r w:rsidDel="009E1FA8">
          <w:rPr>
            <w:rStyle w:val="af8"/>
            <w:rFonts w:hint="eastAsia"/>
            <w:b/>
            <w:i w:val="0"/>
            <w:color w:val="auto"/>
          </w:rPr>
          <w:delText>提示信息</w:delText>
        </w:r>
      </w:del>
    </w:p>
    <w:p w14:paraId="33535E28" w14:textId="77777777" w:rsidR="005C3A57" w:rsidDel="009E1FA8" w:rsidRDefault="00634DDE">
      <w:pPr>
        <w:rPr>
          <w:del w:id="7865" w:author="Happy" w:date="2018-08-20T18:39:00Z"/>
        </w:rPr>
        <w:pPrChange w:id="7866" w:author="Happy" w:date="2018-08-20T18:39:00Z">
          <w:pPr>
            <w:pStyle w:val="af3"/>
            <w:numPr>
              <w:numId w:val="8"/>
            </w:numPr>
            <w:spacing w:line="360" w:lineRule="auto"/>
            <w:ind w:left="420" w:firstLineChars="0" w:hanging="420"/>
          </w:pPr>
        </w:pPrChange>
      </w:pPr>
      <w:del w:id="7867" w:author="Happy" w:date="2018-08-20T18:39:00Z">
        <w:r w:rsidDel="009E1FA8">
          <w:delText>点击确定</w:delText>
        </w:r>
        <w:r w:rsidDel="009E1FA8">
          <w:rPr>
            <w:rFonts w:hint="eastAsia"/>
          </w:rPr>
          <w:delText>，</w:delText>
        </w:r>
        <w:r w:rsidDel="009E1FA8">
          <w:delText>如果网络正常</w:delText>
        </w:r>
        <w:r w:rsidDel="009E1FA8">
          <w:rPr>
            <w:rFonts w:hint="eastAsia"/>
          </w:rPr>
          <w:delText>，</w:delText>
        </w:r>
        <w:r w:rsidDel="009E1FA8">
          <w:delText>则</w:delText>
        </w:r>
        <w:r w:rsidR="00877A32" w:rsidDel="009E1FA8">
          <w:delText>toast</w:delText>
        </w:r>
        <w:r w:rsidDel="009E1FA8">
          <w:delText>提示</w:delText>
        </w:r>
        <w:r w:rsidDel="009E1FA8">
          <w:rPr>
            <w:rFonts w:hint="eastAsia"/>
          </w:rPr>
          <w:delText>：</w:delText>
        </w:r>
        <w:r w:rsidDel="009E1FA8">
          <w:delText>保存成功</w:delText>
        </w:r>
        <w:r w:rsidDel="009E1FA8">
          <w:rPr>
            <w:rFonts w:hint="eastAsia"/>
          </w:rPr>
          <w:delText>；如果网络不正常，则</w:delText>
        </w:r>
        <w:r w:rsidR="00877A32" w:rsidDel="009E1FA8">
          <w:rPr>
            <w:rFonts w:hint="eastAsia"/>
          </w:rPr>
          <w:delText>toast</w:delText>
        </w:r>
        <w:r w:rsidDel="009E1FA8">
          <w:rPr>
            <w:rFonts w:hint="eastAsia"/>
          </w:rPr>
          <w:delText>提示：保存失败。</w:delText>
        </w:r>
      </w:del>
    </w:p>
    <w:p w14:paraId="204FE6FF" w14:textId="77777777" w:rsidR="005C3A57" w:rsidDel="009E1FA8" w:rsidRDefault="005A18F6">
      <w:pPr>
        <w:rPr>
          <w:del w:id="7868" w:author="Happy" w:date="2018-08-20T18:39:00Z"/>
        </w:rPr>
        <w:pPrChange w:id="7869" w:author="Happy" w:date="2018-08-20T18:39:00Z">
          <w:pPr>
            <w:pStyle w:val="3"/>
            <w:spacing w:line="360" w:lineRule="auto"/>
          </w:pPr>
        </w:pPrChange>
      </w:pPr>
      <w:del w:id="7870" w:author="Happy" w:date="2018-08-20T18:39:00Z">
        <w:r w:rsidDel="009E1FA8">
          <w:rPr>
            <w:rFonts w:hint="eastAsia"/>
          </w:rPr>
          <w:delText>银行卡</w:delText>
        </w:r>
      </w:del>
    </w:p>
    <w:p w14:paraId="345D7C89" w14:textId="77777777" w:rsidR="005C3A57" w:rsidDel="009E1FA8" w:rsidRDefault="006435C0">
      <w:pPr>
        <w:rPr>
          <w:del w:id="7871" w:author="Happy" w:date="2018-08-20T18:39:00Z"/>
        </w:rPr>
        <w:pPrChange w:id="7872" w:author="Happy" w:date="2018-08-20T18:39:00Z">
          <w:pPr>
            <w:spacing w:line="360" w:lineRule="auto"/>
          </w:pPr>
        </w:pPrChange>
      </w:pPr>
      <w:del w:id="7873" w:author="Happy" w:date="2018-08-20T18:39:00Z">
        <w:r w:rsidDel="009E1FA8">
          <w:rPr>
            <w:noProof/>
          </w:rPr>
          <w:drawing>
            <wp:inline distT="0" distB="0" distL="0" distR="0" wp14:anchorId="38B598E6" wp14:editId="29B78D84">
              <wp:extent cx="5495290" cy="4140835"/>
              <wp:effectExtent l="1905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8"/>
                      <a:srcRect/>
                      <a:stretch>
                        <a:fillRect/>
                      </a:stretch>
                    </pic:blipFill>
                    <pic:spPr bwMode="auto">
                      <a:xfrm>
                        <a:off x="0" y="0"/>
                        <a:ext cx="5495290" cy="4140835"/>
                      </a:xfrm>
                      <a:prstGeom prst="rect">
                        <a:avLst/>
                      </a:prstGeom>
                      <a:noFill/>
                      <a:ln w="9525">
                        <a:noFill/>
                        <a:miter lim="800000"/>
                        <a:headEnd/>
                        <a:tailEnd/>
                      </a:ln>
                    </pic:spPr>
                  </pic:pic>
                </a:graphicData>
              </a:graphic>
            </wp:inline>
          </w:drawing>
        </w:r>
      </w:del>
    </w:p>
    <w:p w14:paraId="017F5A95" w14:textId="77777777" w:rsidR="005C3A57" w:rsidDel="009E1FA8" w:rsidRDefault="00387257">
      <w:pPr>
        <w:rPr>
          <w:del w:id="7874" w:author="Happy" w:date="2018-08-20T18:39:00Z"/>
          <w:rStyle w:val="af8"/>
          <w:i w:val="0"/>
          <w:color w:val="auto"/>
        </w:rPr>
        <w:pPrChange w:id="7875" w:author="Happy" w:date="2018-08-20T18:39:00Z">
          <w:pPr>
            <w:pStyle w:val="4"/>
            <w:spacing w:line="360" w:lineRule="auto"/>
          </w:pPr>
        </w:pPrChange>
      </w:pPr>
      <w:del w:id="7876" w:author="Happy" w:date="2018-08-20T18:39:00Z">
        <w:r w:rsidRPr="009F2834" w:rsidDel="009E1FA8">
          <w:rPr>
            <w:rStyle w:val="af8"/>
            <w:rFonts w:hint="eastAsia"/>
            <w:b/>
            <w:i w:val="0"/>
            <w:color w:val="auto"/>
          </w:rPr>
          <w:delText>显示内容</w:delText>
        </w:r>
      </w:del>
    </w:p>
    <w:p w14:paraId="0DC2AC32" w14:textId="77777777" w:rsidR="005C3A57" w:rsidDel="009E1FA8" w:rsidRDefault="00C30660">
      <w:pPr>
        <w:rPr>
          <w:del w:id="7877" w:author="Happy" w:date="2018-08-20T18:39:00Z"/>
        </w:rPr>
        <w:pPrChange w:id="7878" w:author="Happy" w:date="2018-08-20T18:39:00Z">
          <w:pPr>
            <w:pStyle w:val="af3"/>
            <w:numPr>
              <w:numId w:val="8"/>
            </w:numPr>
            <w:spacing w:line="360" w:lineRule="auto"/>
            <w:ind w:left="420" w:firstLineChars="0" w:hanging="420"/>
          </w:pPr>
        </w:pPrChange>
      </w:pPr>
      <w:del w:id="7879" w:author="Happy" w:date="2018-08-20T18:39:00Z">
        <w:r w:rsidDel="009E1FA8">
          <w:rPr>
            <w:rFonts w:hint="eastAsia"/>
          </w:rPr>
          <w:delText>银行</w:delText>
        </w:r>
        <w:r w:rsidR="007714E9" w:rsidDel="009E1FA8">
          <w:rPr>
            <w:rFonts w:hint="eastAsia"/>
          </w:rPr>
          <w:delText>卡</w:delText>
        </w:r>
        <w:r w:rsidR="00CD4D30" w:rsidDel="009E1FA8">
          <w:rPr>
            <w:rFonts w:hint="eastAsia"/>
          </w:rPr>
          <w:delText>名称</w:delText>
        </w:r>
        <w:r w:rsidR="00387257" w:rsidDel="009E1FA8">
          <w:rPr>
            <w:rFonts w:hint="eastAsia"/>
          </w:rPr>
          <w:delText>：</w:delText>
        </w:r>
        <w:r w:rsidDel="009E1FA8">
          <w:rPr>
            <w:rFonts w:hint="eastAsia"/>
          </w:rPr>
          <w:delText>后台设置好的银行</w:delText>
        </w:r>
        <w:r w:rsidR="007714E9" w:rsidDel="009E1FA8">
          <w:rPr>
            <w:rFonts w:hint="eastAsia"/>
          </w:rPr>
          <w:delText>卡名称</w:delText>
        </w:r>
      </w:del>
    </w:p>
    <w:p w14:paraId="0054B823" w14:textId="77777777" w:rsidR="005C3A57" w:rsidDel="009E1FA8" w:rsidRDefault="00C30660">
      <w:pPr>
        <w:rPr>
          <w:del w:id="7880" w:author="Happy" w:date="2018-08-20T18:39:00Z"/>
        </w:rPr>
        <w:pPrChange w:id="7881" w:author="Happy" w:date="2018-08-20T18:39:00Z">
          <w:pPr>
            <w:pStyle w:val="af3"/>
            <w:numPr>
              <w:numId w:val="8"/>
            </w:numPr>
            <w:spacing w:line="360" w:lineRule="auto"/>
            <w:ind w:left="420" w:firstLineChars="0" w:hanging="420"/>
          </w:pPr>
        </w:pPrChange>
      </w:pPr>
      <w:del w:id="7882" w:author="Happy" w:date="2018-08-20T18:39:00Z">
        <w:r w:rsidDel="009E1FA8">
          <w:rPr>
            <w:rFonts w:hint="eastAsia"/>
          </w:rPr>
          <w:delText>折扣：如果</w:delText>
        </w:r>
        <w:r w:rsidR="00E62A2E" w:rsidDel="009E1FA8">
          <w:rPr>
            <w:rFonts w:hint="eastAsia"/>
          </w:rPr>
          <w:delText>后台设置的</w:delText>
        </w:r>
        <w:r w:rsidDel="009E1FA8">
          <w:rPr>
            <w:rFonts w:hint="eastAsia"/>
          </w:rPr>
          <w:delText>银行</w:delText>
        </w:r>
        <w:r w:rsidR="0033285F" w:rsidDel="009E1FA8">
          <w:rPr>
            <w:rFonts w:hint="eastAsia"/>
          </w:rPr>
          <w:delText>卡</w:delText>
        </w:r>
        <w:r w:rsidDel="009E1FA8">
          <w:rPr>
            <w:rFonts w:hint="eastAsia"/>
          </w:rPr>
          <w:delText>有折扣，则点击此银行</w:delText>
        </w:r>
        <w:r w:rsidR="009E25ED" w:rsidDel="009E1FA8">
          <w:rPr>
            <w:rFonts w:hint="eastAsia"/>
          </w:rPr>
          <w:delText>卡名称时</w:delText>
        </w:r>
        <w:r w:rsidDel="009E1FA8">
          <w:rPr>
            <w:rFonts w:hint="eastAsia"/>
          </w:rPr>
          <w:delText>，出现折扣。</w:delText>
        </w:r>
      </w:del>
    </w:p>
    <w:p w14:paraId="4D28B7A5" w14:textId="77777777" w:rsidR="005C3A57" w:rsidDel="009E1FA8" w:rsidRDefault="00C30660">
      <w:pPr>
        <w:rPr>
          <w:del w:id="7883" w:author="Happy" w:date="2018-08-20T18:39:00Z"/>
        </w:rPr>
        <w:pPrChange w:id="7884" w:author="Happy" w:date="2018-08-20T18:39:00Z">
          <w:pPr>
            <w:pStyle w:val="af3"/>
            <w:numPr>
              <w:numId w:val="8"/>
            </w:numPr>
            <w:spacing w:line="360" w:lineRule="auto"/>
            <w:ind w:left="420" w:firstLineChars="0" w:hanging="420"/>
          </w:pPr>
        </w:pPrChange>
      </w:pPr>
      <w:del w:id="7885" w:author="Happy" w:date="2018-08-20T18:39:00Z">
        <w:r w:rsidDel="009E1FA8">
          <w:rPr>
            <w:rFonts w:hint="eastAsia"/>
          </w:rPr>
          <w:delText>应收金额：显示</w:delText>
        </w:r>
        <w:r w:rsidR="00FB7E77" w:rsidDel="009E1FA8">
          <w:rPr>
            <w:rFonts w:hint="eastAsia"/>
          </w:rPr>
          <w:delText>当前订单的</w:delText>
        </w:r>
        <w:r w:rsidDel="009E1FA8">
          <w:rPr>
            <w:rFonts w:hint="eastAsia"/>
          </w:rPr>
          <w:delText>应收金额</w:delText>
        </w:r>
      </w:del>
    </w:p>
    <w:p w14:paraId="2E1A1B7C" w14:textId="77777777" w:rsidR="005C3A57" w:rsidDel="009E1FA8" w:rsidRDefault="00387257">
      <w:pPr>
        <w:rPr>
          <w:del w:id="7886" w:author="Happy" w:date="2018-08-20T18:39:00Z"/>
          <w:rStyle w:val="af8"/>
          <w:i w:val="0"/>
          <w:color w:val="auto"/>
        </w:rPr>
        <w:pPrChange w:id="7887" w:author="Happy" w:date="2018-08-20T18:39:00Z">
          <w:pPr>
            <w:pStyle w:val="4"/>
            <w:spacing w:line="360" w:lineRule="auto"/>
          </w:pPr>
        </w:pPrChange>
      </w:pPr>
      <w:del w:id="7888" w:author="Happy" w:date="2018-08-20T18:39:00Z">
        <w:r w:rsidDel="009E1FA8">
          <w:rPr>
            <w:rStyle w:val="af8"/>
            <w:rFonts w:hint="eastAsia"/>
            <w:b/>
            <w:i w:val="0"/>
            <w:color w:val="auto"/>
          </w:rPr>
          <w:delText>出入口</w:delText>
        </w:r>
      </w:del>
    </w:p>
    <w:p w14:paraId="3A9D28C2" w14:textId="77777777" w:rsidR="005C3A57" w:rsidDel="009E1FA8" w:rsidRDefault="00387257">
      <w:pPr>
        <w:rPr>
          <w:del w:id="7889" w:author="Happy" w:date="2018-08-20T18:39:00Z"/>
        </w:rPr>
        <w:pPrChange w:id="7890" w:author="Happy" w:date="2018-08-20T18:39:00Z">
          <w:pPr>
            <w:pStyle w:val="af3"/>
            <w:numPr>
              <w:numId w:val="9"/>
            </w:numPr>
            <w:spacing w:line="360" w:lineRule="auto"/>
            <w:ind w:left="420" w:firstLineChars="0" w:hanging="420"/>
          </w:pPr>
        </w:pPrChange>
      </w:pPr>
      <w:del w:id="7891" w:author="Happy" w:date="2018-08-20T18:39:00Z">
        <w:r w:rsidDel="009E1FA8">
          <w:delText>出口</w:delText>
        </w:r>
        <w:r w:rsidR="00C30660" w:rsidDel="009E1FA8">
          <w:rPr>
            <w:rFonts w:hint="eastAsia"/>
          </w:rPr>
          <w:delText>：结账支付</w:delText>
        </w:r>
      </w:del>
    </w:p>
    <w:p w14:paraId="3A31639B" w14:textId="77777777" w:rsidR="005C3A57" w:rsidDel="009E1FA8" w:rsidRDefault="00C30660">
      <w:pPr>
        <w:rPr>
          <w:del w:id="7892" w:author="Happy" w:date="2018-08-20T18:39:00Z"/>
        </w:rPr>
        <w:pPrChange w:id="7893" w:author="Happy" w:date="2018-08-20T18:39:00Z">
          <w:pPr>
            <w:pStyle w:val="af3"/>
            <w:numPr>
              <w:numId w:val="9"/>
            </w:numPr>
            <w:spacing w:line="360" w:lineRule="auto"/>
            <w:ind w:left="420" w:firstLineChars="0" w:hanging="420"/>
          </w:pPr>
        </w:pPrChange>
      </w:pPr>
      <w:del w:id="7894" w:author="Happy" w:date="2018-08-20T18:39:00Z">
        <w:r w:rsidDel="009E1FA8">
          <w:rPr>
            <w:rFonts w:hint="eastAsia"/>
          </w:rPr>
          <w:delText>入口：</w:delText>
        </w:r>
        <w:r w:rsidR="002D7879" w:rsidDel="009E1FA8">
          <w:rPr>
            <w:rFonts w:hint="eastAsia"/>
          </w:rPr>
          <w:delText>结账支付</w:delText>
        </w:r>
      </w:del>
    </w:p>
    <w:p w14:paraId="13C715F1" w14:textId="77777777" w:rsidR="005C3A57" w:rsidDel="009E1FA8" w:rsidRDefault="00387257">
      <w:pPr>
        <w:rPr>
          <w:del w:id="7895" w:author="Happy" w:date="2018-08-20T18:39:00Z"/>
          <w:rStyle w:val="af8"/>
          <w:i w:val="0"/>
          <w:color w:val="auto"/>
        </w:rPr>
        <w:pPrChange w:id="7896" w:author="Happy" w:date="2018-08-20T18:39:00Z">
          <w:pPr>
            <w:pStyle w:val="4"/>
            <w:spacing w:line="360" w:lineRule="auto"/>
          </w:pPr>
        </w:pPrChange>
      </w:pPr>
      <w:del w:id="7897" w:author="Happy" w:date="2018-08-20T18:39:00Z">
        <w:r w:rsidDel="009E1FA8">
          <w:rPr>
            <w:rStyle w:val="af8"/>
            <w:b/>
            <w:i w:val="0"/>
            <w:color w:val="auto"/>
          </w:rPr>
          <w:delText>数据来源</w:delText>
        </w:r>
      </w:del>
    </w:p>
    <w:p w14:paraId="57A16FDA" w14:textId="77777777" w:rsidR="005C3A57" w:rsidDel="009E1FA8" w:rsidRDefault="00C50354">
      <w:pPr>
        <w:rPr>
          <w:del w:id="7898" w:author="Happy" w:date="2018-08-20T18:39:00Z"/>
        </w:rPr>
        <w:pPrChange w:id="7899" w:author="Happy" w:date="2018-08-20T18:39:00Z">
          <w:pPr>
            <w:pStyle w:val="af3"/>
            <w:numPr>
              <w:numId w:val="8"/>
            </w:numPr>
            <w:spacing w:line="360" w:lineRule="auto"/>
            <w:ind w:left="420" w:firstLineChars="0" w:hanging="420"/>
          </w:pPr>
        </w:pPrChange>
      </w:pPr>
      <w:del w:id="7900" w:author="Happy" w:date="2018-08-20T18:39:00Z">
        <w:r w:rsidDel="009E1FA8">
          <w:rPr>
            <w:rFonts w:hint="eastAsia"/>
          </w:rPr>
          <w:delText>银行</w:delText>
        </w:r>
        <w:r w:rsidR="00240D89" w:rsidDel="009E1FA8">
          <w:rPr>
            <w:rFonts w:hint="eastAsia"/>
          </w:rPr>
          <w:delText>卡名称</w:delText>
        </w:r>
        <w:r w:rsidDel="009E1FA8">
          <w:rPr>
            <w:rFonts w:hint="eastAsia"/>
          </w:rPr>
          <w:delText>：后台设置好的银行</w:delText>
        </w:r>
        <w:r w:rsidR="00240D89" w:rsidDel="009E1FA8">
          <w:rPr>
            <w:rFonts w:hint="eastAsia"/>
          </w:rPr>
          <w:delText>卡名称</w:delText>
        </w:r>
      </w:del>
    </w:p>
    <w:p w14:paraId="674CEBF7" w14:textId="77777777" w:rsidR="005C3A57" w:rsidDel="009E1FA8" w:rsidRDefault="00240D89">
      <w:pPr>
        <w:rPr>
          <w:del w:id="7901" w:author="Happy" w:date="2018-08-20T18:39:00Z"/>
        </w:rPr>
        <w:pPrChange w:id="7902" w:author="Happy" w:date="2018-08-20T18:39:00Z">
          <w:pPr>
            <w:pStyle w:val="af3"/>
            <w:numPr>
              <w:numId w:val="8"/>
            </w:numPr>
            <w:spacing w:line="360" w:lineRule="auto"/>
            <w:ind w:left="420" w:firstLineChars="0" w:hanging="420"/>
          </w:pPr>
        </w:pPrChange>
      </w:pPr>
      <w:del w:id="7903" w:author="Happy" w:date="2018-08-20T18:39:00Z">
        <w:r w:rsidDel="009E1FA8">
          <w:rPr>
            <w:rFonts w:hint="eastAsia"/>
          </w:rPr>
          <w:delText>银行卡折扣：后台设置好的银行卡的折扣</w:delText>
        </w:r>
      </w:del>
    </w:p>
    <w:p w14:paraId="0D05408B" w14:textId="77777777" w:rsidR="005C3A57" w:rsidDel="009E1FA8" w:rsidRDefault="00387257">
      <w:pPr>
        <w:rPr>
          <w:del w:id="7904" w:author="Happy" w:date="2018-08-20T18:39:00Z"/>
          <w:rStyle w:val="af8"/>
          <w:i w:val="0"/>
          <w:color w:val="auto"/>
        </w:rPr>
        <w:pPrChange w:id="7905" w:author="Happy" w:date="2018-08-20T18:39:00Z">
          <w:pPr>
            <w:pStyle w:val="4"/>
            <w:spacing w:line="360" w:lineRule="auto"/>
          </w:pPr>
        </w:pPrChange>
      </w:pPr>
      <w:del w:id="7906" w:author="Happy" w:date="2018-08-20T18:39:00Z">
        <w:r w:rsidDel="009E1FA8">
          <w:rPr>
            <w:rStyle w:val="af8"/>
            <w:rFonts w:hint="eastAsia"/>
            <w:b/>
            <w:i w:val="0"/>
            <w:color w:val="auto"/>
          </w:rPr>
          <w:delText>输入项</w:delText>
        </w:r>
      </w:del>
    </w:p>
    <w:p w14:paraId="1D89D7DC" w14:textId="77777777" w:rsidR="005C3A57" w:rsidDel="009E1FA8" w:rsidRDefault="00C50354">
      <w:pPr>
        <w:rPr>
          <w:del w:id="7907" w:author="Happy" w:date="2018-08-20T18:39:00Z"/>
        </w:rPr>
        <w:pPrChange w:id="7908" w:author="Happy" w:date="2018-08-20T18:39:00Z">
          <w:pPr>
            <w:pStyle w:val="af3"/>
            <w:numPr>
              <w:numId w:val="8"/>
            </w:numPr>
            <w:spacing w:line="360" w:lineRule="auto"/>
            <w:ind w:left="420" w:firstLineChars="0" w:hanging="420"/>
          </w:pPr>
        </w:pPrChange>
      </w:pPr>
      <w:del w:id="7909" w:author="Happy" w:date="2018-08-20T18:39:00Z">
        <w:r w:rsidDel="009E1FA8">
          <w:rPr>
            <w:rFonts w:hint="eastAsia"/>
          </w:rPr>
          <w:delText>实收金额：默认与应收金额相同。可以修改</w:delText>
        </w:r>
        <w:r w:rsidR="00133724" w:rsidDel="009E1FA8">
          <w:rPr>
            <w:rFonts w:hint="eastAsia"/>
          </w:rPr>
          <w:delText>，修改时只能使用页面中提供的数字键盘输入，实收金额不能大于应收金额</w:delText>
        </w:r>
        <w:r w:rsidDel="009E1FA8">
          <w:rPr>
            <w:rFonts w:hint="eastAsia"/>
          </w:rPr>
          <w:delText>。</w:delText>
        </w:r>
      </w:del>
    </w:p>
    <w:p w14:paraId="4C2AD1B6" w14:textId="77777777" w:rsidR="005C3A57" w:rsidDel="009E1FA8" w:rsidRDefault="00387257">
      <w:pPr>
        <w:rPr>
          <w:del w:id="7910" w:author="Happy" w:date="2018-08-20T18:39:00Z"/>
          <w:rStyle w:val="af8"/>
          <w:i w:val="0"/>
          <w:color w:val="auto"/>
        </w:rPr>
        <w:pPrChange w:id="7911" w:author="Happy" w:date="2018-08-20T18:39:00Z">
          <w:pPr>
            <w:pStyle w:val="4"/>
            <w:spacing w:line="360" w:lineRule="auto"/>
          </w:pPr>
        </w:pPrChange>
      </w:pPr>
      <w:del w:id="7912" w:author="Happy" w:date="2018-08-20T18:39:00Z">
        <w:r w:rsidDel="009E1FA8">
          <w:rPr>
            <w:rStyle w:val="af8"/>
            <w:rFonts w:hint="eastAsia"/>
            <w:b/>
            <w:i w:val="0"/>
            <w:color w:val="auto"/>
          </w:rPr>
          <w:delText>操作规则</w:delText>
        </w:r>
      </w:del>
    </w:p>
    <w:p w14:paraId="21BC1533" w14:textId="77777777" w:rsidR="005C3A57" w:rsidDel="009E1FA8" w:rsidRDefault="00C50354">
      <w:pPr>
        <w:rPr>
          <w:del w:id="7913" w:author="Happy" w:date="2018-08-20T18:39:00Z"/>
        </w:rPr>
        <w:pPrChange w:id="7914" w:author="Happy" w:date="2018-08-20T18:39:00Z">
          <w:pPr>
            <w:pStyle w:val="af3"/>
            <w:numPr>
              <w:numId w:val="8"/>
            </w:numPr>
            <w:spacing w:line="360" w:lineRule="auto"/>
            <w:ind w:left="420" w:firstLineChars="0" w:hanging="420"/>
          </w:pPr>
        </w:pPrChange>
      </w:pPr>
      <w:del w:id="7915" w:author="Happy" w:date="2018-08-20T18:39:00Z">
        <w:r w:rsidDel="009E1FA8">
          <w:rPr>
            <w:rFonts w:hint="eastAsia"/>
          </w:rPr>
          <w:delText>【确定】：点击后，</w:delText>
        </w:r>
        <w:r w:rsidR="00901D3E" w:rsidDel="009E1FA8">
          <w:rPr>
            <w:rFonts w:hint="eastAsia"/>
          </w:rPr>
          <w:delText>待结金额发生变化</w:delText>
        </w:r>
        <w:r w:rsidDel="009E1FA8">
          <w:rPr>
            <w:rFonts w:hint="eastAsia"/>
          </w:rPr>
          <w:delText>。</w:delText>
        </w:r>
        <w:r w:rsidR="00901D3E" w:rsidDel="009E1FA8">
          <w:rPr>
            <w:rFonts w:hint="eastAsia"/>
          </w:rPr>
          <w:delText>并给出相应的提示</w:delText>
        </w:r>
      </w:del>
    </w:p>
    <w:p w14:paraId="47861673" w14:textId="77777777" w:rsidR="005C3A57" w:rsidDel="009E1FA8" w:rsidRDefault="00387257">
      <w:pPr>
        <w:rPr>
          <w:del w:id="7916" w:author="Happy" w:date="2018-08-20T18:39:00Z"/>
          <w:rStyle w:val="af8"/>
          <w:i w:val="0"/>
          <w:color w:val="auto"/>
        </w:rPr>
        <w:pPrChange w:id="7917" w:author="Happy" w:date="2018-08-20T18:39:00Z">
          <w:pPr>
            <w:pStyle w:val="4"/>
            <w:spacing w:line="360" w:lineRule="auto"/>
          </w:pPr>
        </w:pPrChange>
      </w:pPr>
      <w:del w:id="7918" w:author="Happy" w:date="2018-08-20T18:39:00Z">
        <w:r w:rsidDel="009E1FA8">
          <w:rPr>
            <w:rStyle w:val="af8"/>
            <w:rFonts w:hint="eastAsia"/>
            <w:b/>
            <w:i w:val="0"/>
            <w:color w:val="auto"/>
          </w:rPr>
          <w:delText>提示信息</w:delText>
        </w:r>
      </w:del>
    </w:p>
    <w:p w14:paraId="7E181A35" w14:textId="77777777" w:rsidR="005C3A57" w:rsidDel="009E1FA8" w:rsidRDefault="00901D3E">
      <w:pPr>
        <w:rPr>
          <w:del w:id="7919" w:author="Happy" w:date="2018-08-20T18:39:00Z"/>
        </w:rPr>
        <w:pPrChange w:id="7920" w:author="Happy" w:date="2018-08-20T18:39:00Z">
          <w:pPr>
            <w:pStyle w:val="af3"/>
            <w:numPr>
              <w:numId w:val="8"/>
            </w:numPr>
            <w:spacing w:line="360" w:lineRule="auto"/>
            <w:ind w:left="420" w:firstLineChars="0" w:hanging="420"/>
          </w:pPr>
        </w:pPrChange>
      </w:pPr>
      <w:del w:id="7921" w:author="Happy" w:date="2018-08-20T18:39:00Z">
        <w:r w:rsidDel="009E1FA8">
          <w:rPr>
            <w:rFonts w:hint="eastAsia"/>
          </w:rPr>
          <w:delText>点击确定，当网络正常，则</w:delText>
        </w:r>
        <w:r w:rsidR="00EF7E02" w:rsidDel="009E1FA8">
          <w:rPr>
            <w:rFonts w:hint="eastAsia"/>
          </w:rPr>
          <w:delText>toast</w:delText>
        </w:r>
        <w:r w:rsidDel="009E1FA8">
          <w:rPr>
            <w:rFonts w:hint="eastAsia"/>
          </w:rPr>
          <w:delText>提示：</w:delText>
        </w:r>
        <w:r w:rsidR="007C4226" w:rsidDel="009E1FA8">
          <w:rPr>
            <w:rFonts w:hint="eastAsia"/>
          </w:rPr>
          <w:delText>银行卡收款金额</w:delText>
        </w:r>
        <w:r w:rsidDel="009E1FA8">
          <w:rPr>
            <w:rFonts w:hint="eastAsia"/>
          </w:rPr>
          <w:delText>保存成功；当网络不正常，则</w:delText>
        </w:r>
        <w:r w:rsidR="00EF7E02" w:rsidDel="009E1FA8">
          <w:rPr>
            <w:rFonts w:hint="eastAsia"/>
          </w:rPr>
          <w:delText>toast</w:delText>
        </w:r>
        <w:r w:rsidDel="009E1FA8">
          <w:rPr>
            <w:rFonts w:hint="eastAsia"/>
          </w:rPr>
          <w:delText>提示：</w:delText>
        </w:r>
        <w:r w:rsidR="007C4226" w:rsidDel="009E1FA8">
          <w:rPr>
            <w:rFonts w:hint="eastAsia"/>
          </w:rPr>
          <w:delText>银行卡收款金额</w:delText>
        </w:r>
        <w:r w:rsidDel="009E1FA8">
          <w:rPr>
            <w:rFonts w:hint="eastAsia"/>
          </w:rPr>
          <w:delText>保存失败。</w:delText>
        </w:r>
      </w:del>
    </w:p>
    <w:p w14:paraId="7DB25AB0" w14:textId="77777777" w:rsidR="00727D10" w:rsidDel="009E1FA8" w:rsidRDefault="00485EC0">
      <w:pPr>
        <w:rPr>
          <w:del w:id="7922" w:author="Happy" w:date="2018-08-20T18:39:00Z"/>
        </w:rPr>
        <w:pPrChange w:id="7923" w:author="Happy" w:date="2018-08-20T18:39:00Z">
          <w:pPr>
            <w:pStyle w:val="3"/>
            <w:spacing w:line="360" w:lineRule="auto"/>
          </w:pPr>
        </w:pPrChange>
      </w:pPr>
      <w:del w:id="7924" w:author="Happy" w:date="2018-08-20T18:39:00Z">
        <w:r w:rsidDel="009E1FA8">
          <w:rPr>
            <w:rFonts w:hint="eastAsia"/>
          </w:rPr>
          <w:delText>微信</w:delText>
        </w:r>
      </w:del>
    </w:p>
    <w:p w14:paraId="3E4E0075" w14:textId="77777777" w:rsidR="00727D10" w:rsidDel="009E1FA8" w:rsidRDefault="00485EC0">
      <w:pPr>
        <w:rPr>
          <w:del w:id="7925" w:author="Happy" w:date="2018-08-20T18:39:00Z"/>
        </w:rPr>
        <w:pPrChange w:id="7926" w:author="Happy" w:date="2018-08-20T18:39:00Z">
          <w:pPr>
            <w:spacing w:line="360" w:lineRule="auto"/>
          </w:pPr>
        </w:pPrChange>
      </w:pPr>
      <w:del w:id="7927" w:author="Happy" w:date="2018-08-20T18:39:00Z">
        <w:r w:rsidDel="009E1FA8">
          <w:rPr>
            <w:noProof/>
          </w:rPr>
          <w:drawing>
            <wp:inline distT="0" distB="0" distL="0" distR="0" wp14:anchorId="01BCD241" wp14:editId="43DABE29">
              <wp:extent cx="5486400" cy="4149090"/>
              <wp:effectExtent l="1905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9"/>
                      <a:srcRect/>
                      <a:stretch>
                        <a:fillRect/>
                      </a:stretch>
                    </pic:blipFill>
                    <pic:spPr bwMode="auto">
                      <a:xfrm>
                        <a:off x="0" y="0"/>
                        <a:ext cx="5486400" cy="4149090"/>
                      </a:xfrm>
                      <a:prstGeom prst="rect">
                        <a:avLst/>
                      </a:prstGeom>
                      <a:noFill/>
                      <a:ln w="9525">
                        <a:noFill/>
                        <a:miter lim="800000"/>
                        <a:headEnd/>
                        <a:tailEnd/>
                      </a:ln>
                    </pic:spPr>
                  </pic:pic>
                </a:graphicData>
              </a:graphic>
            </wp:inline>
          </w:drawing>
        </w:r>
      </w:del>
    </w:p>
    <w:p w14:paraId="51745F58" w14:textId="77777777" w:rsidR="00727D10" w:rsidDel="009E1FA8" w:rsidRDefault="005A2131">
      <w:pPr>
        <w:rPr>
          <w:del w:id="7928" w:author="Happy" w:date="2018-08-20T18:39:00Z"/>
          <w:rStyle w:val="af8"/>
          <w:i w:val="0"/>
          <w:color w:val="auto"/>
        </w:rPr>
        <w:pPrChange w:id="7929" w:author="Happy" w:date="2018-08-20T18:39:00Z">
          <w:pPr>
            <w:pStyle w:val="4"/>
            <w:spacing w:line="360" w:lineRule="auto"/>
          </w:pPr>
        </w:pPrChange>
      </w:pPr>
      <w:del w:id="7930" w:author="Happy" w:date="2018-08-20T18:39:00Z">
        <w:r w:rsidRPr="009F2834" w:rsidDel="009E1FA8">
          <w:rPr>
            <w:rStyle w:val="af8"/>
            <w:rFonts w:hint="eastAsia"/>
            <w:b/>
            <w:i w:val="0"/>
            <w:color w:val="auto"/>
          </w:rPr>
          <w:delText>显示内容</w:delText>
        </w:r>
      </w:del>
    </w:p>
    <w:p w14:paraId="787AA0CF" w14:textId="77777777" w:rsidR="00727D10" w:rsidDel="009E1FA8" w:rsidRDefault="003B72E7">
      <w:pPr>
        <w:rPr>
          <w:del w:id="7931" w:author="Happy" w:date="2018-08-20T18:39:00Z"/>
        </w:rPr>
        <w:pPrChange w:id="7932" w:author="Happy" w:date="2018-08-20T18:39:00Z">
          <w:pPr>
            <w:pStyle w:val="af3"/>
            <w:numPr>
              <w:numId w:val="8"/>
            </w:numPr>
            <w:spacing w:line="360" w:lineRule="auto"/>
            <w:ind w:left="420" w:firstLineChars="0" w:hanging="420"/>
          </w:pPr>
        </w:pPrChange>
      </w:pPr>
      <w:del w:id="7933" w:author="Happy" w:date="2018-08-20T18:39:00Z">
        <w:r w:rsidDel="009E1FA8">
          <w:rPr>
            <w:rFonts w:hint="eastAsia"/>
          </w:rPr>
          <w:delText>显示图标：正在扫码图标。提示用户将用户二维码放在扫描区，进行扫描。</w:delText>
        </w:r>
      </w:del>
    </w:p>
    <w:p w14:paraId="13783058" w14:textId="77777777" w:rsidR="00727D10" w:rsidDel="009E1FA8" w:rsidRDefault="005A2131">
      <w:pPr>
        <w:rPr>
          <w:del w:id="7934" w:author="Happy" w:date="2018-08-20T18:39:00Z"/>
          <w:rStyle w:val="af8"/>
          <w:i w:val="0"/>
          <w:color w:val="auto"/>
        </w:rPr>
        <w:pPrChange w:id="7935" w:author="Happy" w:date="2018-08-20T18:39:00Z">
          <w:pPr>
            <w:pStyle w:val="4"/>
            <w:spacing w:line="360" w:lineRule="auto"/>
          </w:pPr>
        </w:pPrChange>
      </w:pPr>
      <w:del w:id="7936" w:author="Happy" w:date="2018-08-20T18:39:00Z">
        <w:r w:rsidDel="009E1FA8">
          <w:rPr>
            <w:rStyle w:val="af8"/>
            <w:rFonts w:hint="eastAsia"/>
            <w:b/>
            <w:i w:val="0"/>
            <w:color w:val="auto"/>
          </w:rPr>
          <w:delText>出入口</w:delText>
        </w:r>
      </w:del>
    </w:p>
    <w:p w14:paraId="04E35F49" w14:textId="77777777" w:rsidR="00727D10" w:rsidDel="009E1FA8" w:rsidRDefault="005A2131">
      <w:pPr>
        <w:rPr>
          <w:del w:id="7937" w:author="Happy" w:date="2018-08-20T18:39:00Z"/>
        </w:rPr>
        <w:pPrChange w:id="7938" w:author="Happy" w:date="2018-08-20T18:39:00Z">
          <w:pPr>
            <w:pStyle w:val="af3"/>
            <w:numPr>
              <w:numId w:val="9"/>
            </w:numPr>
            <w:spacing w:line="360" w:lineRule="auto"/>
            <w:ind w:left="420" w:firstLineChars="0" w:hanging="420"/>
          </w:pPr>
        </w:pPrChange>
      </w:pPr>
      <w:del w:id="7939" w:author="Happy" w:date="2018-08-20T18:39:00Z">
        <w:r w:rsidDel="009E1FA8">
          <w:delText>出口</w:delText>
        </w:r>
        <w:r w:rsidR="003B72E7" w:rsidDel="009E1FA8">
          <w:rPr>
            <w:rFonts w:hint="eastAsia"/>
          </w:rPr>
          <w:delText>：结账支付页面</w:delText>
        </w:r>
      </w:del>
    </w:p>
    <w:p w14:paraId="21CB39A8" w14:textId="77777777" w:rsidR="00727D10" w:rsidDel="009E1FA8" w:rsidRDefault="005A2131">
      <w:pPr>
        <w:rPr>
          <w:del w:id="7940" w:author="Happy" w:date="2018-08-20T18:39:00Z"/>
        </w:rPr>
        <w:pPrChange w:id="7941" w:author="Happy" w:date="2018-08-20T18:39:00Z">
          <w:pPr>
            <w:pStyle w:val="af3"/>
            <w:numPr>
              <w:numId w:val="9"/>
            </w:numPr>
            <w:spacing w:line="360" w:lineRule="auto"/>
            <w:ind w:left="420" w:firstLineChars="0" w:hanging="420"/>
          </w:pPr>
        </w:pPrChange>
      </w:pPr>
      <w:del w:id="7942" w:author="Happy" w:date="2018-08-20T18:39:00Z">
        <w:r w:rsidDel="009E1FA8">
          <w:rPr>
            <w:rFonts w:hint="eastAsia"/>
          </w:rPr>
          <w:delText>入口：</w:delText>
        </w:r>
        <w:r w:rsidR="003B72E7" w:rsidDel="009E1FA8">
          <w:rPr>
            <w:rFonts w:hint="eastAsia"/>
          </w:rPr>
          <w:delText>结账支付页面</w:delText>
        </w:r>
      </w:del>
    </w:p>
    <w:p w14:paraId="0C6F961C" w14:textId="77777777" w:rsidR="00727D10" w:rsidDel="009E1FA8" w:rsidRDefault="005A2131">
      <w:pPr>
        <w:rPr>
          <w:del w:id="7943" w:author="Happy" w:date="2018-08-20T18:39:00Z"/>
          <w:rStyle w:val="af8"/>
          <w:i w:val="0"/>
          <w:color w:val="auto"/>
        </w:rPr>
        <w:pPrChange w:id="7944" w:author="Happy" w:date="2018-08-20T18:39:00Z">
          <w:pPr>
            <w:pStyle w:val="4"/>
            <w:spacing w:line="360" w:lineRule="auto"/>
          </w:pPr>
        </w:pPrChange>
      </w:pPr>
      <w:del w:id="7945" w:author="Happy" w:date="2018-08-20T18:39:00Z">
        <w:r w:rsidDel="009E1FA8">
          <w:rPr>
            <w:rStyle w:val="af8"/>
            <w:b/>
            <w:i w:val="0"/>
            <w:color w:val="auto"/>
          </w:rPr>
          <w:delText>数据来源</w:delText>
        </w:r>
      </w:del>
    </w:p>
    <w:p w14:paraId="2FDE6CDD" w14:textId="77777777" w:rsidR="00727D10" w:rsidDel="009E1FA8" w:rsidRDefault="007B15D5">
      <w:pPr>
        <w:rPr>
          <w:ins w:id="7946" w:author="xiaohou" w:date="2016-08-31T16:57:00Z"/>
          <w:del w:id="7947" w:author="Happy" w:date="2018-08-20T18:39:00Z"/>
        </w:rPr>
        <w:pPrChange w:id="7948" w:author="Happy" w:date="2018-08-20T18:39:00Z">
          <w:pPr>
            <w:pStyle w:val="af3"/>
            <w:numPr>
              <w:numId w:val="107"/>
            </w:numPr>
            <w:spacing w:line="360" w:lineRule="auto"/>
            <w:ind w:left="420" w:firstLineChars="0" w:hanging="420"/>
          </w:pPr>
        </w:pPrChange>
      </w:pPr>
      <w:del w:id="7949" w:author="Happy" w:date="2018-08-20T18:39:00Z">
        <w:r w:rsidDel="009E1FA8">
          <w:rPr>
            <w:rFonts w:hint="eastAsia"/>
          </w:rPr>
          <w:delText>优惠和应付金额需要从服务器端获取。</w:delText>
        </w:r>
      </w:del>
    </w:p>
    <w:p w14:paraId="03033913" w14:textId="77777777" w:rsidR="00727D10" w:rsidDel="009E1FA8" w:rsidRDefault="00976519">
      <w:pPr>
        <w:rPr>
          <w:del w:id="7950" w:author="Happy" w:date="2018-08-20T18:39:00Z"/>
        </w:rPr>
        <w:pPrChange w:id="7951" w:author="Happy" w:date="2018-08-20T18:39:00Z">
          <w:pPr>
            <w:pStyle w:val="af3"/>
            <w:numPr>
              <w:numId w:val="107"/>
            </w:numPr>
            <w:spacing w:line="360" w:lineRule="auto"/>
            <w:ind w:left="420" w:firstLineChars="0" w:hanging="420"/>
          </w:pPr>
        </w:pPrChange>
      </w:pPr>
      <w:ins w:id="7952" w:author="xiaohou" w:date="2016-08-31T16:57:00Z">
        <w:del w:id="7953" w:author="Happy" w:date="2018-08-20T18:39:00Z">
          <w:r w:rsidDel="009E1FA8">
            <w:rPr>
              <w:rFonts w:hint="eastAsia"/>
            </w:rPr>
            <w:delText>支付回告信息从支付</w:delText>
          </w:r>
        </w:del>
      </w:ins>
      <w:ins w:id="7954" w:author="Maxfu" w:date="2016-09-01T16:48:00Z">
        <w:del w:id="7955" w:author="Happy" w:date="2018-08-20T18:39:00Z">
          <w:r w:rsidR="004F1F8F" w:rsidDel="009E1FA8">
            <w:rPr>
              <w:rFonts w:hint="eastAsia"/>
            </w:rPr>
            <w:delText>方</w:delText>
          </w:r>
        </w:del>
      </w:ins>
      <w:ins w:id="7956" w:author="xiaohou" w:date="2016-08-31T16:57:00Z">
        <w:del w:id="7957" w:author="Happy" w:date="2018-08-20T18:39:00Z">
          <w:r w:rsidDel="009E1FA8">
            <w:rPr>
              <w:rFonts w:hint="eastAsia"/>
            </w:rPr>
            <w:delText>获取</w:delText>
          </w:r>
        </w:del>
      </w:ins>
    </w:p>
    <w:p w14:paraId="2DB138C3" w14:textId="77777777" w:rsidR="00727D10" w:rsidDel="009E1FA8" w:rsidRDefault="005A2131">
      <w:pPr>
        <w:rPr>
          <w:del w:id="7958" w:author="Happy" w:date="2018-08-20T18:39:00Z"/>
          <w:rStyle w:val="af8"/>
          <w:i w:val="0"/>
          <w:color w:val="auto"/>
        </w:rPr>
        <w:pPrChange w:id="7959" w:author="Happy" w:date="2018-08-20T18:39:00Z">
          <w:pPr>
            <w:pStyle w:val="4"/>
            <w:spacing w:line="360" w:lineRule="auto"/>
          </w:pPr>
        </w:pPrChange>
      </w:pPr>
      <w:del w:id="7960" w:author="Happy" w:date="2018-08-20T18:39:00Z">
        <w:r w:rsidDel="009E1FA8">
          <w:rPr>
            <w:rStyle w:val="af8"/>
            <w:rFonts w:hint="eastAsia"/>
            <w:b/>
            <w:i w:val="0"/>
            <w:color w:val="auto"/>
          </w:rPr>
          <w:delText>输入项</w:delText>
        </w:r>
      </w:del>
    </w:p>
    <w:p w14:paraId="02DB66CA" w14:textId="77777777" w:rsidR="00727D10" w:rsidDel="009E1FA8" w:rsidRDefault="005A2131">
      <w:pPr>
        <w:rPr>
          <w:del w:id="7961" w:author="Happy" w:date="2018-08-20T18:39:00Z"/>
        </w:rPr>
        <w:pPrChange w:id="7962" w:author="Happy" w:date="2018-08-20T18:39:00Z">
          <w:pPr>
            <w:spacing w:line="360" w:lineRule="auto"/>
          </w:pPr>
        </w:pPrChange>
      </w:pPr>
      <w:del w:id="7963" w:author="Happy" w:date="2018-08-20T18:39:00Z">
        <w:r w:rsidDel="009E1FA8">
          <w:rPr>
            <w:rFonts w:hint="eastAsia"/>
          </w:rPr>
          <w:delText>无</w:delText>
        </w:r>
      </w:del>
    </w:p>
    <w:p w14:paraId="3603049D" w14:textId="77777777" w:rsidR="00727D10" w:rsidDel="009E1FA8" w:rsidRDefault="005A2131">
      <w:pPr>
        <w:rPr>
          <w:del w:id="7964" w:author="Happy" w:date="2018-08-20T18:39:00Z"/>
          <w:rStyle w:val="af8"/>
          <w:i w:val="0"/>
          <w:color w:val="auto"/>
        </w:rPr>
        <w:pPrChange w:id="7965" w:author="Happy" w:date="2018-08-20T18:39:00Z">
          <w:pPr>
            <w:pStyle w:val="4"/>
            <w:spacing w:line="360" w:lineRule="auto"/>
          </w:pPr>
        </w:pPrChange>
      </w:pPr>
      <w:del w:id="7966" w:author="Happy" w:date="2018-08-20T18:39:00Z">
        <w:r w:rsidDel="009E1FA8">
          <w:rPr>
            <w:rStyle w:val="af8"/>
            <w:rFonts w:hint="eastAsia"/>
            <w:b/>
            <w:i w:val="0"/>
            <w:color w:val="auto"/>
          </w:rPr>
          <w:delText>操作规则</w:delText>
        </w:r>
      </w:del>
    </w:p>
    <w:p w14:paraId="2CD4BB7A" w14:textId="77777777" w:rsidR="00727D10" w:rsidDel="009E1FA8" w:rsidRDefault="00976519">
      <w:pPr>
        <w:rPr>
          <w:ins w:id="7967" w:author="xiaohou" w:date="2016-08-31T16:58:00Z"/>
          <w:del w:id="7968" w:author="Happy" w:date="2018-08-20T18:39:00Z"/>
        </w:rPr>
        <w:pPrChange w:id="7969" w:author="Happy" w:date="2018-08-20T18:39:00Z">
          <w:pPr>
            <w:pStyle w:val="af3"/>
            <w:numPr>
              <w:numId w:val="107"/>
            </w:numPr>
            <w:spacing w:line="360" w:lineRule="auto"/>
            <w:ind w:left="420" w:firstLineChars="0" w:hanging="420"/>
          </w:pPr>
        </w:pPrChange>
      </w:pPr>
      <w:ins w:id="7970" w:author="xiaohou" w:date="2016-08-31T16:58:00Z">
        <w:del w:id="7971" w:author="Happy" w:date="2018-08-20T18:39:00Z">
          <w:r w:rsidDel="009E1FA8">
            <w:rPr>
              <w:rFonts w:hint="eastAsia"/>
            </w:rPr>
            <w:delText>用户打开微信，生成支付二维码。</w:delText>
          </w:r>
          <w:r w:rsidDel="009E1FA8">
            <w:rPr>
              <w:rFonts w:hint="eastAsia"/>
            </w:rPr>
            <w:delText>BP</w:delText>
          </w:r>
          <w:r w:rsidDel="009E1FA8">
            <w:rPr>
              <w:rFonts w:hint="eastAsia"/>
            </w:rPr>
            <w:delText>端打开扫码页面进行扫码，扫码后，会显示支付中（见</w:delText>
          </w:r>
          <w:r w:rsidDel="009E1FA8">
            <w:rPr>
              <w:rFonts w:hint="eastAsia"/>
            </w:rPr>
            <w:delText>8.12.7</w:delText>
          </w:r>
          <w:r w:rsidDel="009E1FA8">
            <w:rPr>
              <w:rFonts w:hint="eastAsia"/>
            </w:rPr>
            <w:delText>）。当用户输入支付密码，支付成功后，微信系统会给我们的系统反馈支付成功回告（见</w:delText>
          </w:r>
          <w:r w:rsidDel="009E1FA8">
            <w:rPr>
              <w:rFonts w:hint="eastAsia"/>
            </w:rPr>
            <w:delText>8.12.8</w:delText>
          </w:r>
          <w:r w:rsidDel="009E1FA8">
            <w:rPr>
              <w:rFonts w:hint="eastAsia"/>
            </w:rPr>
            <w:delText>），同时触发</w:delText>
          </w:r>
          <w:r w:rsidDel="009E1FA8">
            <w:rPr>
              <w:rFonts w:hint="eastAsia"/>
            </w:rPr>
            <w:delText>POS</w:delText>
          </w:r>
          <w:r w:rsidDel="009E1FA8">
            <w:rPr>
              <w:rFonts w:hint="eastAsia"/>
            </w:rPr>
            <w:delText>打印机打印结账单。当支付失败，则会提示：支付异常（见</w:delText>
          </w:r>
          <w:r w:rsidDel="009E1FA8">
            <w:rPr>
              <w:rFonts w:hint="eastAsia"/>
            </w:rPr>
            <w:delText>8.12.9</w:delText>
          </w:r>
          <w:r w:rsidDel="009E1FA8">
            <w:rPr>
              <w:rFonts w:hint="eastAsia"/>
            </w:rPr>
            <w:delText>）。如果在</w:delText>
          </w:r>
          <w:r w:rsidDel="009E1FA8">
            <w:rPr>
              <w:rFonts w:hint="eastAsia"/>
            </w:rPr>
            <w:delText>10</w:delText>
          </w:r>
          <w:r w:rsidDel="009E1FA8">
            <w:rPr>
              <w:rFonts w:hint="eastAsia"/>
            </w:rPr>
            <w:delText>秒内没有收到支付回告，服务器需要主动询问支付情况。</w:delText>
          </w:r>
        </w:del>
      </w:ins>
    </w:p>
    <w:p w14:paraId="782909E3" w14:textId="77777777" w:rsidR="00727D10" w:rsidDel="009E1FA8" w:rsidRDefault="005A2131">
      <w:pPr>
        <w:rPr>
          <w:del w:id="7972" w:author="Happy" w:date="2018-08-20T18:39:00Z"/>
          <w:rStyle w:val="af8"/>
          <w:i w:val="0"/>
          <w:color w:val="auto"/>
        </w:rPr>
        <w:pPrChange w:id="7973" w:author="Happy" w:date="2018-08-20T18:39:00Z">
          <w:pPr>
            <w:pStyle w:val="4"/>
            <w:spacing w:line="360" w:lineRule="auto"/>
          </w:pPr>
        </w:pPrChange>
      </w:pPr>
      <w:del w:id="7974" w:author="Happy" w:date="2018-08-20T18:39:00Z">
        <w:r w:rsidDel="009E1FA8">
          <w:rPr>
            <w:rStyle w:val="af8"/>
            <w:rFonts w:hint="eastAsia"/>
            <w:b/>
            <w:i w:val="0"/>
            <w:color w:val="auto"/>
          </w:rPr>
          <w:delText>提示信息</w:delText>
        </w:r>
      </w:del>
    </w:p>
    <w:p w14:paraId="596D501C" w14:textId="77777777" w:rsidR="00727D10" w:rsidDel="009E1FA8" w:rsidRDefault="00011E23">
      <w:pPr>
        <w:rPr>
          <w:ins w:id="7975" w:author="xiaohou" w:date="2016-08-31T16:59:00Z"/>
          <w:del w:id="7976" w:author="Happy" w:date="2018-08-20T18:39:00Z"/>
        </w:rPr>
        <w:pPrChange w:id="7977" w:author="Happy" w:date="2018-08-20T18:39:00Z">
          <w:pPr>
            <w:pStyle w:val="af3"/>
            <w:numPr>
              <w:numId w:val="106"/>
            </w:numPr>
            <w:spacing w:line="360" w:lineRule="auto"/>
            <w:ind w:left="420" w:firstLineChars="0" w:hanging="420"/>
          </w:pPr>
        </w:pPrChange>
      </w:pPr>
      <w:del w:id="7978" w:author="Happy" w:date="2018-08-20T18:39:00Z">
        <w:r w:rsidDel="009E1FA8">
          <w:rPr>
            <w:rFonts w:hint="eastAsia"/>
          </w:rPr>
          <w:delText>当支付成功，则</w:delText>
        </w:r>
        <w:r w:rsidDel="009E1FA8">
          <w:rPr>
            <w:rFonts w:hint="eastAsia"/>
          </w:rPr>
          <w:delText>toast</w:delText>
        </w:r>
        <w:r w:rsidDel="009E1FA8">
          <w:rPr>
            <w:rFonts w:hint="eastAsia"/>
          </w:rPr>
          <w:delText>提示：支付成功；当网络不正常</w:delText>
        </w:r>
      </w:del>
      <w:ins w:id="7979" w:author="xiaohou" w:date="2016-08-31T16:59:00Z">
        <w:del w:id="7980" w:author="Happy" w:date="2018-08-20T18:39:00Z">
          <w:r w:rsidR="00976519" w:rsidDel="009E1FA8">
            <w:rPr>
              <w:rFonts w:hint="eastAsia"/>
            </w:rPr>
            <w:delText>或者没有获取到支付成功的回告</w:delText>
          </w:r>
        </w:del>
      </w:ins>
      <w:del w:id="7981" w:author="Happy" w:date="2018-08-20T18:39:00Z">
        <w:r w:rsidDel="009E1FA8">
          <w:rPr>
            <w:rFonts w:hint="eastAsia"/>
          </w:rPr>
          <w:delText>等原因支付失败，则</w:delText>
        </w:r>
        <w:r w:rsidDel="009E1FA8">
          <w:rPr>
            <w:rFonts w:hint="eastAsia"/>
          </w:rPr>
          <w:delText>toast</w:delText>
        </w:r>
        <w:r w:rsidDel="009E1FA8">
          <w:rPr>
            <w:rFonts w:hint="eastAsia"/>
          </w:rPr>
          <w:delText>提示：支付</w:delText>
        </w:r>
      </w:del>
      <w:ins w:id="7982" w:author="xiaohou" w:date="2016-08-31T16:58:00Z">
        <w:del w:id="7983" w:author="Happy" w:date="2018-08-20T18:39:00Z">
          <w:r w:rsidR="00976519" w:rsidDel="009E1FA8">
            <w:rPr>
              <w:rFonts w:hint="eastAsia"/>
            </w:rPr>
            <w:delText>异常</w:delText>
          </w:r>
        </w:del>
      </w:ins>
      <w:del w:id="7984" w:author="Happy" w:date="2018-08-20T18:39:00Z">
        <w:r w:rsidDel="009E1FA8">
          <w:rPr>
            <w:rFonts w:hint="eastAsia"/>
          </w:rPr>
          <w:delText>。</w:delText>
        </w:r>
      </w:del>
    </w:p>
    <w:p w14:paraId="51A72BBF" w14:textId="77777777" w:rsidR="003B1953" w:rsidDel="009E1FA8" w:rsidRDefault="00EE1ADE">
      <w:pPr>
        <w:rPr>
          <w:ins w:id="7985" w:author="xiaohou" w:date="2016-08-31T16:59:00Z"/>
          <w:del w:id="7986" w:author="Happy" w:date="2018-08-20T18:39:00Z"/>
        </w:rPr>
        <w:pPrChange w:id="7987" w:author="Happy" w:date="2018-08-20T18:39:00Z">
          <w:pPr>
            <w:pStyle w:val="4"/>
          </w:pPr>
        </w:pPrChange>
      </w:pPr>
      <w:ins w:id="7988" w:author="xiaohou" w:date="2016-08-31T16:59:00Z">
        <w:del w:id="7989" w:author="Happy" w:date="2018-08-20T18:39:00Z">
          <w:r w:rsidDel="009E1FA8">
            <w:delText>扫码中</w:delText>
          </w:r>
        </w:del>
      </w:ins>
    </w:p>
    <w:p w14:paraId="1546159B" w14:textId="77777777" w:rsidR="003B1953" w:rsidDel="009E1FA8" w:rsidRDefault="0087072B">
      <w:pPr>
        <w:rPr>
          <w:ins w:id="7990" w:author="xiaohou" w:date="2016-08-31T17:03:00Z"/>
          <w:del w:id="7991" w:author="Happy" w:date="2018-08-20T18:39:00Z"/>
        </w:rPr>
      </w:pPr>
      <w:ins w:id="7992" w:author="xiaohou" w:date="2016-08-31T17:03:00Z">
        <w:del w:id="7993" w:author="Happy" w:date="2018-08-20T18:39:00Z">
          <w:r w:rsidDel="009E1FA8">
            <w:rPr>
              <w:noProof/>
              <w:rPrChange w:id="7994" w:author="Unknown">
                <w:rPr>
                  <w:i/>
                  <w:iCs/>
                  <w:noProof/>
                  <w:color w:val="808080" w:themeColor="text1" w:themeTint="7F"/>
                </w:rPr>
              </w:rPrChange>
            </w:rPr>
            <w:drawing>
              <wp:inline distT="0" distB="0" distL="0" distR="0" wp14:anchorId="39BE0DBA" wp14:editId="4B217974">
                <wp:extent cx="4945380" cy="3730625"/>
                <wp:effectExtent l="19050" t="0" r="7620" b="0"/>
                <wp:docPr id="6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0"/>
                        <a:srcRect/>
                        <a:stretch>
                          <a:fillRect/>
                        </a:stretch>
                      </pic:blipFill>
                      <pic:spPr bwMode="auto">
                        <a:xfrm>
                          <a:off x="0" y="0"/>
                          <a:ext cx="4945380" cy="3730625"/>
                        </a:xfrm>
                        <a:prstGeom prst="rect">
                          <a:avLst/>
                        </a:prstGeom>
                        <a:noFill/>
                        <a:ln w="9525">
                          <a:noFill/>
                          <a:miter lim="800000"/>
                          <a:headEnd/>
                          <a:tailEnd/>
                        </a:ln>
                      </pic:spPr>
                    </pic:pic>
                  </a:graphicData>
                </a:graphic>
              </wp:inline>
            </w:drawing>
          </w:r>
        </w:del>
      </w:ins>
    </w:p>
    <w:p w14:paraId="3CB79F45" w14:textId="77777777" w:rsidR="003B1953" w:rsidDel="009E1FA8" w:rsidRDefault="00EE1ADE">
      <w:pPr>
        <w:rPr>
          <w:ins w:id="7995" w:author="xiaohou" w:date="2016-08-31T17:03:00Z"/>
          <w:del w:id="7996" w:author="Happy" w:date="2018-08-20T18:39:00Z"/>
        </w:rPr>
        <w:pPrChange w:id="7997" w:author="Happy" w:date="2018-08-20T18:39:00Z">
          <w:pPr>
            <w:pStyle w:val="4"/>
          </w:pPr>
        </w:pPrChange>
      </w:pPr>
      <w:ins w:id="7998" w:author="xiaohou" w:date="2016-08-31T17:03:00Z">
        <w:del w:id="7999" w:author="Happy" w:date="2018-08-20T18:39:00Z">
          <w:r w:rsidDel="009E1FA8">
            <w:delText>支付成功</w:delText>
          </w:r>
        </w:del>
      </w:ins>
    </w:p>
    <w:p w14:paraId="6B65EA3D" w14:textId="77777777" w:rsidR="003B1953" w:rsidDel="009E1FA8" w:rsidRDefault="0087072B">
      <w:pPr>
        <w:rPr>
          <w:ins w:id="8000" w:author="xiaohou" w:date="2016-08-31T17:03:00Z"/>
          <w:del w:id="8001" w:author="Happy" w:date="2018-08-20T18:39:00Z"/>
        </w:rPr>
        <w:pPrChange w:id="8002" w:author="Happy" w:date="2018-08-20T18:39:00Z">
          <w:pPr>
            <w:pStyle w:val="4"/>
          </w:pPr>
        </w:pPrChange>
      </w:pPr>
      <w:ins w:id="8003" w:author="xiaohou" w:date="2016-08-31T17:03:00Z">
        <w:del w:id="8004" w:author="Happy" w:date="2018-08-20T18:39:00Z">
          <w:r w:rsidDel="009E1FA8">
            <w:rPr>
              <w:noProof/>
              <w:rPrChange w:id="8005" w:author="Unknown">
                <w:rPr>
                  <w:i/>
                  <w:iCs/>
                  <w:noProof/>
                  <w:color w:val="808080" w:themeColor="text1" w:themeTint="7F"/>
                </w:rPr>
              </w:rPrChange>
            </w:rPr>
            <w:drawing>
              <wp:inline distT="0" distB="0" distL="0" distR="0" wp14:anchorId="5E3D2BA9" wp14:editId="6BC0C809">
                <wp:extent cx="4915535" cy="3759835"/>
                <wp:effectExtent l="19050" t="0" r="0" b="0"/>
                <wp:docPr id="6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1"/>
                        <a:srcRect/>
                        <a:stretch>
                          <a:fillRect/>
                        </a:stretch>
                      </pic:blipFill>
                      <pic:spPr bwMode="auto">
                        <a:xfrm>
                          <a:off x="0" y="0"/>
                          <a:ext cx="4915535" cy="3759835"/>
                        </a:xfrm>
                        <a:prstGeom prst="rect">
                          <a:avLst/>
                        </a:prstGeom>
                        <a:noFill/>
                        <a:ln w="9525">
                          <a:noFill/>
                          <a:miter lim="800000"/>
                          <a:headEnd/>
                          <a:tailEnd/>
                        </a:ln>
                      </pic:spPr>
                    </pic:pic>
                  </a:graphicData>
                </a:graphic>
              </wp:inline>
            </w:drawing>
          </w:r>
        </w:del>
      </w:ins>
    </w:p>
    <w:p w14:paraId="3FD80DA3" w14:textId="77777777" w:rsidR="003B1953" w:rsidDel="009E1FA8" w:rsidRDefault="00E80D4C">
      <w:pPr>
        <w:rPr>
          <w:ins w:id="8006" w:author="xiaohou" w:date="2016-09-01T09:23:00Z"/>
          <w:del w:id="8007" w:author="Happy" w:date="2018-08-20T18:39:00Z"/>
        </w:rPr>
        <w:pPrChange w:id="8008" w:author="Happy" w:date="2018-08-20T18:39:00Z">
          <w:pPr>
            <w:pStyle w:val="4"/>
          </w:pPr>
        </w:pPrChange>
      </w:pPr>
      <w:ins w:id="8009" w:author="xiaohou" w:date="2016-09-01T09:23:00Z">
        <w:del w:id="8010" w:author="Happy" w:date="2018-08-20T18:39:00Z">
          <w:r w:rsidDel="009E1FA8">
            <w:rPr>
              <w:rFonts w:hint="eastAsia"/>
            </w:rPr>
            <w:delText>支付失败</w:delText>
          </w:r>
        </w:del>
      </w:ins>
    </w:p>
    <w:p w14:paraId="5E8FFA35" w14:textId="77777777" w:rsidR="003B1953" w:rsidDel="009E1FA8" w:rsidRDefault="0087072B">
      <w:pPr>
        <w:rPr>
          <w:del w:id="8011" w:author="Happy" w:date="2018-08-20T18:39:00Z"/>
        </w:rPr>
        <w:pPrChange w:id="8012" w:author="Happy" w:date="2018-08-20T18:39:00Z">
          <w:pPr>
            <w:outlineLvl w:val="0"/>
          </w:pPr>
        </w:pPrChange>
      </w:pPr>
      <w:ins w:id="8013" w:author="xiaohou" w:date="2016-09-01T09:23:00Z">
        <w:del w:id="8014" w:author="Happy" w:date="2018-08-20T18:39:00Z">
          <w:r w:rsidDel="009E1FA8">
            <w:rPr>
              <w:noProof/>
              <w:rPrChange w:id="8015" w:author="Unknown">
                <w:rPr>
                  <w:i/>
                  <w:iCs/>
                  <w:noProof/>
                  <w:color w:val="808080" w:themeColor="text1" w:themeTint="7F"/>
                </w:rPr>
              </w:rPrChange>
            </w:rPr>
            <w:drawing>
              <wp:inline distT="0" distB="0" distL="0" distR="0" wp14:anchorId="5DC6F2B6" wp14:editId="345A0A42">
                <wp:extent cx="4959985" cy="3752850"/>
                <wp:effectExtent l="19050" t="0" r="0" b="0"/>
                <wp:docPr id="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2"/>
                        <a:srcRect/>
                        <a:stretch>
                          <a:fillRect/>
                        </a:stretch>
                      </pic:blipFill>
                      <pic:spPr bwMode="auto">
                        <a:xfrm>
                          <a:off x="0" y="0"/>
                          <a:ext cx="4959985" cy="3752850"/>
                        </a:xfrm>
                        <a:prstGeom prst="rect">
                          <a:avLst/>
                        </a:prstGeom>
                        <a:noFill/>
                        <a:ln w="9525">
                          <a:noFill/>
                          <a:miter lim="800000"/>
                          <a:headEnd/>
                          <a:tailEnd/>
                        </a:ln>
                      </pic:spPr>
                    </pic:pic>
                  </a:graphicData>
                </a:graphic>
              </wp:inline>
            </w:drawing>
          </w:r>
        </w:del>
      </w:ins>
    </w:p>
    <w:p w14:paraId="547EB4D8" w14:textId="77777777" w:rsidR="0058683B" w:rsidDel="009E1FA8" w:rsidRDefault="00BC116C">
      <w:pPr>
        <w:rPr>
          <w:del w:id="8016" w:author="Happy" w:date="2018-08-20T18:39:00Z"/>
        </w:rPr>
        <w:pPrChange w:id="8017" w:author="Happy" w:date="2018-08-20T18:39:00Z">
          <w:pPr>
            <w:pStyle w:val="3"/>
            <w:spacing w:line="360" w:lineRule="auto"/>
          </w:pPr>
        </w:pPrChange>
      </w:pPr>
      <w:del w:id="8018" w:author="Happy" w:date="2018-08-20T18:39:00Z">
        <w:r w:rsidDel="009E1FA8">
          <w:rPr>
            <w:rFonts w:hint="eastAsia"/>
          </w:rPr>
          <w:delText>支付宝</w:delText>
        </w:r>
      </w:del>
    </w:p>
    <w:p w14:paraId="1BECAA66" w14:textId="77777777" w:rsidR="0058683B" w:rsidDel="009E1FA8" w:rsidRDefault="00BC116C">
      <w:pPr>
        <w:rPr>
          <w:del w:id="8019" w:author="Happy" w:date="2018-08-20T18:39:00Z"/>
        </w:rPr>
        <w:pPrChange w:id="8020" w:author="Happy" w:date="2018-08-20T18:39:00Z">
          <w:pPr>
            <w:spacing w:line="360" w:lineRule="auto"/>
          </w:pPr>
        </w:pPrChange>
      </w:pPr>
      <w:del w:id="8021" w:author="Happy" w:date="2018-08-20T18:39:00Z">
        <w:r w:rsidDel="009E1FA8">
          <w:rPr>
            <w:noProof/>
          </w:rPr>
          <w:drawing>
            <wp:inline distT="0" distB="0" distL="0" distR="0" wp14:anchorId="7D484D28" wp14:editId="59C4E6CC">
              <wp:extent cx="5512435" cy="4166870"/>
              <wp:effectExtent l="19050" t="0" r="0" b="0"/>
              <wp:docPr id="74"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3"/>
                      <a:srcRect/>
                      <a:stretch>
                        <a:fillRect/>
                      </a:stretch>
                    </pic:blipFill>
                    <pic:spPr bwMode="auto">
                      <a:xfrm>
                        <a:off x="0" y="0"/>
                        <a:ext cx="5512435" cy="4166870"/>
                      </a:xfrm>
                      <a:prstGeom prst="rect">
                        <a:avLst/>
                      </a:prstGeom>
                      <a:noFill/>
                      <a:ln w="9525">
                        <a:noFill/>
                        <a:miter lim="800000"/>
                        <a:headEnd/>
                        <a:tailEnd/>
                      </a:ln>
                    </pic:spPr>
                  </pic:pic>
                </a:graphicData>
              </a:graphic>
            </wp:inline>
          </w:drawing>
        </w:r>
      </w:del>
    </w:p>
    <w:p w14:paraId="6151BC0E" w14:textId="77777777" w:rsidR="00727D10" w:rsidDel="009E1FA8" w:rsidRDefault="005A2131">
      <w:pPr>
        <w:rPr>
          <w:del w:id="8022" w:author="Happy" w:date="2018-08-20T18:39:00Z"/>
          <w:rStyle w:val="af8"/>
          <w:i w:val="0"/>
          <w:color w:val="auto"/>
        </w:rPr>
        <w:pPrChange w:id="8023" w:author="Happy" w:date="2018-08-20T18:39:00Z">
          <w:pPr>
            <w:pStyle w:val="4"/>
            <w:spacing w:line="360" w:lineRule="auto"/>
          </w:pPr>
        </w:pPrChange>
      </w:pPr>
      <w:del w:id="8024" w:author="Happy" w:date="2018-08-20T18:39:00Z">
        <w:r w:rsidRPr="009F2834" w:rsidDel="009E1FA8">
          <w:rPr>
            <w:rStyle w:val="af8"/>
            <w:rFonts w:hint="eastAsia"/>
            <w:b/>
            <w:i w:val="0"/>
            <w:color w:val="auto"/>
          </w:rPr>
          <w:delText>显示内容</w:delText>
        </w:r>
      </w:del>
    </w:p>
    <w:p w14:paraId="17A85D59" w14:textId="77777777" w:rsidR="00727D10" w:rsidDel="009E1FA8" w:rsidRDefault="00E673F1">
      <w:pPr>
        <w:rPr>
          <w:del w:id="8025" w:author="Happy" w:date="2018-08-20T18:39:00Z"/>
        </w:rPr>
        <w:pPrChange w:id="8026" w:author="Happy" w:date="2018-08-20T18:39:00Z">
          <w:pPr>
            <w:pStyle w:val="af3"/>
            <w:numPr>
              <w:numId w:val="8"/>
            </w:numPr>
            <w:spacing w:line="360" w:lineRule="auto"/>
            <w:ind w:left="420" w:firstLineChars="0" w:hanging="420"/>
          </w:pPr>
        </w:pPrChange>
      </w:pPr>
      <w:del w:id="8027" w:author="Happy" w:date="2018-08-20T18:39:00Z">
        <w:r w:rsidDel="009E1FA8">
          <w:rPr>
            <w:rFonts w:hint="eastAsia"/>
          </w:rPr>
          <w:delText>显示图标：正在扫码图标。提示用户将用户二维码放在扫描区，进行扫描。</w:delText>
        </w:r>
      </w:del>
    </w:p>
    <w:p w14:paraId="3111E744" w14:textId="77777777" w:rsidR="00727D10" w:rsidDel="009E1FA8" w:rsidRDefault="005A2131">
      <w:pPr>
        <w:rPr>
          <w:del w:id="8028" w:author="Happy" w:date="2018-08-20T18:39:00Z"/>
          <w:rStyle w:val="af8"/>
          <w:i w:val="0"/>
          <w:color w:val="auto"/>
        </w:rPr>
        <w:pPrChange w:id="8029" w:author="Happy" w:date="2018-08-20T18:39:00Z">
          <w:pPr>
            <w:pStyle w:val="4"/>
            <w:spacing w:line="360" w:lineRule="auto"/>
          </w:pPr>
        </w:pPrChange>
      </w:pPr>
      <w:del w:id="8030" w:author="Happy" w:date="2018-08-20T18:39:00Z">
        <w:r w:rsidDel="009E1FA8">
          <w:rPr>
            <w:rStyle w:val="af8"/>
            <w:rFonts w:hint="eastAsia"/>
            <w:b/>
            <w:i w:val="0"/>
            <w:color w:val="auto"/>
          </w:rPr>
          <w:delText>出入口</w:delText>
        </w:r>
      </w:del>
    </w:p>
    <w:p w14:paraId="16E1DD91" w14:textId="77777777" w:rsidR="00727D10" w:rsidDel="009E1FA8" w:rsidRDefault="005A2131">
      <w:pPr>
        <w:rPr>
          <w:del w:id="8031" w:author="Happy" w:date="2018-08-20T18:39:00Z"/>
        </w:rPr>
        <w:pPrChange w:id="8032" w:author="Happy" w:date="2018-08-20T18:39:00Z">
          <w:pPr>
            <w:pStyle w:val="af3"/>
            <w:numPr>
              <w:numId w:val="9"/>
            </w:numPr>
            <w:spacing w:line="360" w:lineRule="auto"/>
            <w:ind w:left="420" w:firstLineChars="0" w:hanging="420"/>
          </w:pPr>
        </w:pPrChange>
      </w:pPr>
      <w:del w:id="8033" w:author="Happy" w:date="2018-08-20T18:39:00Z">
        <w:r w:rsidDel="009E1FA8">
          <w:delText>出口</w:delText>
        </w:r>
        <w:r w:rsidR="00EC455B" w:rsidDel="009E1FA8">
          <w:rPr>
            <w:rFonts w:hint="eastAsia"/>
          </w:rPr>
          <w:delText>：结账支付页面</w:delText>
        </w:r>
      </w:del>
    </w:p>
    <w:p w14:paraId="71FDD08D" w14:textId="77777777" w:rsidR="00727D10" w:rsidDel="009E1FA8" w:rsidRDefault="005A2131">
      <w:pPr>
        <w:rPr>
          <w:del w:id="8034" w:author="Happy" w:date="2018-08-20T18:39:00Z"/>
        </w:rPr>
        <w:pPrChange w:id="8035" w:author="Happy" w:date="2018-08-20T18:39:00Z">
          <w:pPr>
            <w:pStyle w:val="af3"/>
            <w:numPr>
              <w:numId w:val="9"/>
            </w:numPr>
            <w:spacing w:line="360" w:lineRule="auto"/>
            <w:ind w:left="420" w:firstLineChars="0" w:hanging="420"/>
          </w:pPr>
        </w:pPrChange>
      </w:pPr>
      <w:del w:id="8036" w:author="Happy" w:date="2018-08-20T18:39:00Z">
        <w:r w:rsidDel="009E1FA8">
          <w:rPr>
            <w:rFonts w:hint="eastAsia"/>
          </w:rPr>
          <w:delText>入口：</w:delText>
        </w:r>
        <w:r w:rsidR="00EC455B" w:rsidDel="009E1FA8">
          <w:rPr>
            <w:rFonts w:hint="eastAsia"/>
          </w:rPr>
          <w:delText>结账支付页面</w:delText>
        </w:r>
      </w:del>
    </w:p>
    <w:p w14:paraId="31369900" w14:textId="77777777" w:rsidR="00727D10" w:rsidDel="009E1FA8" w:rsidRDefault="005A2131">
      <w:pPr>
        <w:rPr>
          <w:del w:id="8037" w:author="Happy" w:date="2018-08-20T18:39:00Z"/>
          <w:rStyle w:val="af8"/>
          <w:i w:val="0"/>
          <w:color w:val="auto"/>
        </w:rPr>
        <w:pPrChange w:id="8038" w:author="Happy" w:date="2018-08-20T18:39:00Z">
          <w:pPr>
            <w:pStyle w:val="4"/>
            <w:spacing w:line="360" w:lineRule="auto"/>
          </w:pPr>
        </w:pPrChange>
      </w:pPr>
      <w:del w:id="8039" w:author="Happy" w:date="2018-08-20T18:39:00Z">
        <w:r w:rsidDel="009E1FA8">
          <w:rPr>
            <w:rStyle w:val="af8"/>
            <w:b/>
            <w:i w:val="0"/>
            <w:color w:val="auto"/>
          </w:rPr>
          <w:delText>数据来源</w:delText>
        </w:r>
      </w:del>
    </w:p>
    <w:p w14:paraId="16985E82" w14:textId="77777777" w:rsidR="005C3A57" w:rsidDel="009E1FA8" w:rsidRDefault="0084191D">
      <w:pPr>
        <w:rPr>
          <w:ins w:id="8040" w:author="xiaohou" w:date="2016-08-31T17:04:00Z"/>
          <w:del w:id="8041" w:author="Happy" w:date="2018-08-20T18:39:00Z"/>
        </w:rPr>
        <w:pPrChange w:id="8042" w:author="Happy" w:date="2018-08-20T18:39:00Z">
          <w:pPr>
            <w:pStyle w:val="af3"/>
            <w:numPr>
              <w:numId w:val="107"/>
            </w:numPr>
            <w:spacing w:line="360" w:lineRule="auto"/>
            <w:ind w:left="420" w:firstLineChars="0" w:hanging="420"/>
          </w:pPr>
        </w:pPrChange>
      </w:pPr>
      <w:del w:id="8043" w:author="Happy" w:date="2018-08-20T18:39:00Z">
        <w:r w:rsidDel="009E1FA8">
          <w:rPr>
            <w:rFonts w:hint="eastAsia"/>
          </w:rPr>
          <w:delText>优惠和应付金额需要从服务器端获取。</w:delText>
        </w:r>
      </w:del>
    </w:p>
    <w:p w14:paraId="6E6E5BF8" w14:textId="77777777" w:rsidR="005C3A57" w:rsidDel="009E1FA8" w:rsidRDefault="00EE1ADE">
      <w:pPr>
        <w:rPr>
          <w:del w:id="8044" w:author="Happy" w:date="2018-08-20T18:39:00Z"/>
        </w:rPr>
        <w:pPrChange w:id="8045" w:author="Happy" w:date="2018-08-20T18:39:00Z">
          <w:pPr>
            <w:pStyle w:val="af3"/>
            <w:numPr>
              <w:numId w:val="107"/>
            </w:numPr>
            <w:spacing w:line="360" w:lineRule="auto"/>
            <w:ind w:left="420" w:firstLineChars="0" w:hanging="420"/>
          </w:pPr>
        </w:pPrChange>
      </w:pPr>
      <w:ins w:id="8046" w:author="xiaohou" w:date="2016-08-31T17:04:00Z">
        <w:del w:id="8047" w:author="Happy" w:date="2018-08-20T18:39:00Z">
          <w:r w:rsidDel="009E1FA8">
            <w:delText>支付回告信息从支付方获取</w:delText>
          </w:r>
        </w:del>
      </w:ins>
    </w:p>
    <w:p w14:paraId="1ACB2285" w14:textId="77777777" w:rsidR="005C3A57" w:rsidDel="009E1FA8" w:rsidRDefault="005A2131">
      <w:pPr>
        <w:rPr>
          <w:del w:id="8048" w:author="Happy" w:date="2018-08-20T18:39:00Z"/>
          <w:rStyle w:val="af8"/>
          <w:i w:val="0"/>
          <w:color w:val="auto"/>
        </w:rPr>
        <w:pPrChange w:id="8049" w:author="Happy" w:date="2018-08-20T18:39:00Z">
          <w:pPr>
            <w:pStyle w:val="4"/>
            <w:spacing w:line="360" w:lineRule="auto"/>
          </w:pPr>
        </w:pPrChange>
      </w:pPr>
      <w:del w:id="8050" w:author="Happy" w:date="2018-08-20T18:39:00Z">
        <w:r w:rsidDel="009E1FA8">
          <w:rPr>
            <w:rStyle w:val="af8"/>
            <w:rFonts w:hint="eastAsia"/>
            <w:b/>
            <w:i w:val="0"/>
            <w:color w:val="auto"/>
          </w:rPr>
          <w:delText>输入项</w:delText>
        </w:r>
      </w:del>
    </w:p>
    <w:p w14:paraId="7DF811AB" w14:textId="77777777" w:rsidR="005C3A57" w:rsidDel="009E1FA8" w:rsidRDefault="005A2131">
      <w:pPr>
        <w:rPr>
          <w:del w:id="8051" w:author="Happy" w:date="2018-08-20T18:39:00Z"/>
        </w:rPr>
        <w:pPrChange w:id="8052" w:author="Happy" w:date="2018-08-20T18:39:00Z">
          <w:pPr>
            <w:spacing w:line="360" w:lineRule="auto"/>
          </w:pPr>
        </w:pPrChange>
      </w:pPr>
      <w:del w:id="8053" w:author="Happy" w:date="2018-08-20T18:39:00Z">
        <w:r w:rsidDel="009E1FA8">
          <w:rPr>
            <w:rFonts w:hint="eastAsia"/>
          </w:rPr>
          <w:delText>无</w:delText>
        </w:r>
      </w:del>
    </w:p>
    <w:p w14:paraId="30CAC6A8" w14:textId="77777777" w:rsidR="005C3A57" w:rsidDel="009E1FA8" w:rsidRDefault="005A2131">
      <w:pPr>
        <w:rPr>
          <w:del w:id="8054" w:author="Happy" w:date="2018-08-20T18:39:00Z"/>
          <w:rStyle w:val="af8"/>
          <w:i w:val="0"/>
          <w:color w:val="auto"/>
        </w:rPr>
        <w:pPrChange w:id="8055" w:author="Happy" w:date="2018-08-20T18:39:00Z">
          <w:pPr>
            <w:pStyle w:val="4"/>
            <w:spacing w:line="360" w:lineRule="auto"/>
          </w:pPr>
        </w:pPrChange>
      </w:pPr>
      <w:del w:id="8056" w:author="Happy" w:date="2018-08-20T18:39:00Z">
        <w:r w:rsidDel="009E1FA8">
          <w:rPr>
            <w:rStyle w:val="af8"/>
            <w:rFonts w:hint="eastAsia"/>
            <w:b/>
            <w:i w:val="0"/>
            <w:color w:val="auto"/>
          </w:rPr>
          <w:delText>操作规则</w:delText>
        </w:r>
      </w:del>
    </w:p>
    <w:p w14:paraId="6E33E67B" w14:textId="77777777" w:rsidR="00727D10" w:rsidDel="009E1FA8" w:rsidRDefault="00EE1ADE">
      <w:pPr>
        <w:rPr>
          <w:ins w:id="8057" w:author="xiaohou" w:date="2016-08-31T17:04:00Z"/>
          <w:del w:id="8058" w:author="Happy" w:date="2018-08-20T18:39:00Z"/>
        </w:rPr>
        <w:pPrChange w:id="8059" w:author="Happy" w:date="2018-08-20T18:39:00Z">
          <w:pPr>
            <w:pStyle w:val="af3"/>
            <w:numPr>
              <w:numId w:val="107"/>
            </w:numPr>
            <w:spacing w:line="360" w:lineRule="auto"/>
            <w:ind w:left="420" w:firstLineChars="0" w:hanging="420"/>
          </w:pPr>
        </w:pPrChange>
      </w:pPr>
      <w:ins w:id="8060" w:author="xiaohou" w:date="2016-08-31T17:04:00Z">
        <w:del w:id="8061" w:author="Happy" w:date="2018-08-20T18:39:00Z">
          <w:r w:rsidDel="009E1FA8">
            <w:rPr>
              <w:rFonts w:hint="eastAsia"/>
            </w:rPr>
            <w:delText>用户打开</w:delText>
          </w:r>
        </w:del>
      </w:ins>
      <w:ins w:id="8062" w:author="xiaohou" w:date="2016-08-31T17:05:00Z">
        <w:del w:id="8063" w:author="Happy" w:date="2018-08-20T18:39:00Z">
          <w:r w:rsidDel="009E1FA8">
            <w:rPr>
              <w:rFonts w:hint="eastAsia"/>
            </w:rPr>
            <w:delText>支付宝</w:delText>
          </w:r>
        </w:del>
      </w:ins>
      <w:ins w:id="8064" w:author="xiaohou" w:date="2016-08-31T17:04:00Z">
        <w:del w:id="8065" w:author="Happy" w:date="2018-08-20T18:39:00Z">
          <w:r w:rsidDel="009E1FA8">
            <w:rPr>
              <w:rFonts w:hint="eastAsia"/>
            </w:rPr>
            <w:delText>，生成支付二维码。</w:delText>
          </w:r>
          <w:r w:rsidDel="009E1FA8">
            <w:rPr>
              <w:rFonts w:hint="eastAsia"/>
            </w:rPr>
            <w:delText>BA</w:delText>
          </w:r>
          <w:r w:rsidDel="009E1FA8">
            <w:rPr>
              <w:rFonts w:hint="eastAsia"/>
            </w:rPr>
            <w:delText>端打开扫码页面进行扫码，扫码后，会显示支付中（见</w:delText>
          </w:r>
          <w:r w:rsidDel="009E1FA8">
            <w:rPr>
              <w:rFonts w:hint="eastAsia"/>
            </w:rPr>
            <w:delText>9.8.7</w:delText>
          </w:r>
          <w:r w:rsidDel="009E1FA8">
            <w:rPr>
              <w:rFonts w:hint="eastAsia"/>
            </w:rPr>
            <w:delText>）。当用户输入支付密码，支付成功后，</w:delText>
          </w:r>
        </w:del>
      </w:ins>
      <w:ins w:id="8066" w:author="xiaohou" w:date="2016-08-31T17:05:00Z">
        <w:del w:id="8067" w:author="Happy" w:date="2018-08-20T18:39:00Z">
          <w:r w:rsidDel="009E1FA8">
            <w:rPr>
              <w:rFonts w:hint="eastAsia"/>
            </w:rPr>
            <w:delText>支付宝</w:delText>
          </w:r>
        </w:del>
      </w:ins>
      <w:ins w:id="8068" w:author="xiaohou" w:date="2016-08-31T17:04:00Z">
        <w:del w:id="8069" w:author="Happy" w:date="2018-08-20T18:39:00Z">
          <w:r w:rsidDel="009E1FA8">
            <w:rPr>
              <w:rFonts w:hint="eastAsia"/>
            </w:rPr>
            <w:delText>系统会给我们的系统反馈支付成功回告（见</w:delText>
          </w:r>
          <w:r w:rsidDel="009E1FA8">
            <w:rPr>
              <w:rFonts w:hint="eastAsia"/>
            </w:rPr>
            <w:delText>9.8.8</w:delText>
          </w:r>
          <w:r w:rsidDel="009E1FA8">
            <w:rPr>
              <w:rFonts w:hint="eastAsia"/>
            </w:rPr>
            <w:delText>），同时触发</w:delText>
          </w:r>
          <w:r w:rsidDel="009E1FA8">
            <w:rPr>
              <w:rFonts w:hint="eastAsia"/>
            </w:rPr>
            <w:delText>POS</w:delText>
          </w:r>
          <w:r w:rsidDel="009E1FA8">
            <w:rPr>
              <w:rFonts w:hint="eastAsia"/>
            </w:rPr>
            <w:delText>打印机打印结账单。当支付失败，则会提示：支付异常（见</w:delText>
          </w:r>
          <w:r w:rsidDel="009E1FA8">
            <w:rPr>
              <w:rFonts w:hint="eastAsia"/>
            </w:rPr>
            <w:delText>9.8.9</w:delText>
          </w:r>
          <w:r w:rsidDel="009E1FA8">
            <w:rPr>
              <w:rFonts w:hint="eastAsia"/>
            </w:rPr>
            <w:delText>）。如果在</w:delText>
          </w:r>
          <w:r w:rsidDel="009E1FA8">
            <w:rPr>
              <w:rFonts w:hint="eastAsia"/>
            </w:rPr>
            <w:delText>10</w:delText>
          </w:r>
          <w:r w:rsidDel="009E1FA8">
            <w:rPr>
              <w:rFonts w:hint="eastAsia"/>
            </w:rPr>
            <w:delText>秒内没有收到支付回告，服务器需要主动询问支付情况。</w:delText>
          </w:r>
        </w:del>
      </w:ins>
    </w:p>
    <w:p w14:paraId="581DF983" w14:textId="77777777" w:rsidR="00727D10" w:rsidDel="009E1FA8" w:rsidRDefault="005A2131">
      <w:pPr>
        <w:rPr>
          <w:del w:id="8070" w:author="Happy" w:date="2018-08-20T18:39:00Z"/>
          <w:rStyle w:val="af8"/>
          <w:i w:val="0"/>
          <w:color w:val="auto"/>
        </w:rPr>
        <w:pPrChange w:id="8071" w:author="Happy" w:date="2018-08-20T18:39:00Z">
          <w:pPr>
            <w:pStyle w:val="4"/>
            <w:spacing w:line="360" w:lineRule="auto"/>
          </w:pPr>
        </w:pPrChange>
      </w:pPr>
      <w:del w:id="8072" w:author="Happy" w:date="2018-08-20T18:39:00Z">
        <w:r w:rsidDel="009E1FA8">
          <w:rPr>
            <w:rStyle w:val="af8"/>
            <w:rFonts w:hint="eastAsia"/>
            <w:b/>
            <w:i w:val="0"/>
            <w:color w:val="auto"/>
          </w:rPr>
          <w:delText>提示信息</w:delText>
        </w:r>
      </w:del>
    </w:p>
    <w:p w14:paraId="10FA081C" w14:textId="77777777" w:rsidR="00727D10" w:rsidDel="009E1FA8" w:rsidRDefault="0084191D">
      <w:pPr>
        <w:rPr>
          <w:del w:id="8073" w:author="Happy" w:date="2018-08-20T18:39:00Z"/>
        </w:rPr>
        <w:pPrChange w:id="8074" w:author="Happy" w:date="2018-08-20T18:39:00Z">
          <w:pPr>
            <w:pStyle w:val="af3"/>
            <w:numPr>
              <w:numId w:val="106"/>
            </w:numPr>
            <w:spacing w:line="360" w:lineRule="auto"/>
            <w:ind w:left="420" w:firstLineChars="0" w:hanging="420"/>
          </w:pPr>
        </w:pPrChange>
      </w:pPr>
      <w:del w:id="8075" w:author="Happy" w:date="2018-08-20T18:39:00Z">
        <w:r w:rsidDel="009E1FA8">
          <w:rPr>
            <w:rFonts w:hint="eastAsia"/>
          </w:rPr>
          <w:delText>当支付成功，则</w:delText>
        </w:r>
        <w:r w:rsidDel="009E1FA8">
          <w:rPr>
            <w:rFonts w:hint="eastAsia"/>
          </w:rPr>
          <w:delText>toast</w:delText>
        </w:r>
        <w:r w:rsidDel="009E1FA8">
          <w:rPr>
            <w:rFonts w:hint="eastAsia"/>
          </w:rPr>
          <w:delText>提示：支付成功；当网络不正常</w:delText>
        </w:r>
      </w:del>
      <w:ins w:id="8076" w:author="xiaohou" w:date="2016-08-31T17:05:00Z">
        <w:del w:id="8077" w:author="Happy" w:date="2018-08-20T18:39:00Z">
          <w:r w:rsidR="00802E6A" w:rsidDel="009E1FA8">
            <w:rPr>
              <w:rFonts w:hint="eastAsia"/>
            </w:rPr>
            <w:delText>或者没有获取到支付成功的回告</w:delText>
          </w:r>
        </w:del>
      </w:ins>
      <w:del w:id="8078" w:author="Happy" w:date="2018-08-20T18:39:00Z">
        <w:r w:rsidDel="009E1FA8">
          <w:rPr>
            <w:rFonts w:hint="eastAsia"/>
          </w:rPr>
          <w:delText>等原因支付失败，则</w:delText>
        </w:r>
        <w:r w:rsidDel="009E1FA8">
          <w:rPr>
            <w:rFonts w:hint="eastAsia"/>
          </w:rPr>
          <w:delText>toast</w:delText>
        </w:r>
        <w:r w:rsidDel="009E1FA8">
          <w:rPr>
            <w:rFonts w:hint="eastAsia"/>
          </w:rPr>
          <w:delText>提示：支付</w:delText>
        </w:r>
      </w:del>
      <w:ins w:id="8079" w:author="xiaohou" w:date="2016-08-31T17:05:00Z">
        <w:del w:id="8080" w:author="Happy" w:date="2018-08-20T18:39:00Z">
          <w:r w:rsidR="00802E6A" w:rsidDel="009E1FA8">
            <w:rPr>
              <w:rFonts w:hint="eastAsia"/>
            </w:rPr>
            <w:delText>异常</w:delText>
          </w:r>
        </w:del>
      </w:ins>
      <w:del w:id="8081" w:author="Happy" w:date="2018-08-20T18:39:00Z">
        <w:r w:rsidDel="009E1FA8">
          <w:rPr>
            <w:rFonts w:hint="eastAsia"/>
          </w:rPr>
          <w:delText>。</w:delText>
        </w:r>
      </w:del>
    </w:p>
    <w:p w14:paraId="6315D4C4" w14:textId="77777777" w:rsidR="00727D10" w:rsidDel="009E1FA8" w:rsidRDefault="00556942">
      <w:pPr>
        <w:rPr>
          <w:del w:id="8082" w:author="Happy" w:date="2018-08-20T18:39:00Z"/>
        </w:rPr>
        <w:pPrChange w:id="8083" w:author="Happy" w:date="2018-08-20T18:39:00Z">
          <w:pPr>
            <w:pStyle w:val="2"/>
            <w:spacing w:line="360" w:lineRule="auto"/>
          </w:pPr>
        </w:pPrChange>
      </w:pPr>
      <w:del w:id="8084" w:author="Happy" w:date="2018-08-20T18:39:00Z">
        <w:r w:rsidDel="009E1FA8">
          <w:rPr>
            <w:rFonts w:hint="eastAsia"/>
          </w:rPr>
          <w:delText>C</w:delText>
        </w:r>
        <w:r w:rsidDel="009E1FA8">
          <w:rPr>
            <w:rFonts w:hint="eastAsia"/>
          </w:rPr>
          <w:delText>端订单处理</w:delText>
        </w:r>
      </w:del>
    </w:p>
    <w:p w14:paraId="57903EB1" w14:textId="77777777" w:rsidR="00727D10" w:rsidDel="009E1FA8" w:rsidRDefault="001E338C">
      <w:pPr>
        <w:rPr>
          <w:del w:id="8085" w:author="Happy" w:date="2018-08-20T18:39:00Z"/>
        </w:rPr>
        <w:pPrChange w:id="8086" w:author="Happy" w:date="2018-08-20T18:39:00Z">
          <w:pPr>
            <w:spacing w:line="360" w:lineRule="auto"/>
          </w:pPr>
        </w:pPrChange>
      </w:pPr>
      <w:del w:id="8087" w:author="Happy" w:date="2018-08-20T18:39:00Z">
        <w:r w:rsidDel="009E1FA8">
          <w:rPr>
            <w:rFonts w:hint="eastAsia"/>
          </w:rPr>
          <w:delText>基本逻辑：</w:delText>
        </w:r>
      </w:del>
    </w:p>
    <w:p w14:paraId="53C1DDD2" w14:textId="77777777" w:rsidR="00727D10" w:rsidDel="009E1FA8" w:rsidRDefault="00DC3DAD">
      <w:pPr>
        <w:rPr>
          <w:del w:id="8088" w:author="Happy" w:date="2018-08-20T18:39:00Z"/>
        </w:rPr>
        <w:pPrChange w:id="8089" w:author="Happy" w:date="2018-08-20T18:39:00Z">
          <w:pPr>
            <w:pStyle w:val="af3"/>
            <w:numPr>
              <w:numId w:val="84"/>
            </w:numPr>
            <w:spacing w:line="360" w:lineRule="auto"/>
            <w:ind w:left="420" w:firstLineChars="0" w:hanging="420"/>
          </w:pPr>
        </w:pPrChange>
      </w:pPr>
      <w:del w:id="8090" w:author="Happy" w:date="2018-08-20T18:39:00Z">
        <w:r w:rsidDel="009E1FA8">
          <w:delText>当</w:delText>
        </w:r>
        <w:r w:rsidDel="009E1FA8">
          <w:delText>C</w:delText>
        </w:r>
        <w:r w:rsidDel="009E1FA8">
          <w:delText>端自行扫码</w:delText>
        </w:r>
        <w:r w:rsidDel="009E1FA8">
          <w:rPr>
            <w:rFonts w:hint="eastAsia"/>
          </w:rPr>
          <w:delText>，</w:delText>
        </w:r>
        <w:r w:rsidDel="009E1FA8">
          <w:delText>点菜</w:delText>
        </w:r>
        <w:r w:rsidDel="009E1FA8">
          <w:rPr>
            <w:rFonts w:hint="eastAsia"/>
          </w:rPr>
          <w:delText>，</w:delText>
        </w:r>
        <w:r w:rsidDel="009E1FA8">
          <w:delText>提交订单后</w:delText>
        </w:r>
        <w:r w:rsidDel="009E1FA8">
          <w:rPr>
            <w:rFonts w:hint="eastAsia"/>
          </w:rPr>
          <w:delText>，</w:delText>
        </w:r>
        <w:r w:rsidDel="009E1FA8">
          <w:delText>需要</w:delText>
        </w:r>
        <w:r w:rsidDel="009E1FA8">
          <w:delText>B</w:delText>
        </w:r>
        <w:r w:rsidDel="009E1FA8">
          <w:delText>端</w:delText>
        </w:r>
        <w:r w:rsidDel="009E1FA8">
          <w:rPr>
            <w:rFonts w:hint="eastAsia"/>
          </w:rPr>
          <w:delText>进行处理</w:delText>
        </w:r>
        <w:r w:rsidR="004F5A8F" w:rsidDel="009E1FA8">
          <w:rPr>
            <w:rFonts w:hint="eastAsia"/>
          </w:rPr>
          <w:delText>后才能</w:delText>
        </w:r>
        <w:r w:rsidR="0073174F" w:rsidDel="009E1FA8">
          <w:rPr>
            <w:rFonts w:hint="eastAsia"/>
          </w:rPr>
          <w:delText>提交后厨并</w:delText>
        </w:r>
        <w:r w:rsidR="00CF2FDD" w:rsidDel="009E1FA8">
          <w:rPr>
            <w:rFonts w:hint="eastAsia"/>
          </w:rPr>
          <w:delText>执行打印（客看单）</w:delText>
        </w:r>
        <w:r w:rsidR="00434B0C" w:rsidDel="009E1FA8">
          <w:rPr>
            <w:rFonts w:hint="eastAsia"/>
          </w:rPr>
          <w:delText>（见</w:delText>
        </w:r>
      </w:del>
      <w:ins w:id="8091" w:author="xiaohou" w:date="2016-08-31T17:08:00Z">
        <w:del w:id="8092" w:author="Happy" w:date="2018-08-20T18:39:00Z">
          <w:r w:rsidR="00931D9A" w:rsidDel="009E1FA8">
            <w:rPr>
              <w:rFonts w:hint="eastAsia"/>
            </w:rPr>
            <w:delText>9</w:delText>
          </w:r>
        </w:del>
      </w:ins>
      <w:del w:id="8093" w:author="Happy" w:date="2018-08-20T18:39:00Z">
        <w:r w:rsidR="00434B0C" w:rsidDel="009E1FA8">
          <w:rPr>
            <w:rFonts w:hint="eastAsia"/>
          </w:rPr>
          <w:delText>.1</w:delText>
        </w:r>
        <w:r w:rsidR="00434B0C" w:rsidDel="009E1FA8">
          <w:rPr>
            <w:rFonts w:hint="eastAsia"/>
          </w:rPr>
          <w:delText>）</w:delText>
        </w:r>
        <w:r w:rsidDel="009E1FA8">
          <w:rPr>
            <w:rFonts w:hint="eastAsia"/>
          </w:rPr>
          <w:delText>。</w:delText>
        </w:r>
      </w:del>
    </w:p>
    <w:p w14:paraId="4F67B31B" w14:textId="77777777" w:rsidR="00727D10" w:rsidDel="009E1FA8" w:rsidRDefault="00DC3DAD">
      <w:pPr>
        <w:rPr>
          <w:del w:id="8094" w:author="Happy" w:date="2018-08-20T18:39:00Z"/>
        </w:rPr>
        <w:pPrChange w:id="8095" w:author="Happy" w:date="2018-08-20T18:39:00Z">
          <w:pPr>
            <w:pStyle w:val="af3"/>
            <w:numPr>
              <w:numId w:val="84"/>
            </w:numPr>
            <w:spacing w:line="360" w:lineRule="auto"/>
            <w:ind w:left="420" w:firstLineChars="0" w:hanging="420"/>
          </w:pPr>
        </w:pPrChange>
      </w:pPr>
      <w:del w:id="8096" w:author="Happy" w:date="2018-08-20T18:39:00Z">
        <w:r w:rsidDel="009E1FA8">
          <w:rPr>
            <w:rFonts w:hint="eastAsia"/>
          </w:rPr>
          <w:delText>当</w:delText>
        </w:r>
        <w:r w:rsidDel="009E1FA8">
          <w:rPr>
            <w:rFonts w:hint="eastAsia"/>
          </w:rPr>
          <w:delText>C</w:delText>
        </w:r>
        <w:r w:rsidDel="009E1FA8">
          <w:rPr>
            <w:rFonts w:hint="eastAsia"/>
          </w:rPr>
          <w:delText>端在就餐过程中进行加菜，提交加菜</w:delText>
        </w:r>
        <w:r w:rsidR="00DF28C7" w:rsidDel="009E1FA8">
          <w:rPr>
            <w:rFonts w:hint="eastAsia"/>
          </w:rPr>
          <w:delText>信息</w:delText>
        </w:r>
        <w:r w:rsidDel="009E1FA8">
          <w:rPr>
            <w:rFonts w:hint="eastAsia"/>
          </w:rPr>
          <w:delText>后，需要</w:delText>
        </w:r>
        <w:r w:rsidDel="009E1FA8">
          <w:rPr>
            <w:rFonts w:hint="eastAsia"/>
          </w:rPr>
          <w:delText>B</w:delText>
        </w:r>
        <w:r w:rsidDel="009E1FA8">
          <w:rPr>
            <w:rFonts w:hint="eastAsia"/>
          </w:rPr>
          <w:delText>端进行处理</w:delText>
        </w:r>
        <w:r w:rsidR="00C36151" w:rsidDel="009E1FA8">
          <w:rPr>
            <w:rFonts w:hint="eastAsia"/>
          </w:rPr>
          <w:delText>后才能提交后厨并执行打印（加菜单）</w:delText>
        </w:r>
        <w:r w:rsidR="00434B0C" w:rsidDel="009E1FA8">
          <w:rPr>
            <w:rFonts w:hint="eastAsia"/>
          </w:rPr>
          <w:delText>（</w:delText>
        </w:r>
      </w:del>
      <w:ins w:id="8097" w:author="xiaohou" w:date="2016-08-31T17:08:00Z">
        <w:del w:id="8098" w:author="Happy" w:date="2018-08-20T18:39:00Z">
          <w:r w:rsidR="00D14051" w:rsidDel="009E1FA8">
            <w:rPr>
              <w:rFonts w:hint="eastAsia"/>
            </w:rPr>
            <w:delText>见</w:delText>
          </w:r>
          <w:r w:rsidR="00931D9A" w:rsidDel="009E1FA8">
            <w:rPr>
              <w:rFonts w:hint="eastAsia"/>
            </w:rPr>
            <w:delText>9</w:delText>
          </w:r>
        </w:del>
      </w:ins>
      <w:del w:id="8099" w:author="Happy" w:date="2018-08-20T18:39:00Z">
        <w:r w:rsidR="00434B0C" w:rsidDel="009E1FA8">
          <w:rPr>
            <w:rFonts w:hint="eastAsia"/>
          </w:rPr>
          <w:delText>.2</w:delText>
        </w:r>
        <w:r w:rsidR="00434B0C" w:rsidDel="009E1FA8">
          <w:rPr>
            <w:rFonts w:hint="eastAsia"/>
          </w:rPr>
          <w:delText>）</w:delText>
        </w:r>
        <w:r w:rsidDel="009E1FA8">
          <w:rPr>
            <w:rFonts w:hint="eastAsia"/>
          </w:rPr>
          <w:delText>。</w:delText>
        </w:r>
      </w:del>
    </w:p>
    <w:p w14:paraId="584EE946" w14:textId="77777777" w:rsidR="00727D10" w:rsidDel="009E1FA8" w:rsidRDefault="00CF1CC2">
      <w:pPr>
        <w:rPr>
          <w:del w:id="8100" w:author="Happy" w:date="2018-08-20T18:39:00Z"/>
        </w:rPr>
        <w:pPrChange w:id="8101" w:author="Happy" w:date="2018-08-20T18:39:00Z">
          <w:pPr>
            <w:pStyle w:val="af3"/>
            <w:numPr>
              <w:numId w:val="84"/>
            </w:numPr>
            <w:spacing w:line="360" w:lineRule="auto"/>
            <w:ind w:left="420" w:firstLineChars="0" w:hanging="420"/>
          </w:pPr>
        </w:pPrChange>
      </w:pPr>
      <w:del w:id="8102" w:author="Happy" w:date="2018-08-20T18:39:00Z">
        <w:r w:rsidDel="009E1FA8">
          <w:rPr>
            <w:rFonts w:hint="eastAsia"/>
          </w:rPr>
          <w:delText>当</w:delText>
        </w:r>
        <w:r w:rsidDel="009E1FA8">
          <w:rPr>
            <w:rFonts w:hint="eastAsia"/>
          </w:rPr>
          <w:delText>C</w:delText>
        </w:r>
        <w:r w:rsidDel="009E1FA8">
          <w:rPr>
            <w:rFonts w:hint="eastAsia"/>
          </w:rPr>
          <w:delText>端预定预点菜，到店开桌后，会给</w:delText>
        </w:r>
        <w:r w:rsidDel="009E1FA8">
          <w:rPr>
            <w:rFonts w:hint="eastAsia"/>
          </w:rPr>
          <w:delText>B</w:delText>
        </w:r>
        <w:r w:rsidDel="009E1FA8">
          <w:rPr>
            <w:rFonts w:hint="eastAsia"/>
          </w:rPr>
          <w:delText>端发送消息，需要</w:delText>
        </w:r>
        <w:r w:rsidDel="009E1FA8">
          <w:rPr>
            <w:rFonts w:hint="eastAsia"/>
          </w:rPr>
          <w:delText>B</w:delText>
        </w:r>
        <w:r w:rsidDel="009E1FA8">
          <w:rPr>
            <w:rFonts w:hint="eastAsia"/>
          </w:rPr>
          <w:delText>端进行处理点菜订单</w:delText>
        </w:r>
        <w:r w:rsidR="003E36A4" w:rsidDel="009E1FA8">
          <w:rPr>
            <w:rFonts w:hint="eastAsia"/>
          </w:rPr>
          <w:delText>（见</w:delText>
        </w:r>
      </w:del>
      <w:ins w:id="8103" w:author="xiaohou" w:date="2016-08-31T17:08:00Z">
        <w:del w:id="8104" w:author="Happy" w:date="2018-08-20T18:39:00Z">
          <w:r w:rsidR="00931D9A" w:rsidDel="009E1FA8">
            <w:rPr>
              <w:rFonts w:hint="eastAsia"/>
            </w:rPr>
            <w:delText>9</w:delText>
          </w:r>
        </w:del>
      </w:ins>
      <w:del w:id="8105" w:author="Happy" w:date="2018-08-20T18:39:00Z">
        <w:r w:rsidR="003E36A4" w:rsidDel="009E1FA8">
          <w:rPr>
            <w:rFonts w:hint="eastAsia"/>
          </w:rPr>
          <w:delText>.1</w:delText>
        </w:r>
        <w:r w:rsidR="003E36A4" w:rsidDel="009E1FA8">
          <w:rPr>
            <w:rFonts w:hint="eastAsia"/>
          </w:rPr>
          <w:delText>）</w:delText>
        </w:r>
        <w:r w:rsidDel="009E1FA8">
          <w:rPr>
            <w:rFonts w:hint="eastAsia"/>
          </w:rPr>
          <w:delText>。</w:delText>
        </w:r>
      </w:del>
    </w:p>
    <w:p w14:paraId="665813CB" w14:textId="77777777" w:rsidR="00727D10" w:rsidDel="009E1FA8" w:rsidRDefault="004E562B">
      <w:pPr>
        <w:rPr>
          <w:del w:id="8106" w:author="Happy" w:date="2018-08-20T18:39:00Z"/>
        </w:rPr>
        <w:pPrChange w:id="8107" w:author="Happy" w:date="2018-08-20T18:39:00Z">
          <w:pPr>
            <w:pStyle w:val="af3"/>
            <w:numPr>
              <w:numId w:val="84"/>
            </w:numPr>
            <w:spacing w:line="360" w:lineRule="auto"/>
            <w:ind w:left="420" w:firstLineChars="0" w:hanging="420"/>
          </w:pPr>
        </w:pPrChange>
      </w:pPr>
      <w:del w:id="8108" w:author="Happy" w:date="2018-08-20T18:39:00Z">
        <w:r w:rsidDel="009E1FA8">
          <w:rPr>
            <w:rFonts w:hint="eastAsia"/>
          </w:rPr>
          <w:delText>如果</w:delText>
        </w:r>
        <w:r w:rsidDel="009E1FA8">
          <w:rPr>
            <w:rFonts w:hint="eastAsia"/>
          </w:rPr>
          <w:delText>C</w:delText>
        </w:r>
        <w:r w:rsidDel="009E1FA8">
          <w:rPr>
            <w:rFonts w:hint="eastAsia"/>
          </w:rPr>
          <w:delText>端消息处理时，不小心将消息删除，则直接可以搜索桌台，桌台处在已开桌，订单待确认。</w:delText>
        </w:r>
      </w:del>
    </w:p>
    <w:p w14:paraId="5BFC4C21" w14:textId="77777777" w:rsidR="00727D10" w:rsidDel="009E1FA8" w:rsidRDefault="00E80012">
      <w:pPr>
        <w:rPr>
          <w:del w:id="8109" w:author="Happy" w:date="2018-08-20T18:39:00Z"/>
        </w:rPr>
        <w:pPrChange w:id="8110" w:author="Happy" w:date="2018-08-20T18:39:00Z">
          <w:pPr>
            <w:pStyle w:val="3"/>
            <w:spacing w:line="360" w:lineRule="auto"/>
          </w:pPr>
        </w:pPrChange>
      </w:pPr>
      <w:del w:id="8111" w:author="Happy" w:date="2018-08-20T18:39:00Z">
        <w:r w:rsidDel="009E1FA8">
          <w:delText>C</w:delText>
        </w:r>
        <w:r w:rsidDel="009E1FA8">
          <w:delText>端扫码</w:delText>
        </w:r>
        <w:r w:rsidDel="009E1FA8">
          <w:rPr>
            <w:rFonts w:hint="eastAsia"/>
          </w:rPr>
          <w:delText>提交订单</w:delText>
        </w:r>
      </w:del>
    </w:p>
    <w:p w14:paraId="790171B7" w14:textId="77777777" w:rsidR="00727D10" w:rsidDel="009E1FA8" w:rsidRDefault="006E61C7">
      <w:pPr>
        <w:rPr>
          <w:del w:id="8112" w:author="Happy" w:date="2018-08-20T18:39:00Z"/>
        </w:rPr>
        <w:pPrChange w:id="8113" w:author="Happy" w:date="2018-08-20T18:39:00Z">
          <w:pPr>
            <w:spacing w:line="360" w:lineRule="auto"/>
          </w:pPr>
        </w:pPrChange>
      </w:pPr>
      <w:del w:id="8114" w:author="Happy" w:date="2018-08-20T18:39:00Z">
        <w:r w:rsidDel="009E1FA8">
          <w:rPr>
            <w:noProof/>
          </w:rPr>
          <w:drawing>
            <wp:inline distT="0" distB="0" distL="0" distR="0" wp14:anchorId="71D71645" wp14:editId="637E4010">
              <wp:extent cx="5495290" cy="4459605"/>
              <wp:effectExtent l="19050" t="0" r="0" b="0"/>
              <wp:docPr id="88"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4"/>
                      <a:srcRect/>
                      <a:stretch>
                        <a:fillRect/>
                      </a:stretch>
                    </pic:blipFill>
                    <pic:spPr bwMode="auto">
                      <a:xfrm>
                        <a:off x="0" y="0"/>
                        <a:ext cx="5495290" cy="4459605"/>
                      </a:xfrm>
                      <a:prstGeom prst="rect">
                        <a:avLst/>
                      </a:prstGeom>
                      <a:noFill/>
                      <a:ln w="9525">
                        <a:noFill/>
                        <a:miter lim="800000"/>
                        <a:headEnd/>
                        <a:tailEnd/>
                      </a:ln>
                    </pic:spPr>
                  </pic:pic>
                </a:graphicData>
              </a:graphic>
            </wp:inline>
          </w:drawing>
        </w:r>
      </w:del>
    </w:p>
    <w:p w14:paraId="4774709E" w14:textId="77777777" w:rsidR="00727D10" w:rsidDel="009E1FA8" w:rsidRDefault="00E80012">
      <w:pPr>
        <w:rPr>
          <w:del w:id="8115" w:author="Happy" w:date="2018-08-20T18:39:00Z"/>
        </w:rPr>
        <w:pPrChange w:id="8116" w:author="Happy" w:date="2018-08-20T18:39:00Z">
          <w:pPr>
            <w:pStyle w:val="4"/>
            <w:spacing w:line="360" w:lineRule="auto"/>
          </w:pPr>
        </w:pPrChange>
      </w:pPr>
      <w:del w:id="8117" w:author="Happy" w:date="2018-08-20T18:39:00Z">
        <w:r w:rsidDel="009E1FA8">
          <w:delText>显示内容</w:delText>
        </w:r>
      </w:del>
    </w:p>
    <w:p w14:paraId="5911300B" w14:textId="77777777" w:rsidR="00727D10" w:rsidDel="009E1FA8" w:rsidRDefault="00535450">
      <w:pPr>
        <w:rPr>
          <w:del w:id="8118" w:author="Happy" w:date="2018-08-20T18:39:00Z"/>
        </w:rPr>
        <w:pPrChange w:id="8119" w:author="Happy" w:date="2018-08-20T18:39:00Z">
          <w:pPr>
            <w:spacing w:line="360" w:lineRule="auto"/>
          </w:pPr>
        </w:pPrChange>
      </w:pPr>
      <w:del w:id="8120" w:author="Happy" w:date="2018-08-20T18:39:00Z">
        <w:r w:rsidDel="009E1FA8">
          <w:rPr>
            <w:rFonts w:hint="eastAsia"/>
          </w:rPr>
          <w:delText>订单信息</w:delText>
        </w:r>
      </w:del>
    </w:p>
    <w:p w14:paraId="036CFD40" w14:textId="77777777" w:rsidR="00727D10" w:rsidDel="009E1FA8" w:rsidRDefault="00C21255">
      <w:pPr>
        <w:rPr>
          <w:del w:id="8121" w:author="Happy" w:date="2018-08-20T18:39:00Z"/>
        </w:rPr>
        <w:pPrChange w:id="8122" w:author="Happy" w:date="2018-08-20T18:39:00Z">
          <w:pPr>
            <w:pStyle w:val="af3"/>
            <w:numPr>
              <w:numId w:val="85"/>
            </w:numPr>
            <w:spacing w:line="360" w:lineRule="auto"/>
            <w:ind w:left="420" w:firstLineChars="0" w:hanging="420"/>
          </w:pPr>
        </w:pPrChange>
      </w:pPr>
      <w:del w:id="8123" w:author="Happy" w:date="2018-08-20T18:39:00Z">
        <w:r w:rsidDel="009E1FA8">
          <w:delText>桌台号</w:delText>
        </w:r>
        <w:r w:rsidR="00F653AA" w:rsidDel="009E1FA8">
          <w:rPr>
            <w:rFonts w:hint="eastAsia"/>
          </w:rPr>
          <w:delText>：</w:delText>
        </w:r>
        <w:r w:rsidDel="009E1FA8">
          <w:rPr>
            <w:rFonts w:hint="eastAsia"/>
          </w:rPr>
          <w:delText>只是暂时记录了此桌台的桌台号，等</w:delText>
        </w:r>
        <w:r w:rsidDel="009E1FA8">
          <w:rPr>
            <w:rFonts w:hint="eastAsia"/>
          </w:rPr>
          <w:delText>B</w:delText>
        </w:r>
        <w:r w:rsidDel="009E1FA8">
          <w:rPr>
            <w:rFonts w:hint="eastAsia"/>
          </w:rPr>
          <w:delText>端服务员接受后，此桌台才真正开桌，当拒绝后，此桌台释放。</w:delText>
        </w:r>
      </w:del>
    </w:p>
    <w:p w14:paraId="073C3F45" w14:textId="77777777" w:rsidR="005C3A57" w:rsidDel="009E1FA8" w:rsidRDefault="00F653AA">
      <w:pPr>
        <w:rPr>
          <w:del w:id="8124" w:author="Happy" w:date="2018-08-20T18:39:00Z"/>
        </w:rPr>
        <w:pPrChange w:id="8125" w:author="Happy" w:date="2018-08-20T18:39:00Z">
          <w:pPr>
            <w:pStyle w:val="af3"/>
            <w:numPr>
              <w:numId w:val="85"/>
            </w:numPr>
            <w:spacing w:line="360" w:lineRule="auto"/>
            <w:ind w:left="420" w:firstLineChars="0" w:hanging="420"/>
          </w:pPr>
        </w:pPrChange>
      </w:pPr>
      <w:del w:id="8126" w:author="Happy" w:date="2018-08-20T18:39:00Z">
        <w:r w:rsidDel="009E1FA8">
          <w:rPr>
            <w:rFonts w:hint="eastAsia"/>
          </w:rPr>
          <w:delText>市别：根据</w:delText>
        </w:r>
        <w:r w:rsidDel="009E1FA8">
          <w:rPr>
            <w:rFonts w:hint="eastAsia"/>
          </w:rPr>
          <w:delText>C</w:delText>
        </w:r>
        <w:r w:rsidDel="009E1FA8">
          <w:rPr>
            <w:rFonts w:hint="eastAsia"/>
          </w:rPr>
          <w:delText>端扫桌码时间，系统自动判断此时间所属餐段进行显示。</w:delText>
        </w:r>
      </w:del>
    </w:p>
    <w:p w14:paraId="2D53E454" w14:textId="77777777" w:rsidR="005C3A57" w:rsidDel="009E1FA8" w:rsidRDefault="00536D0D">
      <w:pPr>
        <w:rPr>
          <w:del w:id="8127" w:author="Happy" w:date="2018-08-20T18:39:00Z"/>
        </w:rPr>
        <w:pPrChange w:id="8128" w:author="Happy" w:date="2018-08-20T18:39:00Z">
          <w:pPr>
            <w:pStyle w:val="af3"/>
            <w:numPr>
              <w:numId w:val="85"/>
            </w:numPr>
            <w:spacing w:line="360" w:lineRule="auto"/>
            <w:ind w:left="420" w:firstLineChars="0" w:hanging="420"/>
          </w:pPr>
        </w:pPrChange>
      </w:pPr>
      <w:del w:id="8129" w:author="Happy" w:date="2018-08-20T18:39:00Z">
        <w:r w:rsidDel="009E1FA8">
          <w:rPr>
            <w:rFonts w:hint="eastAsia"/>
          </w:rPr>
          <w:delText>订单来源：显示食乐淘</w:delText>
        </w:r>
        <w:r w:rsidDel="009E1FA8">
          <w:rPr>
            <w:rFonts w:hint="eastAsia"/>
          </w:rPr>
          <w:delText>APP</w:delText>
        </w:r>
      </w:del>
    </w:p>
    <w:p w14:paraId="066B2F14" w14:textId="77777777" w:rsidR="005C3A57" w:rsidDel="009E1FA8" w:rsidRDefault="00F653AA">
      <w:pPr>
        <w:rPr>
          <w:del w:id="8130" w:author="Happy" w:date="2018-08-20T18:39:00Z"/>
        </w:rPr>
        <w:pPrChange w:id="8131" w:author="Happy" w:date="2018-08-20T18:39:00Z">
          <w:pPr>
            <w:pStyle w:val="af3"/>
            <w:numPr>
              <w:numId w:val="85"/>
            </w:numPr>
            <w:spacing w:line="360" w:lineRule="auto"/>
            <w:ind w:left="420" w:firstLineChars="0" w:hanging="420"/>
          </w:pPr>
        </w:pPrChange>
      </w:pPr>
      <w:del w:id="8132" w:author="Happy" w:date="2018-08-20T18:39:00Z">
        <w:r w:rsidDel="009E1FA8">
          <w:rPr>
            <w:rFonts w:hint="eastAsia"/>
          </w:rPr>
          <w:delText>订单编号：</w:delText>
        </w:r>
        <w:r w:rsidR="00B9615B" w:rsidDel="009E1FA8">
          <w:rPr>
            <w:rFonts w:hint="eastAsia"/>
          </w:rPr>
          <w:delText>只读</w:delText>
        </w:r>
        <w:r w:rsidDel="009E1FA8">
          <w:rPr>
            <w:rFonts w:hint="eastAsia"/>
          </w:rPr>
          <w:delText>。</w:delText>
        </w:r>
      </w:del>
    </w:p>
    <w:p w14:paraId="58F9CD75" w14:textId="77777777" w:rsidR="005C3A57" w:rsidDel="009E1FA8" w:rsidRDefault="00B9615B">
      <w:pPr>
        <w:rPr>
          <w:del w:id="8133" w:author="Happy" w:date="2018-08-20T18:39:00Z"/>
        </w:rPr>
        <w:pPrChange w:id="8134" w:author="Happy" w:date="2018-08-20T18:39:00Z">
          <w:pPr>
            <w:pStyle w:val="af3"/>
            <w:numPr>
              <w:numId w:val="85"/>
            </w:numPr>
            <w:spacing w:line="360" w:lineRule="auto"/>
            <w:ind w:left="420" w:firstLineChars="0" w:hanging="420"/>
          </w:pPr>
        </w:pPrChange>
      </w:pPr>
      <w:del w:id="8135" w:author="Happy" w:date="2018-08-20T18:39:00Z">
        <w:r w:rsidDel="009E1FA8">
          <w:rPr>
            <w:rFonts w:hint="eastAsia"/>
          </w:rPr>
          <w:delText>订单状态：待确认。</w:delText>
        </w:r>
      </w:del>
    </w:p>
    <w:p w14:paraId="024BEE61" w14:textId="77777777" w:rsidR="005C3A57" w:rsidDel="009E1FA8" w:rsidRDefault="00F653AA">
      <w:pPr>
        <w:rPr>
          <w:del w:id="8136" w:author="Happy" w:date="2018-08-20T18:39:00Z"/>
        </w:rPr>
        <w:pPrChange w:id="8137" w:author="Happy" w:date="2018-08-20T18:39:00Z">
          <w:pPr>
            <w:pStyle w:val="af3"/>
            <w:numPr>
              <w:numId w:val="85"/>
            </w:numPr>
            <w:spacing w:line="360" w:lineRule="auto"/>
            <w:ind w:left="420" w:firstLineChars="0" w:hanging="420"/>
          </w:pPr>
        </w:pPrChange>
      </w:pPr>
      <w:del w:id="8138" w:author="Happy" w:date="2018-08-20T18:39:00Z">
        <w:r w:rsidDel="009E1FA8">
          <w:rPr>
            <w:rFonts w:hint="eastAsia"/>
          </w:rPr>
          <w:delText>开桌信息：</w:delText>
        </w:r>
        <w:r w:rsidR="00D169AB" w:rsidDel="009E1FA8">
          <w:rPr>
            <w:rFonts w:hint="eastAsia"/>
          </w:rPr>
          <w:delText>如果是用户</w:delText>
        </w:r>
        <w:r w:rsidR="00C51209" w:rsidDel="009E1FA8">
          <w:rPr>
            <w:rFonts w:hint="eastAsia"/>
          </w:rPr>
          <w:delText>到店后</w:delText>
        </w:r>
        <w:r w:rsidR="00D169AB" w:rsidDel="009E1FA8">
          <w:rPr>
            <w:rFonts w:hint="eastAsia"/>
          </w:rPr>
          <w:delText>自行扫码开桌，则显示用户姓名及开桌时间</w:delText>
        </w:r>
        <w:r w:rsidR="00C51209" w:rsidDel="009E1FA8">
          <w:rPr>
            <w:rFonts w:hint="eastAsia"/>
          </w:rPr>
          <w:delText>；如果是预</w:delText>
        </w:r>
        <w:r w:rsidR="008744A0" w:rsidDel="009E1FA8">
          <w:rPr>
            <w:rFonts w:hint="eastAsia"/>
          </w:rPr>
          <w:delText>订</w:delText>
        </w:r>
        <w:r w:rsidR="00C51209" w:rsidDel="009E1FA8">
          <w:rPr>
            <w:rFonts w:hint="eastAsia"/>
          </w:rPr>
          <w:delText>点菜订单，则</w:delText>
        </w:r>
        <w:r w:rsidR="00A32F80" w:rsidDel="009E1FA8">
          <w:rPr>
            <w:rFonts w:hint="eastAsia"/>
          </w:rPr>
          <w:delText>服务员点击开桌后，显示服务员用户名及开桌时间。</w:delText>
        </w:r>
      </w:del>
    </w:p>
    <w:p w14:paraId="3604AFCB" w14:textId="77777777" w:rsidR="005C3A57" w:rsidDel="009E1FA8" w:rsidRDefault="00F653AA">
      <w:pPr>
        <w:rPr>
          <w:del w:id="8139" w:author="Happy" w:date="2018-08-20T18:39:00Z"/>
        </w:rPr>
        <w:pPrChange w:id="8140" w:author="Happy" w:date="2018-08-20T18:39:00Z">
          <w:pPr>
            <w:pStyle w:val="af3"/>
            <w:numPr>
              <w:numId w:val="85"/>
            </w:numPr>
            <w:spacing w:line="360" w:lineRule="auto"/>
            <w:ind w:left="420" w:firstLineChars="0" w:hanging="420"/>
          </w:pPr>
        </w:pPrChange>
      </w:pPr>
      <w:del w:id="8141" w:author="Happy" w:date="2018-08-20T18:39:00Z">
        <w:r w:rsidDel="009E1FA8">
          <w:rPr>
            <w:rFonts w:hint="eastAsia"/>
          </w:rPr>
          <w:delText>下单信息：无，当</w:delText>
        </w:r>
        <w:r w:rsidDel="009E1FA8">
          <w:rPr>
            <w:rFonts w:hint="eastAsia"/>
          </w:rPr>
          <w:delText>B</w:delText>
        </w:r>
        <w:r w:rsidDel="009E1FA8">
          <w:rPr>
            <w:rFonts w:hint="eastAsia"/>
          </w:rPr>
          <w:delText>端“接受”后，显示下单时间及</w:delText>
        </w:r>
        <w:r w:rsidR="002204B0" w:rsidDel="009E1FA8">
          <w:rPr>
            <w:rFonts w:hint="eastAsia"/>
          </w:rPr>
          <w:delText>服务员信息</w:delText>
        </w:r>
        <w:r w:rsidDel="009E1FA8">
          <w:rPr>
            <w:rFonts w:hint="eastAsia"/>
          </w:rPr>
          <w:delText>。</w:delText>
        </w:r>
      </w:del>
    </w:p>
    <w:p w14:paraId="6CD8CD32" w14:textId="77777777" w:rsidR="005C3A57" w:rsidDel="009E1FA8" w:rsidRDefault="00B0591A">
      <w:pPr>
        <w:rPr>
          <w:del w:id="8142" w:author="Happy" w:date="2018-08-20T18:39:00Z"/>
        </w:rPr>
        <w:pPrChange w:id="8143" w:author="Happy" w:date="2018-08-20T18:39:00Z">
          <w:pPr>
            <w:pStyle w:val="af3"/>
            <w:numPr>
              <w:numId w:val="85"/>
            </w:numPr>
            <w:spacing w:line="360" w:lineRule="auto"/>
            <w:ind w:left="420" w:firstLineChars="0" w:hanging="420"/>
          </w:pPr>
        </w:pPrChange>
      </w:pPr>
      <w:del w:id="8144" w:author="Happy" w:date="2018-08-20T18:39:00Z">
        <w:r w:rsidDel="009E1FA8">
          <w:rPr>
            <w:rFonts w:hint="eastAsia"/>
          </w:rPr>
          <w:delText>就餐人：自动提取</w:delText>
        </w:r>
        <w:r w:rsidDel="009E1FA8">
          <w:rPr>
            <w:rFonts w:hint="eastAsia"/>
          </w:rPr>
          <w:delText>C</w:delText>
        </w:r>
        <w:r w:rsidDel="009E1FA8">
          <w:rPr>
            <w:rFonts w:hint="eastAsia"/>
          </w:rPr>
          <w:delText>端操作人的姓名、性别、电话。</w:delText>
        </w:r>
      </w:del>
    </w:p>
    <w:p w14:paraId="5444EED3" w14:textId="77777777" w:rsidR="005C3A57" w:rsidDel="009E1FA8" w:rsidRDefault="00B0591A">
      <w:pPr>
        <w:rPr>
          <w:del w:id="8145" w:author="Happy" w:date="2018-08-20T18:39:00Z"/>
        </w:rPr>
        <w:pPrChange w:id="8146" w:author="Happy" w:date="2018-08-20T18:39:00Z">
          <w:pPr>
            <w:pStyle w:val="af3"/>
            <w:numPr>
              <w:numId w:val="85"/>
            </w:numPr>
            <w:spacing w:line="360" w:lineRule="auto"/>
            <w:ind w:left="420" w:firstLineChars="0" w:hanging="420"/>
          </w:pPr>
        </w:pPrChange>
      </w:pPr>
      <w:del w:id="8147" w:author="Happy" w:date="2018-08-20T18:39:00Z">
        <w:r w:rsidDel="009E1FA8">
          <w:rPr>
            <w:rFonts w:hint="eastAsia"/>
          </w:rPr>
          <w:delText>人数：无，需要</w:delText>
        </w:r>
        <w:r w:rsidDel="009E1FA8">
          <w:rPr>
            <w:rFonts w:hint="eastAsia"/>
          </w:rPr>
          <w:delText>B</w:delText>
        </w:r>
        <w:r w:rsidDel="009E1FA8">
          <w:rPr>
            <w:rFonts w:hint="eastAsia"/>
          </w:rPr>
          <w:delText>端进行填写。</w:delText>
        </w:r>
      </w:del>
    </w:p>
    <w:p w14:paraId="738AF1A3" w14:textId="77777777" w:rsidR="005C3A57" w:rsidDel="009E1FA8" w:rsidRDefault="00AE264C">
      <w:pPr>
        <w:rPr>
          <w:del w:id="8148" w:author="Happy" w:date="2018-08-20T18:39:00Z"/>
        </w:rPr>
        <w:pPrChange w:id="8149" w:author="Happy" w:date="2018-08-20T18:39:00Z">
          <w:pPr>
            <w:pStyle w:val="af3"/>
            <w:numPr>
              <w:numId w:val="85"/>
            </w:numPr>
            <w:spacing w:line="360" w:lineRule="auto"/>
            <w:ind w:left="420" w:firstLineChars="0" w:hanging="420"/>
          </w:pPr>
        </w:pPrChange>
      </w:pPr>
      <w:del w:id="8150" w:author="Happy" w:date="2018-08-20T18:39:00Z">
        <w:r w:rsidDel="009E1FA8">
          <w:rPr>
            <w:rFonts w:hint="eastAsia"/>
          </w:rPr>
          <w:delText>备注：如果有备注，则红色字体显示。</w:delText>
        </w:r>
      </w:del>
      <w:ins w:id="8151" w:author="xiaohou" w:date="2016-09-20T11:53:00Z">
        <w:del w:id="8152" w:author="Happy" w:date="2018-08-20T18:39:00Z">
          <w:r w:rsidR="00895B98" w:rsidDel="009E1FA8">
            <w:rPr>
              <w:rFonts w:hint="eastAsia"/>
            </w:rPr>
            <w:delText>并且可以修改备注（见</w:delText>
          </w:r>
          <w:r w:rsidR="00895B98" w:rsidDel="009E1FA8">
            <w:rPr>
              <w:rFonts w:hint="eastAsia"/>
            </w:rPr>
            <w:delText>3.</w:delText>
          </w:r>
        </w:del>
      </w:ins>
      <w:ins w:id="8153" w:author="xiaohou" w:date="2016-09-20T11:54:00Z">
        <w:del w:id="8154" w:author="Happy" w:date="2018-08-20T18:39:00Z">
          <w:r w:rsidR="00895B98" w:rsidDel="009E1FA8">
            <w:rPr>
              <w:rFonts w:hint="eastAsia"/>
            </w:rPr>
            <w:delText>7</w:delText>
          </w:r>
        </w:del>
      </w:ins>
      <w:ins w:id="8155" w:author="xiaohou" w:date="2016-09-20T11:53:00Z">
        <w:del w:id="8156" w:author="Happy" w:date="2018-08-20T18:39:00Z">
          <w:r w:rsidR="00895B98" w:rsidDel="009E1FA8">
            <w:rPr>
              <w:rFonts w:hint="eastAsia"/>
            </w:rPr>
            <w:delText>）</w:delText>
          </w:r>
        </w:del>
      </w:ins>
      <w:ins w:id="8157" w:author="xiaohou" w:date="2016-09-20T11:54:00Z">
        <w:del w:id="8158" w:author="Happy" w:date="2018-08-20T18:39:00Z">
          <w:r w:rsidR="00963E3E" w:rsidDel="009E1FA8">
            <w:rPr>
              <w:rFonts w:hint="eastAsia"/>
            </w:rPr>
            <w:delText>。</w:delText>
          </w:r>
        </w:del>
      </w:ins>
    </w:p>
    <w:p w14:paraId="3464E404" w14:textId="77777777" w:rsidR="005C3A57" w:rsidDel="009E1FA8" w:rsidRDefault="00535450">
      <w:pPr>
        <w:rPr>
          <w:del w:id="8159" w:author="Happy" w:date="2018-08-20T18:39:00Z"/>
        </w:rPr>
        <w:pPrChange w:id="8160" w:author="Happy" w:date="2018-08-20T18:39:00Z">
          <w:pPr>
            <w:pStyle w:val="af3"/>
            <w:spacing w:line="360" w:lineRule="auto"/>
            <w:ind w:firstLineChars="0" w:firstLine="0"/>
          </w:pPr>
        </w:pPrChange>
      </w:pPr>
      <w:del w:id="8161" w:author="Happy" w:date="2018-08-20T18:39:00Z">
        <w:r w:rsidDel="009E1FA8">
          <w:delText>菜品信息</w:delText>
        </w:r>
      </w:del>
    </w:p>
    <w:p w14:paraId="1D8C3337" w14:textId="77777777" w:rsidR="005C3A57" w:rsidDel="009E1FA8" w:rsidRDefault="00535450">
      <w:pPr>
        <w:rPr>
          <w:del w:id="8162" w:author="Happy" w:date="2018-08-20T18:39:00Z"/>
        </w:rPr>
        <w:pPrChange w:id="8163" w:author="Happy" w:date="2018-08-20T18:39:00Z">
          <w:pPr>
            <w:pStyle w:val="af3"/>
            <w:numPr>
              <w:numId w:val="86"/>
            </w:numPr>
            <w:spacing w:line="360" w:lineRule="auto"/>
            <w:ind w:left="420" w:firstLineChars="0" w:hanging="420"/>
          </w:pPr>
        </w:pPrChange>
      </w:pPr>
      <w:del w:id="8164" w:author="Happy" w:date="2018-08-20T18:39:00Z">
        <w:r w:rsidDel="009E1FA8">
          <w:delText>菜品编号</w:delText>
        </w:r>
        <w:r w:rsidDel="009E1FA8">
          <w:rPr>
            <w:rFonts w:hint="eastAsia"/>
          </w:rPr>
          <w:delText>、</w:delText>
        </w:r>
        <w:r w:rsidDel="009E1FA8">
          <w:delText>菜品名称</w:delText>
        </w:r>
        <w:r w:rsidDel="009E1FA8">
          <w:rPr>
            <w:rFonts w:hint="eastAsia"/>
          </w:rPr>
          <w:delText>、</w:delText>
        </w:r>
        <w:r w:rsidDel="009E1FA8">
          <w:delText>数量及金额</w:delText>
        </w:r>
        <w:r w:rsidR="00123559" w:rsidDel="009E1FA8">
          <w:rPr>
            <w:rFonts w:hint="eastAsia"/>
          </w:rPr>
          <w:delText>及备注信息</w:delText>
        </w:r>
      </w:del>
      <w:ins w:id="8165" w:author="xiaohou" w:date="2016-09-20T11:54:00Z">
        <w:del w:id="8166" w:author="Happy" w:date="2018-08-20T18:39:00Z">
          <w:r w:rsidR="00963E3E" w:rsidDel="009E1FA8">
            <w:rPr>
              <w:rFonts w:hint="eastAsia"/>
            </w:rPr>
            <w:delText>，点击，弹出</w:delText>
          </w:r>
        </w:del>
      </w:ins>
      <w:ins w:id="8167" w:author="xiaohou" w:date="2016-09-20T11:55:00Z">
        <w:del w:id="8168" w:author="Happy" w:date="2018-08-20T18:39:00Z">
          <w:r w:rsidR="00963E3E" w:rsidDel="009E1FA8">
            <w:rPr>
              <w:rFonts w:hint="eastAsia"/>
            </w:rPr>
            <w:delText>菜品弹框（见</w:delText>
          </w:r>
          <w:r w:rsidR="00963E3E" w:rsidDel="009E1FA8">
            <w:rPr>
              <w:rFonts w:hint="eastAsia"/>
            </w:rPr>
            <w:delText>3.3</w:delText>
          </w:r>
          <w:r w:rsidR="00963E3E" w:rsidDel="009E1FA8">
            <w:rPr>
              <w:rFonts w:hint="eastAsia"/>
            </w:rPr>
            <w:delText>），可以修改菜品备注。</w:delText>
          </w:r>
        </w:del>
      </w:ins>
      <w:del w:id="8169" w:author="Happy" w:date="2018-08-20T18:39:00Z">
        <w:r w:rsidR="00123559" w:rsidDel="009E1FA8">
          <w:rPr>
            <w:rFonts w:hint="eastAsia"/>
          </w:rPr>
          <w:delText>。</w:delText>
        </w:r>
      </w:del>
    </w:p>
    <w:p w14:paraId="26957C94" w14:textId="77777777" w:rsidR="005C3A57" w:rsidDel="009E1FA8" w:rsidRDefault="00123559">
      <w:pPr>
        <w:rPr>
          <w:del w:id="8170" w:author="Happy" w:date="2018-08-20T18:39:00Z"/>
        </w:rPr>
        <w:pPrChange w:id="8171" w:author="Happy" w:date="2018-08-20T18:39:00Z">
          <w:pPr>
            <w:pStyle w:val="af3"/>
            <w:numPr>
              <w:numId w:val="86"/>
            </w:numPr>
            <w:spacing w:line="360" w:lineRule="auto"/>
            <w:ind w:left="420" w:firstLineChars="0" w:hanging="420"/>
          </w:pPr>
        </w:pPrChange>
      </w:pPr>
      <w:del w:id="8172" w:author="Happy" w:date="2018-08-20T18:39:00Z">
        <w:r w:rsidDel="009E1FA8">
          <w:rPr>
            <w:rFonts w:hint="eastAsia"/>
          </w:rPr>
          <w:delText>合计、合计数量及金额。</w:delText>
        </w:r>
      </w:del>
    </w:p>
    <w:p w14:paraId="4FD90B10" w14:textId="77777777" w:rsidR="005C3A57" w:rsidDel="009E1FA8" w:rsidRDefault="00D93085">
      <w:pPr>
        <w:rPr>
          <w:del w:id="8173" w:author="Happy" w:date="2018-08-20T18:39:00Z"/>
        </w:rPr>
        <w:pPrChange w:id="8174" w:author="Happy" w:date="2018-08-20T18:39:00Z">
          <w:pPr>
            <w:pStyle w:val="4"/>
            <w:spacing w:line="360" w:lineRule="auto"/>
          </w:pPr>
        </w:pPrChange>
      </w:pPr>
      <w:del w:id="8175" w:author="Happy" w:date="2018-08-20T18:39:00Z">
        <w:r w:rsidDel="009E1FA8">
          <w:delText>出入口</w:delText>
        </w:r>
      </w:del>
    </w:p>
    <w:p w14:paraId="548A41B9" w14:textId="77777777" w:rsidR="005C3A57" w:rsidDel="009E1FA8" w:rsidRDefault="00D93085">
      <w:pPr>
        <w:rPr>
          <w:del w:id="8176" w:author="Happy" w:date="2018-08-20T18:39:00Z"/>
        </w:rPr>
        <w:pPrChange w:id="8177" w:author="Happy" w:date="2018-08-20T18:39:00Z">
          <w:pPr>
            <w:pStyle w:val="af3"/>
            <w:numPr>
              <w:numId w:val="87"/>
            </w:numPr>
            <w:spacing w:line="360" w:lineRule="auto"/>
            <w:ind w:left="420" w:firstLineChars="0" w:hanging="420"/>
          </w:pPr>
        </w:pPrChange>
      </w:pPr>
      <w:del w:id="8178" w:author="Happy" w:date="2018-08-20T18:39:00Z">
        <w:r w:rsidDel="009E1FA8">
          <w:rPr>
            <w:rFonts w:hint="eastAsia"/>
          </w:rPr>
          <w:delText>入口：消息详情</w:delText>
        </w:r>
        <w:r w:rsidR="00B5764E" w:rsidDel="009E1FA8">
          <w:rPr>
            <w:rFonts w:hint="eastAsia"/>
          </w:rPr>
          <w:delText>或者主页中点击桌台已开桌订单待确认的桌台。</w:delText>
        </w:r>
      </w:del>
    </w:p>
    <w:p w14:paraId="57083909" w14:textId="77777777" w:rsidR="005C3A57" w:rsidDel="009E1FA8" w:rsidRDefault="00D93085">
      <w:pPr>
        <w:rPr>
          <w:del w:id="8179" w:author="Happy" w:date="2018-08-20T18:39:00Z"/>
        </w:rPr>
        <w:pPrChange w:id="8180" w:author="Happy" w:date="2018-08-20T18:39:00Z">
          <w:pPr>
            <w:pStyle w:val="af3"/>
            <w:numPr>
              <w:numId w:val="87"/>
            </w:numPr>
            <w:spacing w:line="360" w:lineRule="auto"/>
            <w:ind w:left="420" w:firstLineChars="0" w:hanging="420"/>
          </w:pPr>
        </w:pPrChange>
      </w:pPr>
      <w:del w:id="8181" w:author="Happy" w:date="2018-08-20T18:39:00Z">
        <w:r w:rsidDel="009E1FA8">
          <w:rPr>
            <w:rFonts w:hint="eastAsia"/>
          </w:rPr>
          <w:delText>出口：消息</w:delText>
        </w:r>
        <w:r w:rsidR="000A7C7C" w:rsidDel="009E1FA8">
          <w:rPr>
            <w:rFonts w:hint="eastAsia"/>
          </w:rPr>
          <w:delText>详情</w:delText>
        </w:r>
        <w:r w:rsidR="00B31492" w:rsidDel="009E1FA8">
          <w:rPr>
            <w:rFonts w:hint="eastAsia"/>
          </w:rPr>
          <w:delText>或者主页中点击桌台已开桌订单待确认的桌台。</w:delText>
        </w:r>
      </w:del>
    </w:p>
    <w:p w14:paraId="7180FE82" w14:textId="77777777" w:rsidR="005C3A57" w:rsidDel="009E1FA8" w:rsidRDefault="000A7C7C">
      <w:pPr>
        <w:rPr>
          <w:del w:id="8182" w:author="Happy" w:date="2018-08-20T18:39:00Z"/>
        </w:rPr>
        <w:pPrChange w:id="8183" w:author="Happy" w:date="2018-08-20T18:39:00Z">
          <w:pPr>
            <w:pStyle w:val="4"/>
            <w:spacing w:line="360" w:lineRule="auto"/>
          </w:pPr>
        </w:pPrChange>
      </w:pPr>
      <w:del w:id="8184" w:author="Happy" w:date="2018-08-20T18:39:00Z">
        <w:r w:rsidDel="009E1FA8">
          <w:delText>数据来源</w:delText>
        </w:r>
      </w:del>
    </w:p>
    <w:p w14:paraId="7CB0C52C" w14:textId="77777777" w:rsidR="005C3A57" w:rsidDel="009E1FA8" w:rsidRDefault="000A7C7C">
      <w:pPr>
        <w:rPr>
          <w:del w:id="8185" w:author="Happy" w:date="2018-08-20T18:39:00Z"/>
        </w:rPr>
        <w:pPrChange w:id="8186" w:author="Happy" w:date="2018-08-20T18:39:00Z">
          <w:pPr>
            <w:pStyle w:val="af3"/>
            <w:numPr>
              <w:numId w:val="88"/>
            </w:numPr>
            <w:spacing w:line="360" w:lineRule="auto"/>
            <w:ind w:left="420" w:firstLineChars="0" w:hanging="420"/>
          </w:pPr>
        </w:pPrChange>
      </w:pPr>
      <w:del w:id="8187" w:author="Happy" w:date="2018-08-20T18:39:00Z">
        <w:r w:rsidDel="009E1FA8">
          <w:rPr>
            <w:rFonts w:hint="eastAsia"/>
          </w:rPr>
          <w:delText>市别信息从服务器端获取</w:delText>
        </w:r>
      </w:del>
    </w:p>
    <w:p w14:paraId="2489243E" w14:textId="77777777" w:rsidR="005C3A57" w:rsidDel="009E1FA8" w:rsidRDefault="000A7C7C">
      <w:pPr>
        <w:rPr>
          <w:del w:id="8188" w:author="Happy" w:date="2018-08-20T18:39:00Z"/>
        </w:rPr>
        <w:pPrChange w:id="8189" w:author="Happy" w:date="2018-08-20T18:39:00Z">
          <w:pPr>
            <w:pStyle w:val="af3"/>
            <w:numPr>
              <w:numId w:val="88"/>
            </w:numPr>
            <w:spacing w:line="360" w:lineRule="auto"/>
            <w:ind w:left="420" w:firstLineChars="0" w:hanging="420"/>
          </w:pPr>
        </w:pPrChange>
      </w:pPr>
      <w:del w:id="8190" w:author="Happy" w:date="2018-08-20T18:39:00Z">
        <w:r w:rsidDel="009E1FA8">
          <w:rPr>
            <w:rFonts w:hint="eastAsia"/>
          </w:rPr>
          <w:delText>菜品信息从服务器端获取</w:delText>
        </w:r>
      </w:del>
    </w:p>
    <w:p w14:paraId="3C4030B8" w14:textId="77777777" w:rsidR="005C3A57" w:rsidDel="009E1FA8" w:rsidRDefault="000A7C7C">
      <w:pPr>
        <w:rPr>
          <w:del w:id="8191" w:author="Happy" w:date="2018-08-20T18:39:00Z"/>
        </w:rPr>
        <w:pPrChange w:id="8192" w:author="Happy" w:date="2018-08-20T18:39:00Z">
          <w:pPr>
            <w:pStyle w:val="4"/>
            <w:spacing w:line="360" w:lineRule="auto"/>
          </w:pPr>
        </w:pPrChange>
      </w:pPr>
      <w:del w:id="8193" w:author="Happy" w:date="2018-08-20T18:39:00Z">
        <w:r w:rsidDel="009E1FA8">
          <w:delText>输入项</w:delText>
        </w:r>
      </w:del>
    </w:p>
    <w:p w14:paraId="0599E6A7" w14:textId="77777777" w:rsidR="005C3A57" w:rsidDel="009E1FA8" w:rsidRDefault="000A7C7C">
      <w:pPr>
        <w:rPr>
          <w:del w:id="8194" w:author="Happy" w:date="2018-08-20T18:39:00Z"/>
        </w:rPr>
        <w:pPrChange w:id="8195" w:author="Happy" w:date="2018-08-20T18:39:00Z">
          <w:pPr>
            <w:spacing w:line="360" w:lineRule="auto"/>
          </w:pPr>
        </w:pPrChange>
      </w:pPr>
      <w:del w:id="8196" w:author="Happy" w:date="2018-08-20T18:39:00Z">
        <w:r w:rsidDel="009E1FA8">
          <w:rPr>
            <w:rFonts w:hint="eastAsia"/>
          </w:rPr>
          <w:delText>无</w:delText>
        </w:r>
      </w:del>
    </w:p>
    <w:p w14:paraId="7C32460B" w14:textId="77777777" w:rsidR="005C3A57" w:rsidDel="009E1FA8" w:rsidRDefault="000A7C7C">
      <w:pPr>
        <w:rPr>
          <w:del w:id="8197" w:author="Happy" w:date="2018-08-20T18:39:00Z"/>
        </w:rPr>
        <w:pPrChange w:id="8198" w:author="Happy" w:date="2018-08-20T18:39:00Z">
          <w:pPr>
            <w:pStyle w:val="4"/>
            <w:spacing w:line="360" w:lineRule="auto"/>
          </w:pPr>
        </w:pPrChange>
      </w:pPr>
      <w:del w:id="8199" w:author="Happy" w:date="2018-08-20T18:39:00Z">
        <w:r w:rsidDel="009E1FA8">
          <w:delText>操作规则</w:delText>
        </w:r>
      </w:del>
    </w:p>
    <w:p w14:paraId="2FB608BC" w14:textId="77777777" w:rsidR="005C3A57" w:rsidDel="009E1FA8" w:rsidRDefault="000A7C7C">
      <w:pPr>
        <w:rPr>
          <w:del w:id="8200" w:author="Happy" w:date="2018-08-20T18:39:00Z"/>
        </w:rPr>
        <w:pPrChange w:id="8201" w:author="Happy" w:date="2018-08-20T18:39:00Z">
          <w:pPr>
            <w:pStyle w:val="af3"/>
            <w:numPr>
              <w:numId w:val="89"/>
            </w:numPr>
            <w:spacing w:line="360" w:lineRule="auto"/>
            <w:ind w:left="420" w:firstLineChars="0" w:hanging="420"/>
          </w:pPr>
        </w:pPrChange>
      </w:pPr>
      <w:del w:id="8202" w:author="Happy" w:date="2018-08-20T18:39:00Z">
        <w:r w:rsidDel="009E1FA8">
          <w:rPr>
            <w:rFonts w:hint="eastAsia"/>
          </w:rPr>
          <w:delText>【拒绝】：点击后，需要输入拒绝理由（</w:delText>
        </w:r>
        <w:r w:rsidDel="009E1FA8">
          <w:rPr>
            <w:rFonts w:hint="eastAsia"/>
          </w:rPr>
          <w:delText>10.1.6</w:delText>
        </w:r>
        <w:r w:rsidDel="009E1FA8">
          <w:rPr>
            <w:rFonts w:hint="eastAsia"/>
          </w:rPr>
          <w:delText>），进行拒绝。</w:delText>
        </w:r>
        <w:r w:rsidR="00145459" w:rsidDel="009E1FA8">
          <w:rPr>
            <w:rFonts w:hint="eastAsia"/>
          </w:rPr>
          <w:delText>同时给</w:delText>
        </w:r>
        <w:r w:rsidR="00145459" w:rsidDel="009E1FA8">
          <w:rPr>
            <w:rFonts w:hint="eastAsia"/>
          </w:rPr>
          <w:delText>BA</w:delText>
        </w:r>
        <w:r w:rsidR="00145459" w:rsidDel="009E1FA8">
          <w:rPr>
            <w:rFonts w:hint="eastAsia"/>
          </w:rPr>
          <w:delText>、</w:delText>
        </w:r>
        <w:r w:rsidR="00145459" w:rsidDel="009E1FA8">
          <w:rPr>
            <w:rFonts w:hint="eastAsia"/>
          </w:rPr>
          <w:delText>CA</w:delText>
        </w:r>
        <w:r w:rsidR="00145459" w:rsidDel="009E1FA8">
          <w:rPr>
            <w:rFonts w:hint="eastAsia"/>
          </w:rPr>
          <w:delText>发送消息：订单被拒绝，是否要点其他菜品</w:delText>
        </w:r>
        <w:r w:rsidR="00145459" w:rsidDel="009E1FA8">
          <w:rPr>
            <w:rFonts w:hint="eastAsia"/>
          </w:rPr>
          <w:delText>?</w:delText>
        </w:r>
      </w:del>
    </w:p>
    <w:p w14:paraId="7579EE22" w14:textId="77777777" w:rsidR="005C3A57" w:rsidDel="009E1FA8" w:rsidRDefault="000A7C7C">
      <w:pPr>
        <w:rPr>
          <w:del w:id="8203" w:author="Happy" w:date="2018-08-20T18:39:00Z"/>
        </w:rPr>
        <w:pPrChange w:id="8204" w:author="Happy" w:date="2018-08-20T18:39:00Z">
          <w:pPr>
            <w:pStyle w:val="af3"/>
            <w:numPr>
              <w:numId w:val="89"/>
            </w:numPr>
            <w:spacing w:line="360" w:lineRule="auto"/>
            <w:ind w:left="420" w:firstLineChars="0" w:hanging="420"/>
          </w:pPr>
        </w:pPrChange>
      </w:pPr>
      <w:del w:id="8205" w:author="Happy" w:date="2018-08-20T18:39:00Z">
        <w:r w:rsidDel="009E1FA8">
          <w:rPr>
            <w:rFonts w:hint="eastAsia"/>
          </w:rPr>
          <w:delText>【接受】：点击后，</w:delText>
        </w:r>
        <w:r w:rsidR="00E34E63" w:rsidDel="009E1FA8">
          <w:rPr>
            <w:rFonts w:hint="eastAsia"/>
          </w:rPr>
          <w:delText>如果是用户到店自行开桌，服务员接受订单后需要</w:delText>
        </w:r>
        <w:r w:rsidDel="009E1FA8">
          <w:rPr>
            <w:rFonts w:hint="eastAsia"/>
          </w:rPr>
          <w:delText>输入就餐人数</w:delText>
        </w:r>
        <w:r w:rsidR="00652DF0" w:rsidDel="009E1FA8">
          <w:rPr>
            <w:rFonts w:hint="eastAsia"/>
          </w:rPr>
          <w:delText>（</w:delText>
        </w:r>
        <w:r w:rsidR="00652DF0" w:rsidDel="009E1FA8">
          <w:rPr>
            <w:rFonts w:hint="eastAsia"/>
          </w:rPr>
          <w:delText>10.1.7</w:delText>
        </w:r>
        <w:r w:rsidR="00652DF0" w:rsidDel="009E1FA8">
          <w:rPr>
            <w:rFonts w:hint="eastAsia"/>
          </w:rPr>
          <w:delText>）</w:delText>
        </w:r>
        <w:r w:rsidDel="009E1FA8">
          <w:rPr>
            <w:rFonts w:hint="eastAsia"/>
          </w:rPr>
          <w:delText>，</w:delText>
        </w:r>
        <w:r w:rsidR="00E34E63" w:rsidDel="009E1FA8">
          <w:rPr>
            <w:rFonts w:hint="eastAsia"/>
          </w:rPr>
          <w:delText>；如果是用户预定预点菜，到店开桌后，服务员接受订单后不需要输入就餐人数，</w:delText>
        </w:r>
        <w:r w:rsidR="00A45F34" w:rsidDel="009E1FA8">
          <w:rPr>
            <w:rFonts w:hint="eastAsia"/>
          </w:rPr>
          <w:delText>但下单后可以进行修改就餐人数。</w:delText>
        </w:r>
        <w:r w:rsidDel="009E1FA8">
          <w:rPr>
            <w:rFonts w:hint="eastAsia"/>
          </w:rPr>
          <w:delText>可以下单到后厨</w:delText>
        </w:r>
        <w:r w:rsidR="00652DF0" w:rsidDel="009E1FA8">
          <w:rPr>
            <w:rFonts w:hint="eastAsia"/>
          </w:rPr>
          <w:delText>，并打印客看单、堂口单。</w:delText>
        </w:r>
      </w:del>
      <w:ins w:id="8206" w:author="xiaohou" w:date="2016-09-20T11:56:00Z">
        <w:del w:id="8207" w:author="Happy" w:date="2018-08-20T18:39:00Z">
          <w:r w:rsidR="00432911" w:rsidDel="009E1FA8">
            <w:rPr>
              <w:rFonts w:hint="eastAsia"/>
            </w:rPr>
            <w:delText>当菜品下单到后厨</w:delText>
          </w:r>
        </w:del>
      </w:ins>
      <w:ins w:id="8208" w:author="xiaohou" w:date="2016-09-20T11:57:00Z">
        <w:del w:id="8209" w:author="Happy" w:date="2018-08-20T18:39:00Z">
          <w:r w:rsidR="00AC4D20" w:rsidDel="009E1FA8">
            <w:rPr>
              <w:rFonts w:hint="eastAsia"/>
            </w:rPr>
            <w:delText>的划菜系统中</w:delText>
          </w:r>
        </w:del>
      </w:ins>
      <w:ins w:id="8210" w:author="xiaohou" w:date="2016-09-20T11:56:00Z">
        <w:del w:id="8211" w:author="Happy" w:date="2018-08-20T18:39:00Z">
          <w:r w:rsidR="00432911" w:rsidDel="009E1FA8">
            <w:rPr>
              <w:rFonts w:hint="eastAsia"/>
            </w:rPr>
            <w:delText>，则订单中的备注，显示在每个菜品中。</w:delText>
          </w:r>
        </w:del>
      </w:ins>
      <w:del w:id="8212" w:author="Happy" w:date="2018-08-20T18:39:00Z">
        <w:r w:rsidR="009F2839" w:rsidDel="009E1FA8">
          <w:rPr>
            <w:rFonts w:hint="eastAsia"/>
          </w:rPr>
          <w:delText>服务器端判断菜品库存数量，如果所点菜品库存不足，则系统将不足的商品直接进行退菜，并给</w:delText>
        </w:r>
        <w:r w:rsidR="009F2839" w:rsidDel="009E1FA8">
          <w:rPr>
            <w:rFonts w:hint="eastAsia"/>
          </w:rPr>
          <w:delText>BA</w:delText>
        </w:r>
        <w:r w:rsidR="009F2839" w:rsidDel="009E1FA8">
          <w:rPr>
            <w:rFonts w:hint="eastAsia"/>
          </w:rPr>
          <w:delText>、</w:delText>
        </w:r>
        <w:r w:rsidR="009F2839" w:rsidDel="009E1FA8">
          <w:rPr>
            <w:rFonts w:hint="eastAsia"/>
          </w:rPr>
          <w:delText>CA</w:delText>
        </w:r>
        <w:r w:rsidR="009F2839" w:rsidDel="009E1FA8">
          <w:rPr>
            <w:rFonts w:hint="eastAsia"/>
          </w:rPr>
          <w:delText>端提示</w:delText>
        </w:r>
        <w:r w:rsidR="003116AF" w:rsidDel="009E1FA8">
          <w:rPr>
            <w:rFonts w:hint="eastAsia"/>
          </w:rPr>
          <w:delText>：所点的</w:delText>
        </w:r>
        <w:r w:rsidR="003116AF" w:rsidDel="009E1FA8">
          <w:rPr>
            <w:rFonts w:hint="eastAsia"/>
          </w:rPr>
          <w:delText>**</w:delText>
        </w:r>
        <w:r w:rsidR="003116AF" w:rsidDel="009E1FA8">
          <w:rPr>
            <w:rFonts w:hint="eastAsia"/>
          </w:rPr>
          <w:delText>菜品，由于库存不足，系统已自动退菜，是否要点其他菜品？</w:delText>
        </w:r>
      </w:del>
    </w:p>
    <w:p w14:paraId="61B18663" w14:textId="77777777" w:rsidR="005C3A57" w:rsidDel="009E1FA8" w:rsidRDefault="004A7108">
      <w:pPr>
        <w:rPr>
          <w:del w:id="8213" w:author="Happy" w:date="2018-08-20T18:39:00Z"/>
        </w:rPr>
        <w:pPrChange w:id="8214" w:author="Happy" w:date="2018-08-20T18:39:00Z">
          <w:pPr>
            <w:pStyle w:val="af3"/>
            <w:numPr>
              <w:numId w:val="89"/>
            </w:numPr>
            <w:spacing w:line="360" w:lineRule="auto"/>
            <w:ind w:left="420" w:firstLineChars="0" w:hanging="420"/>
          </w:pPr>
        </w:pPrChange>
      </w:pPr>
      <w:del w:id="8215" w:author="Happy" w:date="2018-08-20T18:39:00Z">
        <w:r w:rsidDel="009E1FA8">
          <w:rPr>
            <w:rFonts w:hint="eastAsia"/>
          </w:rPr>
          <w:delText>【返回】：点击后，则回到相应的信息页面。</w:delText>
        </w:r>
      </w:del>
    </w:p>
    <w:p w14:paraId="727D5D80" w14:textId="77777777" w:rsidR="005C3A57" w:rsidDel="009E1FA8" w:rsidRDefault="00991BCA">
      <w:pPr>
        <w:rPr>
          <w:del w:id="8216" w:author="Happy" w:date="2018-08-20T18:39:00Z"/>
        </w:rPr>
        <w:pPrChange w:id="8217" w:author="Happy" w:date="2018-08-20T18:39:00Z">
          <w:pPr>
            <w:pStyle w:val="4"/>
            <w:spacing w:line="360" w:lineRule="auto"/>
          </w:pPr>
        </w:pPrChange>
      </w:pPr>
      <w:del w:id="8218" w:author="Happy" w:date="2018-08-20T18:39:00Z">
        <w:r w:rsidDel="009E1FA8">
          <w:delText>拒绝理由</w:delText>
        </w:r>
      </w:del>
    </w:p>
    <w:p w14:paraId="4E78FA06" w14:textId="77777777" w:rsidR="00727D10" w:rsidDel="009E1FA8" w:rsidRDefault="0087072B">
      <w:pPr>
        <w:rPr>
          <w:del w:id="8219" w:author="Happy" w:date="2018-08-20T18:39:00Z"/>
        </w:rPr>
        <w:pPrChange w:id="8220" w:author="Happy" w:date="2018-08-20T18:39:00Z">
          <w:pPr>
            <w:spacing w:line="360" w:lineRule="auto"/>
          </w:pPr>
        </w:pPrChange>
      </w:pPr>
      <w:ins w:id="8221" w:author="xiaohou" w:date="2016-08-31T17:10:00Z">
        <w:del w:id="8222" w:author="Happy" w:date="2018-08-20T18:39:00Z">
          <w:r w:rsidDel="009E1FA8">
            <w:rPr>
              <w:noProof/>
              <w:rPrChange w:id="8223" w:author="Unknown">
                <w:rPr>
                  <w:i/>
                  <w:iCs/>
                  <w:noProof/>
                  <w:color w:val="808080" w:themeColor="text1" w:themeTint="7F"/>
                </w:rPr>
              </w:rPrChange>
            </w:rPr>
            <w:drawing>
              <wp:inline distT="0" distB="0" distL="0" distR="0" wp14:anchorId="7D6C8E56" wp14:editId="489D61FE">
                <wp:extent cx="4959985" cy="4030980"/>
                <wp:effectExtent l="19050" t="0" r="0" b="0"/>
                <wp:docPr id="7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5"/>
                        <a:srcRect/>
                        <a:stretch>
                          <a:fillRect/>
                        </a:stretch>
                      </pic:blipFill>
                      <pic:spPr bwMode="auto">
                        <a:xfrm>
                          <a:off x="0" y="0"/>
                          <a:ext cx="4959985" cy="4030980"/>
                        </a:xfrm>
                        <a:prstGeom prst="rect">
                          <a:avLst/>
                        </a:prstGeom>
                        <a:noFill/>
                        <a:ln w="9525">
                          <a:noFill/>
                          <a:miter lim="800000"/>
                          <a:headEnd/>
                          <a:tailEnd/>
                        </a:ln>
                      </pic:spPr>
                    </pic:pic>
                  </a:graphicData>
                </a:graphic>
              </wp:inline>
            </w:drawing>
          </w:r>
        </w:del>
      </w:ins>
    </w:p>
    <w:p w14:paraId="121CA235" w14:textId="77777777" w:rsidR="00727D10" w:rsidDel="009E1FA8" w:rsidRDefault="00991BCA">
      <w:pPr>
        <w:rPr>
          <w:del w:id="8224" w:author="Happy" w:date="2018-08-20T18:39:00Z"/>
        </w:rPr>
        <w:pPrChange w:id="8225" w:author="Happy" w:date="2018-08-20T18:39:00Z">
          <w:pPr>
            <w:pStyle w:val="af3"/>
            <w:numPr>
              <w:numId w:val="90"/>
            </w:numPr>
            <w:spacing w:line="360" w:lineRule="auto"/>
            <w:ind w:left="420" w:firstLineChars="0" w:hanging="420"/>
          </w:pPr>
        </w:pPrChange>
      </w:pPr>
      <w:del w:id="8226" w:author="Happy" w:date="2018-08-20T18:39:00Z">
        <w:r w:rsidDel="009E1FA8">
          <w:rPr>
            <w:rFonts w:hint="eastAsia"/>
          </w:rPr>
          <w:delText>拒绝理由需要从服务器端获取</w:delText>
        </w:r>
      </w:del>
      <w:ins w:id="8227" w:author="xiaohou" w:date="2016-08-31T17:11:00Z">
        <w:del w:id="8228" w:author="Happy" w:date="2018-08-20T18:39:00Z">
          <w:r w:rsidR="00931D9A" w:rsidDel="009E1FA8">
            <w:rPr>
              <w:rFonts w:hint="eastAsia"/>
            </w:rPr>
            <w:delText>，</w:delText>
          </w:r>
        </w:del>
      </w:ins>
      <w:ins w:id="8229" w:author="xiaohou" w:date="2016-08-31T17:12:00Z">
        <w:del w:id="8230" w:author="Happy" w:date="2018-08-20T18:39:00Z">
          <w:r w:rsidR="00931D9A" w:rsidDel="009E1FA8">
            <w:rPr>
              <w:rFonts w:hint="eastAsia"/>
            </w:rPr>
            <w:delText>也可以手动输入拒绝理由。默认情况下输入框是隐藏的。当选择“其他”时出现，非必填项，要求最多</w:delText>
          </w:r>
          <w:r w:rsidR="00931D9A" w:rsidDel="009E1FA8">
            <w:rPr>
              <w:rFonts w:hint="eastAsia"/>
            </w:rPr>
            <w:delText>20</w:delText>
          </w:r>
          <w:r w:rsidR="00931D9A" w:rsidDel="009E1FA8">
            <w:rPr>
              <w:rFonts w:hint="eastAsia"/>
            </w:rPr>
            <w:delText>个字符。</w:delText>
          </w:r>
        </w:del>
      </w:ins>
    </w:p>
    <w:p w14:paraId="6F877F8D" w14:textId="77777777" w:rsidR="00727D10" w:rsidDel="009E1FA8" w:rsidRDefault="00991BCA">
      <w:pPr>
        <w:rPr>
          <w:del w:id="8231" w:author="Happy" w:date="2018-08-20T18:39:00Z"/>
        </w:rPr>
        <w:pPrChange w:id="8232" w:author="Happy" w:date="2018-08-20T18:39:00Z">
          <w:pPr>
            <w:pStyle w:val="af3"/>
            <w:numPr>
              <w:numId w:val="90"/>
            </w:numPr>
            <w:spacing w:line="360" w:lineRule="auto"/>
            <w:ind w:left="420" w:firstLineChars="0" w:hanging="420"/>
          </w:pPr>
        </w:pPrChange>
      </w:pPr>
      <w:del w:id="8233" w:author="Happy" w:date="2018-08-20T18:39:00Z">
        <w:r w:rsidDel="009E1FA8">
          <w:rPr>
            <w:rFonts w:hint="eastAsia"/>
          </w:rPr>
          <w:delText>【取消】则弹框消失，停留在</w:delText>
        </w:r>
      </w:del>
      <w:ins w:id="8234" w:author="xiaohou" w:date="2016-08-31T17:11:00Z">
        <w:del w:id="8235" w:author="Happy" w:date="2018-08-20T18:39:00Z">
          <w:r w:rsidR="00931D9A" w:rsidDel="009E1FA8">
            <w:rPr>
              <w:rFonts w:hint="eastAsia"/>
            </w:rPr>
            <w:delText>9</w:delText>
          </w:r>
        </w:del>
      </w:ins>
      <w:del w:id="8236" w:author="Happy" w:date="2018-08-20T18:39:00Z">
        <w:r w:rsidDel="009E1FA8">
          <w:rPr>
            <w:rFonts w:hint="eastAsia"/>
          </w:rPr>
          <w:delText>.1C</w:delText>
        </w:r>
        <w:r w:rsidDel="009E1FA8">
          <w:rPr>
            <w:rFonts w:hint="eastAsia"/>
          </w:rPr>
          <w:delText>端扫码提交订单页面。</w:delText>
        </w:r>
      </w:del>
    </w:p>
    <w:p w14:paraId="3C353C2F" w14:textId="77777777" w:rsidR="00727D10" w:rsidDel="009E1FA8" w:rsidRDefault="00991BCA">
      <w:pPr>
        <w:rPr>
          <w:del w:id="8237" w:author="Happy" w:date="2018-08-20T18:39:00Z"/>
        </w:rPr>
        <w:pPrChange w:id="8238" w:author="Happy" w:date="2018-08-20T18:39:00Z">
          <w:pPr>
            <w:pStyle w:val="af3"/>
            <w:numPr>
              <w:numId w:val="90"/>
            </w:numPr>
            <w:spacing w:line="360" w:lineRule="auto"/>
            <w:ind w:left="420" w:firstLineChars="0" w:hanging="420"/>
          </w:pPr>
        </w:pPrChange>
      </w:pPr>
      <w:del w:id="8239" w:author="Happy" w:date="2018-08-20T18:39:00Z">
        <w:r w:rsidDel="009E1FA8">
          <w:rPr>
            <w:rFonts w:hint="eastAsia"/>
          </w:rPr>
          <w:delText>【确定】则弹框消失，</w:delText>
        </w:r>
        <w:r w:rsidDel="009E1FA8">
          <w:rPr>
            <w:rFonts w:hint="eastAsia"/>
          </w:rPr>
          <w:delText>C</w:delText>
        </w:r>
        <w:r w:rsidDel="009E1FA8">
          <w:rPr>
            <w:rFonts w:hint="eastAsia"/>
          </w:rPr>
          <w:delText>端请求被拒绝，</w:delText>
        </w:r>
        <w:r w:rsidR="002B1F19" w:rsidDel="009E1FA8">
          <w:rPr>
            <w:rFonts w:hint="eastAsia"/>
          </w:rPr>
          <w:delText>拒绝时，只需要通知</w:delText>
        </w:r>
        <w:r w:rsidR="002B1F19" w:rsidDel="009E1FA8">
          <w:rPr>
            <w:rFonts w:hint="eastAsia"/>
          </w:rPr>
          <w:delText>CA</w:delText>
        </w:r>
        <w:r w:rsidR="00697AF4" w:rsidDel="009E1FA8">
          <w:rPr>
            <w:rFonts w:hint="eastAsia"/>
          </w:rPr>
          <w:delText>：您的订单被拒绝，是否要点其他菜品？</w:delText>
        </w:r>
        <w:r w:rsidR="002B1F19" w:rsidDel="009E1FA8">
          <w:rPr>
            <w:rFonts w:hint="eastAsia"/>
          </w:rPr>
          <w:delText>，同时调整订单状态</w:delText>
        </w:r>
        <w:r w:rsidR="00286D95" w:rsidDel="009E1FA8">
          <w:rPr>
            <w:rFonts w:hint="eastAsia"/>
          </w:rPr>
          <w:delText>“整单退”</w:delText>
        </w:r>
        <w:r w:rsidDel="009E1FA8">
          <w:rPr>
            <w:rFonts w:hint="eastAsia"/>
          </w:rPr>
          <w:delText>，桌台释放。</w:delText>
        </w:r>
      </w:del>
    </w:p>
    <w:p w14:paraId="6152A992" w14:textId="77777777" w:rsidR="00727D10" w:rsidDel="009E1FA8" w:rsidRDefault="00991BCA">
      <w:pPr>
        <w:rPr>
          <w:del w:id="8240" w:author="Happy" w:date="2018-08-20T18:39:00Z"/>
        </w:rPr>
        <w:pPrChange w:id="8241" w:author="Happy" w:date="2018-08-20T18:39:00Z">
          <w:pPr>
            <w:pStyle w:val="4"/>
            <w:spacing w:line="360" w:lineRule="auto"/>
          </w:pPr>
        </w:pPrChange>
      </w:pPr>
      <w:del w:id="8242" w:author="Happy" w:date="2018-08-20T18:39:00Z">
        <w:r w:rsidDel="009E1FA8">
          <w:delText>接受确认</w:delText>
        </w:r>
      </w:del>
    </w:p>
    <w:p w14:paraId="3B401F5B" w14:textId="77777777" w:rsidR="00727D10" w:rsidDel="009E1FA8" w:rsidRDefault="00991BCA">
      <w:pPr>
        <w:rPr>
          <w:del w:id="8243" w:author="Happy" w:date="2018-08-20T18:39:00Z"/>
        </w:rPr>
        <w:pPrChange w:id="8244" w:author="Happy" w:date="2018-08-20T18:39:00Z">
          <w:pPr>
            <w:spacing w:line="360" w:lineRule="auto"/>
          </w:pPr>
        </w:pPrChange>
      </w:pPr>
      <w:del w:id="8245" w:author="Happy" w:date="2018-08-20T18:39:00Z">
        <w:r w:rsidDel="009E1FA8">
          <w:rPr>
            <w:rFonts w:hint="eastAsia"/>
            <w:noProof/>
          </w:rPr>
          <w:drawing>
            <wp:inline distT="0" distB="0" distL="0" distR="0" wp14:anchorId="58C524B7" wp14:editId="1E1E5959">
              <wp:extent cx="5470525" cy="4436745"/>
              <wp:effectExtent l="19050" t="0" r="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6"/>
                      <a:srcRect/>
                      <a:stretch>
                        <a:fillRect/>
                      </a:stretch>
                    </pic:blipFill>
                    <pic:spPr bwMode="auto">
                      <a:xfrm>
                        <a:off x="0" y="0"/>
                        <a:ext cx="5470525" cy="4436745"/>
                      </a:xfrm>
                      <a:prstGeom prst="rect">
                        <a:avLst/>
                      </a:prstGeom>
                      <a:noFill/>
                      <a:ln w="9525">
                        <a:noFill/>
                        <a:miter lim="800000"/>
                        <a:headEnd/>
                        <a:tailEnd/>
                      </a:ln>
                    </pic:spPr>
                  </pic:pic>
                </a:graphicData>
              </a:graphic>
            </wp:inline>
          </w:drawing>
        </w:r>
      </w:del>
    </w:p>
    <w:p w14:paraId="25FFAD51" w14:textId="77777777" w:rsidR="00727D10" w:rsidDel="009E1FA8" w:rsidRDefault="008309D4">
      <w:pPr>
        <w:rPr>
          <w:del w:id="8246" w:author="Happy" w:date="2018-08-20T18:39:00Z"/>
        </w:rPr>
        <w:pPrChange w:id="8247" w:author="Happy" w:date="2018-08-20T18:39:00Z">
          <w:pPr>
            <w:pStyle w:val="af3"/>
            <w:numPr>
              <w:numId w:val="91"/>
            </w:numPr>
            <w:spacing w:line="360" w:lineRule="auto"/>
            <w:ind w:left="420" w:firstLineChars="0" w:hanging="420"/>
          </w:pPr>
        </w:pPrChange>
      </w:pPr>
      <w:del w:id="8248" w:author="Happy" w:date="2018-08-20T18:39:00Z">
        <w:r w:rsidDel="009E1FA8">
          <w:rPr>
            <w:rFonts w:hint="eastAsia"/>
          </w:rPr>
          <w:delText>就餐人数：</w:delText>
        </w:r>
        <w:r w:rsidR="004956F1" w:rsidDel="009E1FA8">
          <w:rPr>
            <w:rFonts w:hint="eastAsia"/>
          </w:rPr>
          <w:delText>可以通过“</w:delText>
        </w:r>
        <w:r w:rsidR="004956F1" w:rsidDel="009E1FA8">
          <w:rPr>
            <w:rFonts w:hint="eastAsia"/>
          </w:rPr>
          <w:delText>+</w:delText>
        </w:r>
        <w:r w:rsidR="004956F1" w:rsidDel="009E1FA8">
          <w:rPr>
            <w:rFonts w:hint="eastAsia"/>
          </w:rPr>
          <w:delText>”、“</w:delText>
        </w:r>
        <w:r w:rsidR="004956F1" w:rsidDel="009E1FA8">
          <w:rPr>
            <w:rFonts w:hint="eastAsia"/>
          </w:rPr>
          <w:delText>-</w:delText>
        </w:r>
        <w:r w:rsidR="004956F1" w:rsidDel="009E1FA8">
          <w:rPr>
            <w:rFonts w:hint="eastAsia"/>
          </w:rPr>
          <w:delText>”号来改变数量，也可以通过输入框修改数量。</w:delText>
        </w:r>
      </w:del>
    </w:p>
    <w:p w14:paraId="5CA8CC4C" w14:textId="77777777" w:rsidR="00727D10" w:rsidDel="009E1FA8" w:rsidRDefault="004956F1">
      <w:pPr>
        <w:rPr>
          <w:del w:id="8249" w:author="Happy" w:date="2018-08-20T18:39:00Z"/>
        </w:rPr>
        <w:pPrChange w:id="8250" w:author="Happy" w:date="2018-08-20T18:39:00Z">
          <w:pPr>
            <w:pStyle w:val="af3"/>
            <w:numPr>
              <w:numId w:val="91"/>
            </w:numPr>
            <w:spacing w:line="360" w:lineRule="auto"/>
            <w:ind w:left="420" w:firstLineChars="0" w:hanging="420"/>
          </w:pPr>
        </w:pPrChange>
      </w:pPr>
      <w:del w:id="8251" w:author="Happy" w:date="2018-08-20T18:39:00Z">
        <w:r w:rsidDel="009E1FA8">
          <w:rPr>
            <w:rFonts w:hint="eastAsia"/>
          </w:rPr>
          <w:delText>【取消】：点击后，弹框消失，停留在</w:delText>
        </w:r>
      </w:del>
      <w:ins w:id="8252" w:author="xiaohou" w:date="2016-09-09T11:14:00Z">
        <w:del w:id="8253" w:author="Happy" w:date="2018-08-20T18:39:00Z">
          <w:r w:rsidR="00EB18B2" w:rsidDel="009E1FA8">
            <w:rPr>
              <w:rFonts w:hint="eastAsia"/>
            </w:rPr>
            <w:delText>9</w:delText>
          </w:r>
        </w:del>
      </w:ins>
      <w:del w:id="8254" w:author="Happy" w:date="2018-08-20T18:39:00Z">
        <w:r w:rsidDel="009E1FA8">
          <w:rPr>
            <w:rFonts w:hint="eastAsia"/>
          </w:rPr>
          <w:delText>.1C</w:delText>
        </w:r>
        <w:r w:rsidDel="009E1FA8">
          <w:rPr>
            <w:rFonts w:hint="eastAsia"/>
          </w:rPr>
          <w:delText>端扫码提交订单</w:delText>
        </w:r>
      </w:del>
    </w:p>
    <w:p w14:paraId="52B27193" w14:textId="77777777" w:rsidR="005C3A57" w:rsidDel="009E1FA8" w:rsidRDefault="004956F1">
      <w:pPr>
        <w:rPr>
          <w:del w:id="8255" w:author="Happy" w:date="2018-08-20T18:39:00Z"/>
        </w:rPr>
        <w:pPrChange w:id="8256" w:author="Happy" w:date="2018-08-20T18:39:00Z">
          <w:pPr>
            <w:pStyle w:val="af3"/>
            <w:numPr>
              <w:numId w:val="91"/>
            </w:numPr>
            <w:spacing w:line="360" w:lineRule="auto"/>
            <w:ind w:left="420" w:firstLineChars="0" w:hanging="420"/>
          </w:pPr>
        </w:pPrChange>
      </w:pPr>
      <w:del w:id="8257" w:author="Happy" w:date="2018-08-20T18:39:00Z">
        <w:r w:rsidDel="009E1FA8">
          <w:rPr>
            <w:rFonts w:hint="eastAsia"/>
          </w:rPr>
          <w:delText>【确定】：点击后，弹框消失，</w:delText>
        </w:r>
        <w:r w:rsidR="004D4AFD" w:rsidDel="009E1FA8">
          <w:rPr>
            <w:rFonts w:hint="eastAsia"/>
          </w:rPr>
          <w:delText>调整订单状态</w:delText>
        </w:r>
        <w:r w:rsidDel="009E1FA8">
          <w:rPr>
            <w:rFonts w:hint="eastAsia"/>
          </w:rPr>
          <w:delText>，并且下单到后厨，同时打印客看单、堂口单。</w:delText>
        </w:r>
      </w:del>
    </w:p>
    <w:p w14:paraId="22BBF8CF" w14:textId="77777777" w:rsidR="005C3A57" w:rsidDel="009E1FA8" w:rsidRDefault="004F2E58">
      <w:pPr>
        <w:rPr>
          <w:del w:id="8258" w:author="Happy" w:date="2018-08-20T18:39:00Z"/>
        </w:rPr>
        <w:pPrChange w:id="8259" w:author="Happy" w:date="2018-08-20T18:39:00Z">
          <w:pPr>
            <w:pStyle w:val="3"/>
            <w:spacing w:line="360" w:lineRule="auto"/>
          </w:pPr>
        </w:pPrChange>
      </w:pPr>
      <w:del w:id="8260" w:author="Happy" w:date="2018-08-20T18:39:00Z">
        <w:r w:rsidDel="009E1FA8">
          <w:rPr>
            <w:rFonts w:hint="eastAsia"/>
          </w:rPr>
          <w:delText>C</w:delText>
        </w:r>
        <w:r w:rsidDel="009E1FA8">
          <w:rPr>
            <w:rFonts w:hint="eastAsia"/>
          </w:rPr>
          <w:delText>端提交加菜订单</w:delText>
        </w:r>
      </w:del>
    </w:p>
    <w:p w14:paraId="2044DFF6" w14:textId="77777777" w:rsidR="003B1953" w:rsidDel="009E1FA8" w:rsidRDefault="006C0EBE">
      <w:pPr>
        <w:rPr>
          <w:del w:id="8261" w:author="Happy" w:date="2018-08-20T18:39:00Z"/>
        </w:rPr>
        <w:pPrChange w:id="8262" w:author="Happy" w:date="2018-08-20T18:39:00Z">
          <w:pPr>
            <w:pStyle w:val="af3"/>
            <w:numPr>
              <w:numId w:val="108"/>
            </w:numPr>
            <w:ind w:left="420" w:firstLineChars="0" w:hanging="420"/>
          </w:pPr>
        </w:pPrChange>
      </w:pPr>
      <w:del w:id="8263" w:author="Happy" w:date="2018-08-20T18:39:00Z">
        <w:r w:rsidDel="009E1FA8">
          <w:delText>就餐中加菜</w:delText>
        </w:r>
        <w:r w:rsidDel="009E1FA8">
          <w:rPr>
            <w:rFonts w:hint="eastAsia"/>
          </w:rPr>
          <w:delText>，</w:delText>
        </w:r>
        <w:r w:rsidDel="009E1FA8">
          <w:delText>C</w:delText>
        </w:r>
        <w:r w:rsidDel="009E1FA8">
          <w:delText>端加菜</w:delText>
        </w:r>
        <w:r w:rsidDel="009E1FA8">
          <w:rPr>
            <w:rFonts w:hint="eastAsia"/>
          </w:rPr>
          <w:delText>，</w:delText>
        </w:r>
        <w:r w:rsidDel="009E1FA8">
          <w:delText>则在原来订单上进行加菜</w:delText>
        </w:r>
        <w:r w:rsidDel="009E1FA8">
          <w:rPr>
            <w:rFonts w:hint="eastAsia"/>
          </w:rPr>
          <w:delText>，</w:delText>
        </w:r>
        <w:r w:rsidDel="009E1FA8">
          <w:delText>当提交订单时</w:delText>
        </w:r>
        <w:r w:rsidDel="009E1FA8">
          <w:rPr>
            <w:rFonts w:hint="eastAsia"/>
          </w:rPr>
          <w:delText>，</w:delText>
        </w:r>
        <w:r w:rsidDel="009E1FA8">
          <w:delText>是将原来订单的订单编号和加菜信息发送到</w:delText>
        </w:r>
        <w:r w:rsidDel="009E1FA8">
          <w:delText>BA</w:delText>
        </w:r>
        <w:r w:rsidDel="009E1FA8">
          <w:delText>和</w:delText>
        </w:r>
        <w:r w:rsidDel="009E1FA8">
          <w:delText>BP</w:delText>
        </w:r>
        <w:r w:rsidDel="009E1FA8">
          <w:delText>端进行确认</w:delText>
        </w:r>
        <w:r w:rsidDel="009E1FA8">
          <w:rPr>
            <w:rFonts w:hint="eastAsia"/>
          </w:rPr>
          <w:delText>。</w:delText>
        </w:r>
      </w:del>
    </w:p>
    <w:p w14:paraId="0D50B424" w14:textId="77777777" w:rsidR="003B1953" w:rsidDel="009E1FA8" w:rsidRDefault="006C0EBE">
      <w:pPr>
        <w:rPr>
          <w:del w:id="8264" w:author="Happy" w:date="2018-08-20T18:39:00Z"/>
        </w:rPr>
        <w:pPrChange w:id="8265" w:author="Happy" w:date="2018-08-20T18:39:00Z">
          <w:pPr>
            <w:pStyle w:val="af3"/>
            <w:numPr>
              <w:numId w:val="108"/>
            </w:numPr>
            <w:ind w:left="420" w:firstLineChars="0" w:hanging="420"/>
          </w:pPr>
        </w:pPrChange>
      </w:pPr>
      <w:del w:id="8266" w:author="Happy" w:date="2018-08-20T18:39:00Z">
        <w:r w:rsidDel="009E1FA8">
          <w:rPr>
            <w:rFonts w:hint="eastAsia"/>
          </w:rPr>
          <w:delText>已买单加菜，</w:delText>
        </w:r>
        <w:r w:rsidDel="009E1FA8">
          <w:rPr>
            <w:rFonts w:hint="eastAsia"/>
          </w:rPr>
          <w:delText>C</w:delText>
        </w:r>
        <w:r w:rsidDel="009E1FA8">
          <w:rPr>
            <w:rFonts w:hint="eastAsia"/>
          </w:rPr>
          <w:delText>端加菜，生成一个新订单，提交订单时，会将桌台信息和订单编号、加菜信息发送到</w:delText>
        </w:r>
        <w:r w:rsidDel="009E1FA8">
          <w:rPr>
            <w:rFonts w:hint="eastAsia"/>
          </w:rPr>
          <w:delText>BA</w:delText>
        </w:r>
        <w:r w:rsidDel="009E1FA8">
          <w:rPr>
            <w:rFonts w:hint="eastAsia"/>
          </w:rPr>
          <w:delText>和</w:delText>
        </w:r>
        <w:r w:rsidDel="009E1FA8">
          <w:rPr>
            <w:rFonts w:hint="eastAsia"/>
          </w:rPr>
          <w:delText>BP</w:delText>
        </w:r>
        <w:r w:rsidDel="009E1FA8">
          <w:rPr>
            <w:rFonts w:hint="eastAsia"/>
          </w:rPr>
          <w:delText>端进行确认。</w:delText>
        </w:r>
      </w:del>
    </w:p>
    <w:p w14:paraId="6C1B7F66" w14:textId="77777777" w:rsidR="0088023E" w:rsidDel="009E1FA8" w:rsidRDefault="000A7E76">
      <w:pPr>
        <w:rPr>
          <w:del w:id="8267" w:author="Happy" w:date="2018-08-20T18:39:00Z"/>
        </w:rPr>
        <w:pPrChange w:id="8268" w:author="Happy" w:date="2018-08-20T18:39:00Z">
          <w:pPr>
            <w:spacing w:line="360" w:lineRule="auto"/>
          </w:pPr>
        </w:pPrChange>
      </w:pPr>
      <w:del w:id="8269" w:author="Happy" w:date="2018-08-20T18:39:00Z">
        <w:r w:rsidDel="009E1FA8">
          <w:rPr>
            <w:noProof/>
          </w:rPr>
          <w:drawing>
            <wp:inline distT="0" distB="0" distL="0" distR="0" wp14:anchorId="0D566F25" wp14:editId="47F2A0AE">
              <wp:extent cx="5512435" cy="4485640"/>
              <wp:effectExtent l="19050" t="0" r="0" b="0"/>
              <wp:docPr id="89"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7"/>
                      <a:srcRect/>
                      <a:stretch>
                        <a:fillRect/>
                      </a:stretch>
                    </pic:blipFill>
                    <pic:spPr bwMode="auto">
                      <a:xfrm>
                        <a:off x="0" y="0"/>
                        <a:ext cx="5512435" cy="4485640"/>
                      </a:xfrm>
                      <a:prstGeom prst="rect">
                        <a:avLst/>
                      </a:prstGeom>
                      <a:noFill/>
                      <a:ln w="9525">
                        <a:noFill/>
                        <a:miter lim="800000"/>
                        <a:headEnd/>
                        <a:tailEnd/>
                      </a:ln>
                    </pic:spPr>
                  </pic:pic>
                </a:graphicData>
              </a:graphic>
            </wp:inline>
          </w:drawing>
        </w:r>
      </w:del>
    </w:p>
    <w:p w14:paraId="75F36057" w14:textId="77777777" w:rsidR="00B60CC0" w:rsidDel="009E1FA8" w:rsidRDefault="00B60CC0">
      <w:pPr>
        <w:rPr>
          <w:del w:id="8270" w:author="Happy" w:date="2018-08-20T18:39:00Z"/>
        </w:rPr>
        <w:pPrChange w:id="8271" w:author="Happy" w:date="2018-08-20T18:39:00Z">
          <w:pPr>
            <w:pStyle w:val="4"/>
            <w:spacing w:line="360" w:lineRule="auto"/>
          </w:pPr>
        </w:pPrChange>
      </w:pPr>
      <w:del w:id="8272" w:author="Happy" w:date="2018-08-20T18:39:00Z">
        <w:r w:rsidDel="009E1FA8">
          <w:rPr>
            <w:rFonts w:hint="eastAsia"/>
          </w:rPr>
          <w:delText>显示内容</w:delText>
        </w:r>
      </w:del>
    </w:p>
    <w:p w14:paraId="14C3E637" w14:textId="77777777" w:rsidR="00727D10" w:rsidDel="009E1FA8" w:rsidRDefault="00B60CC0">
      <w:pPr>
        <w:rPr>
          <w:del w:id="8273" w:author="Happy" w:date="2018-08-20T18:39:00Z"/>
        </w:rPr>
        <w:pPrChange w:id="8274" w:author="Happy" w:date="2018-08-20T18:39:00Z">
          <w:pPr>
            <w:spacing w:line="360" w:lineRule="auto"/>
          </w:pPr>
        </w:pPrChange>
      </w:pPr>
      <w:del w:id="8275" w:author="Happy" w:date="2018-08-20T18:39:00Z">
        <w:r w:rsidDel="009E1FA8">
          <w:rPr>
            <w:rFonts w:hint="eastAsia"/>
          </w:rPr>
          <w:delText>订单信息</w:delText>
        </w:r>
      </w:del>
    </w:p>
    <w:p w14:paraId="3A638227" w14:textId="77777777" w:rsidR="00727D10" w:rsidDel="009E1FA8" w:rsidRDefault="009E7A83">
      <w:pPr>
        <w:rPr>
          <w:del w:id="8276" w:author="Happy" w:date="2018-08-20T18:39:00Z"/>
        </w:rPr>
        <w:pPrChange w:id="8277" w:author="Happy" w:date="2018-08-20T18:39:00Z">
          <w:pPr>
            <w:pStyle w:val="af3"/>
            <w:numPr>
              <w:numId w:val="92"/>
            </w:numPr>
            <w:spacing w:line="360" w:lineRule="auto"/>
            <w:ind w:left="420" w:firstLineChars="0" w:hanging="420"/>
          </w:pPr>
        </w:pPrChange>
      </w:pPr>
      <w:del w:id="8278" w:author="Happy" w:date="2018-08-20T18:39:00Z">
        <w:r w:rsidDel="009E1FA8">
          <w:rPr>
            <w:rFonts w:hint="eastAsia"/>
          </w:rPr>
          <w:delText>桌台号：只读</w:delText>
        </w:r>
      </w:del>
    </w:p>
    <w:p w14:paraId="1684F886" w14:textId="77777777" w:rsidR="00727D10" w:rsidDel="009E1FA8" w:rsidRDefault="009E7A83">
      <w:pPr>
        <w:rPr>
          <w:del w:id="8279" w:author="Happy" w:date="2018-08-20T18:39:00Z"/>
        </w:rPr>
        <w:pPrChange w:id="8280" w:author="Happy" w:date="2018-08-20T18:39:00Z">
          <w:pPr>
            <w:pStyle w:val="af3"/>
            <w:numPr>
              <w:numId w:val="92"/>
            </w:numPr>
            <w:spacing w:line="360" w:lineRule="auto"/>
            <w:ind w:left="420" w:firstLineChars="0" w:hanging="420"/>
          </w:pPr>
        </w:pPrChange>
      </w:pPr>
      <w:del w:id="8281" w:author="Happy" w:date="2018-08-20T18:39:00Z">
        <w:r w:rsidDel="009E1FA8">
          <w:rPr>
            <w:rFonts w:hint="eastAsia"/>
          </w:rPr>
          <w:delText>市别：只读</w:delText>
        </w:r>
      </w:del>
    </w:p>
    <w:p w14:paraId="063EE4CE" w14:textId="77777777" w:rsidR="00727D10" w:rsidDel="009E1FA8" w:rsidRDefault="005F420B">
      <w:pPr>
        <w:rPr>
          <w:del w:id="8282" w:author="Happy" w:date="2018-08-20T18:39:00Z"/>
        </w:rPr>
        <w:pPrChange w:id="8283" w:author="Happy" w:date="2018-08-20T18:39:00Z">
          <w:pPr>
            <w:pStyle w:val="af3"/>
            <w:numPr>
              <w:numId w:val="92"/>
            </w:numPr>
            <w:spacing w:line="360" w:lineRule="auto"/>
            <w:ind w:left="420" w:firstLineChars="0" w:hanging="420"/>
          </w:pPr>
        </w:pPrChange>
      </w:pPr>
      <w:del w:id="8284" w:author="Happy" w:date="2018-08-20T18:39:00Z">
        <w:r w:rsidDel="009E1FA8">
          <w:rPr>
            <w:rFonts w:hint="eastAsia"/>
          </w:rPr>
          <w:delText>订单来源：食乐淘</w:delText>
        </w:r>
        <w:r w:rsidDel="009E1FA8">
          <w:rPr>
            <w:rFonts w:hint="eastAsia"/>
          </w:rPr>
          <w:delText>APP</w:delText>
        </w:r>
      </w:del>
    </w:p>
    <w:p w14:paraId="35DC6830" w14:textId="77777777" w:rsidR="00727D10" w:rsidDel="009E1FA8" w:rsidRDefault="009E7A83">
      <w:pPr>
        <w:rPr>
          <w:del w:id="8285" w:author="Happy" w:date="2018-08-20T18:39:00Z"/>
        </w:rPr>
        <w:pPrChange w:id="8286" w:author="Happy" w:date="2018-08-20T18:39:00Z">
          <w:pPr>
            <w:pStyle w:val="af3"/>
            <w:numPr>
              <w:numId w:val="92"/>
            </w:numPr>
            <w:spacing w:line="360" w:lineRule="auto"/>
            <w:ind w:left="420" w:firstLineChars="0" w:hanging="420"/>
          </w:pPr>
        </w:pPrChange>
      </w:pPr>
      <w:del w:id="8287" w:author="Happy" w:date="2018-08-20T18:39:00Z">
        <w:r w:rsidDel="009E1FA8">
          <w:rPr>
            <w:rFonts w:hint="eastAsia"/>
          </w:rPr>
          <w:delText>订单编号：只读</w:delText>
        </w:r>
      </w:del>
    </w:p>
    <w:p w14:paraId="6395B980" w14:textId="77777777" w:rsidR="00727D10" w:rsidDel="009E1FA8" w:rsidRDefault="009E7A83">
      <w:pPr>
        <w:rPr>
          <w:del w:id="8288" w:author="Happy" w:date="2018-08-20T18:39:00Z"/>
        </w:rPr>
        <w:pPrChange w:id="8289" w:author="Happy" w:date="2018-08-20T18:39:00Z">
          <w:pPr>
            <w:pStyle w:val="af3"/>
            <w:numPr>
              <w:numId w:val="92"/>
            </w:numPr>
            <w:spacing w:line="360" w:lineRule="auto"/>
            <w:ind w:left="420" w:firstLineChars="0" w:hanging="420"/>
          </w:pPr>
        </w:pPrChange>
      </w:pPr>
      <w:del w:id="8290" w:author="Happy" w:date="2018-08-20T18:39:00Z">
        <w:r w:rsidDel="009E1FA8">
          <w:rPr>
            <w:rFonts w:hint="eastAsia"/>
          </w:rPr>
          <w:delText>开桌信息：只读，包含开桌信息和操作人</w:delText>
        </w:r>
      </w:del>
    </w:p>
    <w:p w14:paraId="01FA48F5" w14:textId="77777777" w:rsidR="00727D10" w:rsidDel="009E1FA8" w:rsidRDefault="009E7A83">
      <w:pPr>
        <w:rPr>
          <w:del w:id="8291" w:author="Happy" w:date="2018-08-20T18:39:00Z"/>
        </w:rPr>
        <w:pPrChange w:id="8292" w:author="Happy" w:date="2018-08-20T18:39:00Z">
          <w:pPr>
            <w:pStyle w:val="af3"/>
            <w:numPr>
              <w:numId w:val="92"/>
            </w:numPr>
            <w:spacing w:line="360" w:lineRule="auto"/>
            <w:ind w:left="420" w:firstLineChars="0" w:hanging="420"/>
          </w:pPr>
        </w:pPrChange>
      </w:pPr>
      <w:del w:id="8293" w:author="Happy" w:date="2018-08-20T18:39:00Z">
        <w:r w:rsidDel="009E1FA8">
          <w:rPr>
            <w:rFonts w:hint="eastAsia"/>
          </w:rPr>
          <w:delText>下单信息：只读，包含下单信息和操作人</w:delText>
        </w:r>
      </w:del>
    </w:p>
    <w:p w14:paraId="79CD903B" w14:textId="77777777" w:rsidR="00727D10" w:rsidDel="009E1FA8" w:rsidRDefault="009E7A83">
      <w:pPr>
        <w:rPr>
          <w:del w:id="8294" w:author="Happy" w:date="2018-08-20T18:39:00Z"/>
        </w:rPr>
        <w:pPrChange w:id="8295" w:author="Happy" w:date="2018-08-20T18:39:00Z">
          <w:pPr>
            <w:pStyle w:val="af3"/>
            <w:numPr>
              <w:numId w:val="92"/>
            </w:numPr>
            <w:spacing w:line="360" w:lineRule="auto"/>
            <w:ind w:left="420" w:firstLineChars="0" w:hanging="420"/>
          </w:pPr>
        </w:pPrChange>
      </w:pPr>
      <w:del w:id="8296" w:author="Happy" w:date="2018-08-20T18:39:00Z">
        <w:r w:rsidDel="009E1FA8">
          <w:rPr>
            <w:rFonts w:hint="eastAsia"/>
          </w:rPr>
          <w:delText>就餐人：可编辑，包含姓名、性别和电话</w:delText>
        </w:r>
      </w:del>
    </w:p>
    <w:p w14:paraId="5E230E3C" w14:textId="77777777" w:rsidR="005C3A57" w:rsidDel="009E1FA8" w:rsidRDefault="009E7A83">
      <w:pPr>
        <w:rPr>
          <w:del w:id="8297" w:author="Happy" w:date="2018-08-20T18:39:00Z"/>
        </w:rPr>
        <w:pPrChange w:id="8298" w:author="Happy" w:date="2018-08-20T18:39:00Z">
          <w:pPr>
            <w:pStyle w:val="af3"/>
            <w:numPr>
              <w:numId w:val="92"/>
            </w:numPr>
            <w:spacing w:line="360" w:lineRule="auto"/>
            <w:ind w:left="420" w:firstLineChars="0" w:hanging="420"/>
          </w:pPr>
        </w:pPrChange>
      </w:pPr>
      <w:del w:id="8299" w:author="Happy" w:date="2018-08-20T18:39:00Z">
        <w:r w:rsidDel="009E1FA8">
          <w:rPr>
            <w:rFonts w:hint="eastAsia"/>
          </w:rPr>
          <w:delText>人数：可编辑。</w:delText>
        </w:r>
      </w:del>
    </w:p>
    <w:p w14:paraId="01E60CCF" w14:textId="77777777" w:rsidR="005C3A57" w:rsidDel="009E1FA8" w:rsidRDefault="0028318E">
      <w:pPr>
        <w:rPr>
          <w:del w:id="8300" w:author="Happy" w:date="2018-08-20T18:39:00Z"/>
        </w:rPr>
        <w:pPrChange w:id="8301" w:author="Happy" w:date="2018-08-20T18:39:00Z">
          <w:pPr>
            <w:pStyle w:val="af3"/>
            <w:numPr>
              <w:numId w:val="92"/>
            </w:numPr>
            <w:spacing w:line="360" w:lineRule="auto"/>
            <w:ind w:left="420" w:firstLineChars="0" w:hanging="420"/>
          </w:pPr>
        </w:pPrChange>
      </w:pPr>
      <w:del w:id="8302" w:author="Happy" w:date="2018-08-20T18:39:00Z">
        <w:r w:rsidDel="009E1FA8">
          <w:rPr>
            <w:rFonts w:hint="eastAsia"/>
          </w:rPr>
          <w:delText>备注：可编辑</w:delText>
        </w:r>
      </w:del>
      <w:ins w:id="8303" w:author="xiaohou" w:date="2016-09-20T11:59:00Z">
        <w:del w:id="8304" w:author="Happy" w:date="2018-08-20T18:39:00Z">
          <w:r w:rsidR="00C853E5" w:rsidDel="009E1FA8">
            <w:rPr>
              <w:rFonts w:hint="eastAsia"/>
            </w:rPr>
            <w:delText>（见</w:delText>
          </w:r>
          <w:r w:rsidR="00C853E5" w:rsidDel="009E1FA8">
            <w:rPr>
              <w:rFonts w:hint="eastAsia"/>
            </w:rPr>
            <w:delText>3.7</w:delText>
          </w:r>
          <w:r w:rsidR="00C853E5" w:rsidDel="009E1FA8">
            <w:rPr>
              <w:rFonts w:hint="eastAsia"/>
            </w:rPr>
            <w:delText>）</w:delText>
          </w:r>
        </w:del>
      </w:ins>
      <w:del w:id="8305" w:author="Happy" w:date="2018-08-20T18:39:00Z">
        <w:r w:rsidR="007008B1" w:rsidDel="009E1FA8">
          <w:rPr>
            <w:rFonts w:hint="eastAsia"/>
          </w:rPr>
          <w:delText>。</w:delText>
        </w:r>
      </w:del>
    </w:p>
    <w:p w14:paraId="71862216" w14:textId="77777777" w:rsidR="005C3A57" w:rsidDel="009E1FA8" w:rsidRDefault="009E7A83">
      <w:pPr>
        <w:rPr>
          <w:del w:id="8306" w:author="Happy" w:date="2018-08-20T18:39:00Z"/>
        </w:rPr>
        <w:pPrChange w:id="8307" w:author="Happy" w:date="2018-08-20T18:39:00Z">
          <w:pPr>
            <w:pStyle w:val="af3"/>
            <w:spacing w:line="360" w:lineRule="auto"/>
            <w:ind w:firstLineChars="0" w:firstLine="0"/>
          </w:pPr>
        </w:pPrChange>
      </w:pPr>
      <w:del w:id="8308" w:author="Happy" w:date="2018-08-20T18:39:00Z">
        <w:r w:rsidDel="009E1FA8">
          <w:rPr>
            <w:rFonts w:hint="eastAsia"/>
          </w:rPr>
          <w:delText>菜品信息</w:delText>
        </w:r>
      </w:del>
    </w:p>
    <w:p w14:paraId="41D68B5F" w14:textId="77777777" w:rsidR="005C3A57" w:rsidDel="009E1FA8" w:rsidRDefault="009E7A83">
      <w:pPr>
        <w:rPr>
          <w:del w:id="8309" w:author="Happy" w:date="2018-08-20T18:39:00Z"/>
        </w:rPr>
        <w:pPrChange w:id="8310" w:author="Happy" w:date="2018-08-20T18:39:00Z">
          <w:pPr>
            <w:pStyle w:val="af3"/>
            <w:numPr>
              <w:numId w:val="93"/>
            </w:numPr>
            <w:spacing w:line="360" w:lineRule="auto"/>
            <w:ind w:left="420" w:firstLineChars="0" w:hanging="420"/>
          </w:pPr>
        </w:pPrChange>
      </w:pPr>
      <w:del w:id="8311" w:author="Happy" w:date="2018-08-20T18:39:00Z">
        <w:r w:rsidDel="009E1FA8">
          <w:rPr>
            <w:rFonts w:hint="eastAsia"/>
          </w:rPr>
          <w:delText>菜品编号、菜品名称、数量、金额</w:delText>
        </w:r>
        <w:r w:rsidR="004F545E" w:rsidDel="009E1FA8">
          <w:rPr>
            <w:rFonts w:hint="eastAsia"/>
          </w:rPr>
          <w:delText>、</w:delText>
        </w:r>
        <w:r w:rsidDel="009E1FA8">
          <w:rPr>
            <w:rFonts w:hint="eastAsia"/>
          </w:rPr>
          <w:delText>备注信息</w:delText>
        </w:r>
        <w:r w:rsidR="004F545E" w:rsidDel="009E1FA8">
          <w:rPr>
            <w:rFonts w:hint="eastAsia"/>
          </w:rPr>
          <w:delText>、加菜标示</w:delText>
        </w:r>
        <w:r w:rsidDel="009E1FA8">
          <w:rPr>
            <w:rFonts w:hint="eastAsia"/>
          </w:rPr>
          <w:delText>。</w:delText>
        </w:r>
      </w:del>
    </w:p>
    <w:p w14:paraId="5EADA323" w14:textId="77777777" w:rsidR="005C3A57" w:rsidDel="009E1FA8" w:rsidRDefault="009E7A83">
      <w:pPr>
        <w:rPr>
          <w:del w:id="8312" w:author="Happy" w:date="2018-08-20T18:39:00Z"/>
        </w:rPr>
        <w:pPrChange w:id="8313" w:author="Happy" w:date="2018-08-20T18:39:00Z">
          <w:pPr>
            <w:pStyle w:val="af3"/>
            <w:numPr>
              <w:numId w:val="93"/>
            </w:numPr>
            <w:spacing w:line="360" w:lineRule="auto"/>
            <w:ind w:left="420" w:firstLineChars="0" w:hanging="420"/>
          </w:pPr>
        </w:pPrChange>
      </w:pPr>
      <w:del w:id="8314" w:author="Happy" w:date="2018-08-20T18:39:00Z">
        <w:r w:rsidDel="009E1FA8">
          <w:rPr>
            <w:rFonts w:hint="eastAsia"/>
          </w:rPr>
          <w:delText>合计、合计数量及金额。</w:delText>
        </w:r>
      </w:del>
    </w:p>
    <w:p w14:paraId="46585792" w14:textId="77777777" w:rsidR="005C3A57" w:rsidDel="009E1FA8" w:rsidRDefault="003725B9">
      <w:pPr>
        <w:rPr>
          <w:del w:id="8315" w:author="Happy" w:date="2018-08-20T18:39:00Z"/>
        </w:rPr>
        <w:pPrChange w:id="8316" w:author="Happy" w:date="2018-08-20T18:39:00Z">
          <w:pPr>
            <w:pStyle w:val="4"/>
            <w:spacing w:line="360" w:lineRule="auto"/>
          </w:pPr>
        </w:pPrChange>
      </w:pPr>
      <w:del w:id="8317" w:author="Happy" w:date="2018-08-20T18:39:00Z">
        <w:r w:rsidDel="009E1FA8">
          <w:rPr>
            <w:rFonts w:hint="eastAsia"/>
          </w:rPr>
          <w:delText>出入口</w:delText>
        </w:r>
      </w:del>
    </w:p>
    <w:p w14:paraId="46245E6B" w14:textId="77777777" w:rsidR="005C3A57" w:rsidDel="009E1FA8" w:rsidRDefault="003725B9">
      <w:pPr>
        <w:rPr>
          <w:del w:id="8318" w:author="Happy" w:date="2018-08-20T18:39:00Z"/>
        </w:rPr>
        <w:pPrChange w:id="8319" w:author="Happy" w:date="2018-08-20T18:39:00Z">
          <w:pPr>
            <w:pStyle w:val="af3"/>
            <w:numPr>
              <w:numId w:val="94"/>
            </w:numPr>
            <w:spacing w:line="360" w:lineRule="auto"/>
            <w:ind w:left="420" w:firstLineChars="0" w:hanging="420"/>
          </w:pPr>
        </w:pPrChange>
      </w:pPr>
      <w:del w:id="8320" w:author="Happy" w:date="2018-08-20T18:39:00Z">
        <w:r w:rsidDel="009E1FA8">
          <w:delText>入口</w:delText>
        </w:r>
        <w:r w:rsidDel="009E1FA8">
          <w:rPr>
            <w:rFonts w:hint="eastAsia"/>
          </w:rPr>
          <w:delText>：</w:delText>
        </w:r>
        <w:r w:rsidDel="009E1FA8">
          <w:delText>消息详情</w:delText>
        </w:r>
      </w:del>
    </w:p>
    <w:p w14:paraId="7C471BAA" w14:textId="77777777" w:rsidR="005C3A57" w:rsidDel="009E1FA8" w:rsidRDefault="003725B9">
      <w:pPr>
        <w:rPr>
          <w:del w:id="8321" w:author="Happy" w:date="2018-08-20T18:39:00Z"/>
        </w:rPr>
        <w:pPrChange w:id="8322" w:author="Happy" w:date="2018-08-20T18:39:00Z">
          <w:pPr>
            <w:pStyle w:val="af3"/>
            <w:numPr>
              <w:numId w:val="94"/>
            </w:numPr>
            <w:spacing w:line="360" w:lineRule="auto"/>
            <w:ind w:left="420" w:firstLineChars="0" w:hanging="420"/>
          </w:pPr>
        </w:pPrChange>
      </w:pPr>
      <w:del w:id="8323" w:author="Happy" w:date="2018-08-20T18:39:00Z">
        <w:r w:rsidDel="009E1FA8">
          <w:rPr>
            <w:rFonts w:hint="eastAsia"/>
          </w:rPr>
          <w:delText>出口：消息详情</w:delText>
        </w:r>
      </w:del>
    </w:p>
    <w:p w14:paraId="4EFD3F12" w14:textId="77777777" w:rsidR="005C3A57" w:rsidDel="009E1FA8" w:rsidRDefault="003725B9">
      <w:pPr>
        <w:rPr>
          <w:del w:id="8324" w:author="Happy" w:date="2018-08-20T18:39:00Z"/>
        </w:rPr>
        <w:pPrChange w:id="8325" w:author="Happy" w:date="2018-08-20T18:39:00Z">
          <w:pPr>
            <w:pStyle w:val="4"/>
            <w:spacing w:line="360" w:lineRule="auto"/>
          </w:pPr>
        </w:pPrChange>
      </w:pPr>
      <w:del w:id="8326" w:author="Happy" w:date="2018-08-20T18:39:00Z">
        <w:r w:rsidDel="009E1FA8">
          <w:rPr>
            <w:rFonts w:hint="eastAsia"/>
          </w:rPr>
          <w:delText>数据来源</w:delText>
        </w:r>
      </w:del>
    </w:p>
    <w:p w14:paraId="6469682F" w14:textId="77777777" w:rsidR="005C3A57" w:rsidDel="009E1FA8" w:rsidRDefault="00E748DC">
      <w:pPr>
        <w:rPr>
          <w:del w:id="8327" w:author="Happy" w:date="2018-08-20T18:39:00Z"/>
        </w:rPr>
        <w:pPrChange w:id="8328" w:author="Happy" w:date="2018-08-20T18:39:00Z">
          <w:pPr>
            <w:pStyle w:val="af3"/>
            <w:numPr>
              <w:numId w:val="95"/>
            </w:numPr>
            <w:spacing w:line="360" w:lineRule="auto"/>
            <w:ind w:left="420" w:firstLineChars="0" w:hanging="420"/>
          </w:pPr>
        </w:pPrChange>
      </w:pPr>
      <w:del w:id="8329" w:author="Happy" w:date="2018-08-20T18:39:00Z">
        <w:r w:rsidDel="009E1FA8">
          <w:delText>订单信息</w:delText>
        </w:r>
        <w:r w:rsidDel="009E1FA8">
          <w:rPr>
            <w:rFonts w:hint="eastAsia"/>
          </w:rPr>
          <w:delText>、</w:delText>
        </w:r>
        <w:r w:rsidDel="009E1FA8">
          <w:delText>菜品信息从服务器端获取</w:delText>
        </w:r>
      </w:del>
    </w:p>
    <w:p w14:paraId="3ACEBA53" w14:textId="77777777" w:rsidR="005C3A57" w:rsidDel="009E1FA8" w:rsidRDefault="00FF0A27">
      <w:pPr>
        <w:rPr>
          <w:del w:id="8330" w:author="Happy" w:date="2018-08-20T18:39:00Z"/>
        </w:rPr>
        <w:pPrChange w:id="8331" w:author="Happy" w:date="2018-08-20T18:39:00Z">
          <w:pPr>
            <w:pStyle w:val="4"/>
            <w:spacing w:line="360" w:lineRule="auto"/>
          </w:pPr>
        </w:pPrChange>
      </w:pPr>
      <w:del w:id="8332" w:author="Happy" w:date="2018-08-20T18:39:00Z">
        <w:r w:rsidDel="009E1FA8">
          <w:rPr>
            <w:rFonts w:hint="eastAsia"/>
          </w:rPr>
          <w:delText>操作规则</w:delText>
        </w:r>
      </w:del>
    </w:p>
    <w:p w14:paraId="27CEE788" w14:textId="77777777" w:rsidR="005C3A57" w:rsidDel="009E1FA8" w:rsidRDefault="00CF657F">
      <w:pPr>
        <w:rPr>
          <w:del w:id="8333" w:author="Happy" w:date="2018-08-20T18:39:00Z"/>
        </w:rPr>
        <w:pPrChange w:id="8334" w:author="Happy" w:date="2018-08-20T18:39:00Z">
          <w:pPr>
            <w:pStyle w:val="af3"/>
            <w:numPr>
              <w:numId w:val="95"/>
            </w:numPr>
            <w:spacing w:line="360" w:lineRule="auto"/>
            <w:ind w:left="420" w:firstLineChars="0" w:hanging="420"/>
          </w:pPr>
        </w:pPrChange>
      </w:pPr>
      <w:del w:id="8335" w:author="Happy" w:date="2018-08-20T18:39:00Z">
        <w:r w:rsidDel="009E1FA8">
          <w:rPr>
            <w:rFonts w:hint="eastAsia"/>
          </w:rPr>
          <w:delText>【拒绝】：点击，则出现拒绝弹框（</w:delText>
        </w:r>
      </w:del>
      <w:ins w:id="8336" w:author="xiaohou" w:date="2016-09-09T11:14:00Z">
        <w:del w:id="8337" w:author="Happy" w:date="2018-08-20T18:39:00Z">
          <w:r w:rsidR="00EB18B2" w:rsidDel="009E1FA8">
            <w:rPr>
              <w:rFonts w:hint="eastAsia"/>
            </w:rPr>
            <w:delText>9</w:delText>
          </w:r>
        </w:del>
      </w:ins>
      <w:del w:id="8338" w:author="Happy" w:date="2018-08-20T18:39:00Z">
        <w:r w:rsidDel="009E1FA8">
          <w:rPr>
            <w:rFonts w:hint="eastAsia"/>
          </w:rPr>
          <w:delText>.2.5</w:delText>
        </w:r>
        <w:r w:rsidDel="009E1FA8">
          <w:rPr>
            <w:rFonts w:hint="eastAsia"/>
          </w:rPr>
          <w:delText>），需要选择拒绝理由。</w:delText>
        </w:r>
      </w:del>
    </w:p>
    <w:p w14:paraId="47951D07" w14:textId="77777777" w:rsidR="005C3A57" w:rsidDel="009E1FA8" w:rsidRDefault="00CF657F">
      <w:pPr>
        <w:rPr>
          <w:del w:id="8339" w:author="Happy" w:date="2018-08-20T18:39:00Z"/>
        </w:rPr>
        <w:pPrChange w:id="8340" w:author="Happy" w:date="2018-08-20T18:39:00Z">
          <w:pPr>
            <w:pStyle w:val="af3"/>
            <w:numPr>
              <w:numId w:val="95"/>
            </w:numPr>
            <w:spacing w:line="360" w:lineRule="auto"/>
            <w:ind w:left="420" w:firstLineChars="0" w:hanging="420"/>
          </w:pPr>
        </w:pPrChange>
      </w:pPr>
      <w:del w:id="8341" w:author="Happy" w:date="2018-08-20T18:39:00Z">
        <w:r w:rsidDel="009E1FA8">
          <w:rPr>
            <w:rFonts w:hint="eastAsia"/>
          </w:rPr>
          <w:delText>【接受】：点击，则</w:delText>
        </w:r>
        <w:r w:rsidDel="009E1FA8">
          <w:rPr>
            <w:rFonts w:hint="eastAsia"/>
          </w:rPr>
          <w:delText>toast</w:delText>
        </w:r>
        <w:r w:rsidDel="009E1FA8">
          <w:rPr>
            <w:rFonts w:hint="eastAsia"/>
          </w:rPr>
          <w:delText>提示：下单到后厨。</w:delText>
        </w:r>
        <w:r w:rsidR="00EF5195" w:rsidDel="009E1FA8">
          <w:rPr>
            <w:rFonts w:hint="eastAsia"/>
          </w:rPr>
          <w:delText>同时打印加菜小票。</w:delText>
        </w:r>
      </w:del>
      <w:ins w:id="8342" w:author="xiaohou" w:date="2016-09-20T11:58:00Z">
        <w:del w:id="8343" w:author="Happy" w:date="2018-08-20T18:39:00Z">
          <w:r w:rsidR="001F43A0" w:rsidDel="009E1FA8">
            <w:rPr>
              <w:rFonts w:hint="eastAsia"/>
            </w:rPr>
            <w:delText>当菜品下单到后厨的</w:delText>
          </w:r>
        </w:del>
      </w:ins>
      <w:ins w:id="8344" w:author="xiaohou" w:date="2016-09-20T11:59:00Z">
        <w:del w:id="8345" w:author="Happy" w:date="2018-08-20T18:39:00Z">
          <w:r w:rsidR="001F43A0" w:rsidDel="009E1FA8">
            <w:rPr>
              <w:rFonts w:hint="eastAsia"/>
            </w:rPr>
            <w:delText>划菜系统中，订单中的备注会显示在每个菜品上。</w:delText>
          </w:r>
        </w:del>
      </w:ins>
      <w:del w:id="8346" w:author="Happy" w:date="2018-08-20T18:39:00Z">
        <w:r w:rsidR="007525DF" w:rsidDel="009E1FA8">
          <w:rPr>
            <w:rFonts w:hint="eastAsia"/>
          </w:rPr>
          <w:delText>接受时，系统判断所点菜品库存数量，如果不足，则系统自动将不足部分退菜。</w:delText>
        </w:r>
        <w:r w:rsidR="007A3092" w:rsidDel="009E1FA8">
          <w:rPr>
            <w:rFonts w:hint="eastAsia"/>
          </w:rPr>
          <w:delText>并给</w:delText>
        </w:r>
        <w:r w:rsidR="007A3092" w:rsidDel="009E1FA8">
          <w:rPr>
            <w:rFonts w:hint="eastAsia"/>
          </w:rPr>
          <w:delText>BA</w:delText>
        </w:r>
        <w:r w:rsidR="007A3092" w:rsidDel="009E1FA8">
          <w:rPr>
            <w:rFonts w:hint="eastAsia"/>
          </w:rPr>
          <w:delText>、</w:delText>
        </w:r>
        <w:r w:rsidR="007A3092" w:rsidDel="009E1FA8">
          <w:rPr>
            <w:rFonts w:hint="eastAsia"/>
          </w:rPr>
          <w:delText>CA</w:delText>
        </w:r>
        <w:r w:rsidR="007A3092" w:rsidDel="009E1FA8">
          <w:rPr>
            <w:rFonts w:hint="eastAsia"/>
          </w:rPr>
          <w:delText>发送通知</w:delText>
        </w:r>
        <w:r w:rsidR="00151C16" w:rsidDel="009E1FA8">
          <w:rPr>
            <w:rFonts w:hint="eastAsia"/>
          </w:rPr>
          <w:delText>：所点的</w:delText>
        </w:r>
        <w:r w:rsidR="00151C16" w:rsidDel="009E1FA8">
          <w:rPr>
            <w:rFonts w:hint="eastAsia"/>
          </w:rPr>
          <w:delText>**</w:delText>
        </w:r>
        <w:r w:rsidR="00151C16" w:rsidDel="009E1FA8">
          <w:rPr>
            <w:rFonts w:hint="eastAsia"/>
          </w:rPr>
          <w:delText>菜品，由于库存不足，系统已自动退菜，是否要点其他菜品？</w:delText>
        </w:r>
      </w:del>
    </w:p>
    <w:p w14:paraId="3E878077" w14:textId="77777777" w:rsidR="005C3A57" w:rsidDel="009E1FA8" w:rsidRDefault="000117C1">
      <w:pPr>
        <w:rPr>
          <w:del w:id="8347" w:author="Happy" w:date="2018-08-20T18:39:00Z"/>
        </w:rPr>
        <w:pPrChange w:id="8348" w:author="Happy" w:date="2018-08-20T18:39:00Z">
          <w:pPr>
            <w:pStyle w:val="af3"/>
            <w:numPr>
              <w:numId w:val="95"/>
            </w:numPr>
            <w:spacing w:line="360" w:lineRule="auto"/>
            <w:ind w:left="420" w:firstLineChars="0" w:hanging="420"/>
          </w:pPr>
        </w:pPrChange>
      </w:pPr>
      <w:del w:id="8349" w:author="Happy" w:date="2018-08-20T18:39:00Z">
        <w:r w:rsidDel="009E1FA8">
          <w:rPr>
            <w:rFonts w:hint="eastAsia"/>
          </w:rPr>
          <w:delText>【返回】：点击，则返回到相应的消息信息页面。</w:delText>
        </w:r>
      </w:del>
    </w:p>
    <w:p w14:paraId="6F5836C9" w14:textId="77777777" w:rsidR="005C3A57" w:rsidDel="009E1FA8" w:rsidRDefault="00A55807">
      <w:pPr>
        <w:rPr>
          <w:del w:id="8350" w:author="Happy" w:date="2018-08-20T18:39:00Z"/>
        </w:rPr>
        <w:pPrChange w:id="8351" w:author="Happy" w:date="2018-08-20T18:39:00Z">
          <w:pPr>
            <w:pStyle w:val="4"/>
            <w:spacing w:line="360" w:lineRule="auto"/>
          </w:pPr>
        </w:pPrChange>
      </w:pPr>
      <w:del w:id="8352" w:author="Happy" w:date="2018-08-20T18:39:00Z">
        <w:r w:rsidDel="009E1FA8">
          <w:rPr>
            <w:rFonts w:hint="eastAsia"/>
          </w:rPr>
          <w:delText>拒绝理由</w:delText>
        </w:r>
      </w:del>
    </w:p>
    <w:p w14:paraId="263AA9E4" w14:textId="77777777" w:rsidR="00727D10" w:rsidDel="009E1FA8" w:rsidRDefault="0087072B">
      <w:pPr>
        <w:rPr>
          <w:del w:id="8353" w:author="Happy" w:date="2018-08-20T18:39:00Z"/>
        </w:rPr>
        <w:pPrChange w:id="8354" w:author="Happy" w:date="2018-08-20T18:39:00Z">
          <w:pPr>
            <w:spacing w:line="360" w:lineRule="auto"/>
          </w:pPr>
        </w:pPrChange>
      </w:pPr>
      <w:ins w:id="8355" w:author="xiaohou" w:date="2016-08-31T17:12:00Z">
        <w:del w:id="8356" w:author="Happy" w:date="2018-08-20T18:39:00Z">
          <w:r w:rsidDel="009E1FA8">
            <w:rPr>
              <w:noProof/>
              <w:rPrChange w:id="8357" w:author="Unknown">
                <w:rPr>
                  <w:i/>
                  <w:iCs/>
                  <w:noProof/>
                  <w:color w:val="808080" w:themeColor="text1" w:themeTint="7F"/>
                </w:rPr>
              </w:rPrChange>
            </w:rPr>
            <w:drawing>
              <wp:inline distT="0" distB="0" distL="0" distR="0" wp14:anchorId="420AFC91" wp14:editId="3A8819D9">
                <wp:extent cx="4945380" cy="4008755"/>
                <wp:effectExtent l="19050" t="0" r="7620" b="0"/>
                <wp:docPr id="8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8"/>
                        <a:srcRect/>
                        <a:stretch>
                          <a:fillRect/>
                        </a:stretch>
                      </pic:blipFill>
                      <pic:spPr bwMode="auto">
                        <a:xfrm>
                          <a:off x="0" y="0"/>
                          <a:ext cx="4945380" cy="4008755"/>
                        </a:xfrm>
                        <a:prstGeom prst="rect">
                          <a:avLst/>
                        </a:prstGeom>
                        <a:noFill/>
                        <a:ln w="9525">
                          <a:noFill/>
                          <a:miter lim="800000"/>
                          <a:headEnd/>
                          <a:tailEnd/>
                        </a:ln>
                      </pic:spPr>
                    </pic:pic>
                  </a:graphicData>
                </a:graphic>
              </wp:inline>
            </w:drawing>
          </w:r>
          <w:r w:rsidR="002C4211" w:rsidDel="009E1FA8">
            <w:rPr>
              <w:rFonts w:hint="eastAsia"/>
              <w:noProof/>
            </w:rPr>
            <w:delText xml:space="preserve"> </w:delText>
          </w:r>
        </w:del>
      </w:ins>
    </w:p>
    <w:p w14:paraId="339466D2" w14:textId="77777777" w:rsidR="005C3A57" w:rsidDel="009E1FA8" w:rsidRDefault="00E24914">
      <w:pPr>
        <w:rPr>
          <w:del w:id="8358" w:author="Happy" w:date="2018-08-20T18:39:00Z"/>
        </w:rPr>
        <w:pPrChange w:id="8359" w:author="Happy" w:date="2018-08-20T18:39:00Z">
          <w:pPr>
            <w:pStyle w:val="af3"/>
            <w:numPr>
              <w:numId w:val="90"/>
            </w:numPr>
            <w:spacing w:line="360" w:lineRule="auto"/>
            <w:ind w:left="420" w:firstLineChars="0" w:hanging="420"/>
          </w:pPr>
        </w:pPrChange>
      </w:pPr>
      <w:del w:id="8360" w:author="Happy" w:date="2018-08-20T18:39:00Z">
        <w:r w:rsidDel="009E1FA8">
          <w:rPr>
            <w:rFonts w:hint="eastAsia"/>
          </w:rPr>
          <w:delText>拒绝理由需要从服务器端获取</w:delText>
        </w:r>
      </w:del>
      <w:ins w:id="8361" w:author="xiaohou" w:date="2016-08-31T17:12:00Z">
        <w:del w:id="8362" w:author="Happy" w:date="2018-08-20T18:39:00Z">
          <w:r w:rsidR="002C4211" w:rsidDel="009E1FA8">
            <w:rPr>
              <w:rFonts w:hint="eastAsia"/>
            </w:rPr>
            <w:delText>，也可以手动输入拒绝理由。默认情况下输入框是隐藏的。当选择“其他”时出现，非必填项，要求最多</w:delText>
          </w:r>
          <w:r w:rsidR="002C4211" w:rsidDel="009E1FA8">
            <w:rPr>
              <w:rFonts w:hint="eastAsia"/>
            </w:rPr>
            <w:delText>20</w:delText>
          </w:r>
          <w:r w:rsidR="002C4211" w:rsidDel="009E1FA8">
            <w:rPr>
              <w:rFonts w:hint="eastAsia"/>
            </w:rPr>
            <w:delText>个字符。</w:delText>
          </w:r>
        </w:del>
      </w:ins>
    </w:p>
    <w:p w14:paraId="5F395BB5" w14:textId="77777777" w:rsidR="005C3A57" w:rsidDel="009E1FA8" w:rsidRDefault="00E24914">
      <w:pPr>
        <w:rPr>
          <w:del w:id="8363" w:author="Happy" w:date="2018-08-20T18:39:00Z"/>
        </w:rPr>
        <w:pPrChange w:id="8364" w:author="Happy" w:date="2018-08-20T18:39:00Z">
          <w:pPr>
            <w:pStyle w:val="af3"/>
            <w:numPr>
              <w:numId w:val="90"/>
            </w:numPr>
            <w:spacing w:line="360" w:lineRule="auto"/>
            <w:ind w:left="420" w:firstLineChars="0" w:hanging="420"/>
          </w:pPr>
        </w:pPrChange>
      </w:pPr>
      <w:del w:id="8365" w:author="Happy" w:date="2018-08-20T18:39:00Z">
        <w:r w:rsidDel="009E1FA8">
          <w:rPr>
            <w:rFonts w:hint="eastAsia"/>
          </w:rPr>
          <w:delText>【取消】则弹框消失，停留在</w:delText>
        </w:r>
      </w:del>
      <w:ins w:id="8366" w:author="xiaohou" w:date="2016-09-09T11:14:00Z">
        <w:del w:id="8367" w:author="Happy" w:date="2018-08-20T18:39:00Z">
          <w:r w:rsidR="00EB18B2" w:rsidDel="009E1FA8">
            <w:rPr>
              <w:rFonts w:hint="eastAsia"/>
            </w:rPr>
            <w:delText>9</w:delText>
          </w:r>
        </w:del>
      </w:ins>
      <w:del w:id="8368" w:author="Happy" w:date="2018-08-20T18:39:00Z">
        <w:r w:rsidR="00531B17" w:rsidDel="009E1FA8">
          <w:rPr>
            <w:rFonts w:hint="eastAsia"/>
          </w:rPr>
          <w:delText>.2</w:delText>
        </w:r>
        <w:r w:rsidDel="009E1FA8">
          <w:rPr>
            <w:rFonts w:hint="eastAsia"/>
          </w:rPr>
          <w:delText>C</w:delText>
        </w:r>
        <w:r w:rsidDel="009E1FA8">
          <w:rPr>
            <w:rFonts w:hint="eastAsia"/>
          </w:rPr>
          <w:delText>端</w:delText>
        </w:r>
        <w:r w:rsidR="00531B17" w:rsidDel="009E1FA8">
          <w:rPr>
            <w:rFonts w:hint="eastAsia"/>
          </w:rPr>
          <w:delText>提交加菜订单</w:delText>
        </w:r>
        <w:r w:rsidDel="009E1FA8">
          <w:rPr>
            <w:rFonts w:hint="eastAsia"/>
          </w:rPr>
          <w:delText>。</w:delText>
        </w:r>
      </w:del>
    </w:p>
    <w:p w14:paraId="36800B4B" w14:textId="77777777" w:rsidR="000F6642" w:rsidDel="009E1FA8" w:rsidRDefault="00E24914">
      <w:pPr>
        <w:rPr>
          <w:ins w:id="8369" w:author="xiaohou" w:date="2016-09-01T09:29:00Z"/>
          <w:del w:id="8370" w:author="Happy" w:date="2018-08-20T18:39:00Z"/>
        </w:rPr>
        <w:pPrChange w:id="8371" w:author="Happy" w:date="2018-08-20T18:39:00Z">
          <w:pPr>
            <w:pStyle w:val="af3"/>
            <w:spacing w:line="360" w:lineRule="auto"/>
          </w:pPr>
        </w:pPrChange>
      </w:pPr>
      <w:del w:id="8372" w:author="Happy" w:date="2018-08-20T18:39:00Z">
        <w:r w:rsidDel="009E1FA8">
          <w:rPr>
            <w:rFonts w:hint="eastAsia"/>
          </w:rPr>
          <w:delText>【确定】则弹框消失，</w:delText>
        </w:r>
        <w:r w:rsidDel="009E1FA8">
          <w:rPr>
            <w:rFonts w:hint="eastAsia"/>
          </w:rPr>
          <w:delText>C</w:delText>
        </w:r>
        <w:r w:rsidDel="009E1FA8">
          <w:rPr>
            <w:rFonts w:hint="eastAsia"/>
          </w:rPr>
          <w:delText>端请求被拒绝，加菜失败。</w:delText>
        </w:r>
        <w:r w:rsidR="007A0E11" w:rsidDel="009E1FA8">
          <w:rPr>
            <w:rFonts w:hint="eastAsia"/>
          </w:rPr>
          <w:delText>同时给</w:delText>
        </w:r>
        <w:r w:rsidR="007A0E11" w:rsidDel="009E1FA8">
          <w:rPr>
            <w:rFonts w:hint="eastAsia"/>
          </w:rPr>
          <w:delText>CA</w:delText>
        </w:r>
        <w:r w:rsidR="007A0E11" w:rsidDel="009E1FA8">
          <w:rPr>
            <w:rFonts w:hint="eastAsia"/>
          </w:rPr>
          <w:delText>发送通知</w:delText>
        </w:r>
        <w:r w:rsidR="00F529D7" w:rsidDel="009E1FA8">
          <w:rPr>
            <w:rFonts w:hint="eastAsia"/>
          </w:rPr>
          <w:delText>：您的订单被拒绝，是否</w:delText>
        </w:r>
      </w:del>
    </w:p>
    <w:p w14:paraId="693DFC3C" w14:textId="77777777" w:rsidR="005C3A57" w:rsidDel="009E1FA8" w:rsidRDefault="00F529D7">
      <w:pPr>
        <w:rPr>
          <w:del w:id="8373" w:author="Happy" w:date="2018-08-20T18:39:00Z"/>
        </w:rPr>
        <w:pPrChange w:id="8374" w:author="Happy" w:date="2018-08-20T18:39:00Z">
          <w:pPr>
            <w:pStyle w:val="af3"/>
            <w:spacing w:line="360" w:lineRule="auto"/>
          </w:pPr>
        </w:pPrChange>
      </w:pPr>
      <w:del w:id="8375" w:author="Happy" w:date="2018-08-20T18:39:00Z">
        <w:r w:rsidDel="009E1FA8">
          <w:rPr>
            <w:rFonts w:hint="eastAsia"/>
          </w:rPr>
          <w:delText>要点其他菜品？</w:delText>
        </w:r>
      </w:del>
    </w:p>
    <w:p w14:paraId="0A026849" w14:textId="77777777" w:rsidR="003D06E9" w:rsidDel="009E1FA8" w:rsidRDefault="003D06E9">
      <w:pPr>
        <w:rPr>
          <w:del w:id="8376" w:author="Happy" w:date="2018-08-20T18:39:00Z"/>
        </w:rPr>
        <w:pPrChange w:id="8377" w:author="Happy" w:date="2018-08-20T18:39:00Z">
          <w:pPr>
            <w:pStyle w:val="1"/>
          </w:pPr>
        </w:pPrChange>
      </w:pPr>
      <w:del w:id="8378" w:author="Happy" w:date="2018-08-20T18:39:00Z">
        <w:r w:rsidDel="009E1FA8">
          <w:delText>前结</w:delText>
        </w:r>
      </w:del>
    </w:p>
    <w:p w14:paraId="19676DDF" w14:textId="77777777" w:rsidR="00F42C03" w:rsidRPr="00D8549A" w:rsidDel="009E1FA8" w:rsidRDefault="00F42C03">
      <w:pPr>
        <w:rPr>
          <w:del w:id="8379" w:author="Happy" w:date="2018-08-20T18:39:00Z"/>
        </w:rPr>
        <w:pPrChange w:id="8380" w:author="Happy" w:date="2018-08-20T18:39:00Z">
          <w:pPr>
            <w:pStyle w:val="2"/>
          </w:pPr>
        </w:pPrChange>
      </w:pPr>
      <w:del w:id="8381" w:author="Happy" w:date="2018-08-20T18:39:00Z">
        <w:r w:rsidRPr="00D8549A" w:rsidDel="009E1FA8">
          <w:delText>前结</w:delText>
        </w:r>
      </w:del>
    </w:p>
    <w:p w14:paraId="2FEEC414" w14:textId="77777777" w:rsidR="00F42C03" w:rsidDel="009E1FA8" w:rsidRDefault="00F42C03">
      <w:pPr>
        <w:rPr>
          <w:ins w:id="8382" w:author="xiaohou" w:date="2016-09-09T11:14:00Z"/>
          <w:del w:id="8383" w:author="Happy" w:date="2018-08-20T18:39:00Z"/>
        </w:rPr>
        <w:pPrChange w:id="8384" w:author="Happy" w:date="2018-08-20T18:39:00Z">
          <w:pPr>
            <w:spacing w:line="360" w:lineRule="auto"/>
          </w:pPr>
        </w:pPrChange>
      </w:pPr>
      <w:del w:id="8385" w:author="Happy" w:date="2018-08-20T18:39:00Z">
        <w:r w:rsidDel="009E1FA8">
          <w:delText>前结最大的特点就是需要用户支付完成</w:delText>
        </w:r>
        <w:r w:rsidDel="009E1FA8">
          <w:rPr>
            <w:rFonts w:hint="eastAsia"/>
          </w:rPr>
          <w:delText>，</w:delText>
        </w:r>
        <w:r w:rsidDel="009E1FA8">
          <w:delText>订单才会下单到后厨</w:delText>
        </w:r>
        <w:r w:rsidDel="009E1FA8">
          <w:rPr>
            <w:rFonts w:hint="eastAsia"/>
          </w:rPr>
          <w:delText>。</w:delText>
        </w:r>
      </w:del>
    </w:p>
    <w:p w14:paraId="75E4F25A" w14:textId="77777777" w:rsidR="00EB18B2" w:rsidDel="009E1FA8" w:rsidRDefault="00EB18B2">
      <w:pPr>
        <w:rPr>
          <w:ins w:id="8386" w:author="xiaohou" w:date="2016-11-25T16:18:00Z"/>
          <w:del w:id="8387" w:author="Happy" w:date="2018-08-20T18:39:00Z"/>
        </w:rPr>
        <w:pPrChange w:id="8388" w:author="Happy" w:date="2018-08-20T18:39:00Z">
          <w:pPr>
            <w:spacing w:line="360" w:lineRule="auto"/>
          </w:pPr>
        </w:pPrChange>
      </w:pPr>
      <w:ins w:id="8389" w:author="xiaohou" w:date="2016-09-09T11:14:00Z">
        <w:del w:id="8390" w:author="Happy" w:date="2018-08-20T18:39:00Z">
          <w:r w:rsidDel="009E1FA8">
            <w:rPr>
              <w:rFonts w:hint="eastAsia"/>
            </w:rPr>
            <w:delText>前结</w:delText>
          </w:r>
        </w:del>
      </w:ins>
      <w:ins w:id="8391" w:author="xiaohou" w:date="2016-09-09T11:15:00Z">
        <w:del w:id="8392" w:author="Happy" w:date="2018-08-20T18:39:00Z">
          <w:r w:rsidDel="009E1FA8">
            <w:rPr>
              <w:rFonts w:hint="eastAsia"/>
            </w:rPr>
            <w:delText>主要有快餐模式和大时代模式。</w:delText>
          </w:r>
        </w:del>
      </w:ins>
    </w:p>
    <w:p w14:paraId="6B3264A6" w14:textId="77777777" w:rsidR="004928E2" w:rsidDel="009E1FA8" w:rsidRDefault="004928E2">
      <w:pPr>
        <w:rPr>
          <w:ins w:id="8393" w:author="xiaohou" w:date="2016-11-25T16:18:00Z"/>
          <w:del w:id="8394" w:author="Happy" w:date="2018-08-20T18:39:00Z"/>
        </w:rPr>
        <w:pPrChange w:id="8395" w:author="Happy" w:date="2018-08-20T18:39:00Z">
          <w:pPr>
            <w:outlineLvl w:val="0"/>
          </w:pPr>
        </w:pPrChange>
      </w:pPr>
      <w:ins w:id="8396" w:author="xiaohou" w:date="2016-11-25T16:18:00Z">
        <w:del w:id="8397" w:author="Happy" w:date="2018-08-20T18:39:00Z">
          <w:r w:rsidDel="009E1FA8">
            <w:rPr>
              <w:rFonts w:hint="eastAsia"/>
            </w:rPr>
            <w:delText>POS</w:delText>
          </w:r>
          <w:r w:rsidDel="009E1FA8">
            <w:rPr>
              <w:rFonts w:hint="eastAsia"/>
            </w:rPr>
            <w:delText>扣减库存：</w:delText>
          </w:r>
        </w:del>
      </w:ins>
    </w:p>
    <w:p w14:paraId="074C1B2F" w14:textId="77777777" w:rsidR="004928E2" w:rsidDel="009E1FA8" w:rsidRDefault="004928E2">
      <w:pPr>
        <w:rPr>
          <w:ins w:id="8398" w:author="xiaohou" w:date="2016-11-25T16:18:00Z"/>
          <w:del w:id="8399" w:author="Happy" w:date="2018-08-20T18:39:00Z"/>
        </w:rPr>
        <w:pPrChange w:id="8400" w:author="Happy" w:date="2018-08-20T18:39:00Z">
          <w:pPr>
            <w:outlineLvl w:val="0"/>
          </w:pPr>
        </w:pPrChange>
      </w:pPr>
      <w:ins w:id="8401" w:author="xiaohou" w:date="2016-11-25T16:18:00Z">
        <w:del w:id="8402" w:author="Happy" w:date="2018-08-20T18:39:00Z">
          <w:r w:rsidRPr="00400AE1" w:rsidDel="009E1FA8">
            <w:rPr>
              <w:rFonts w:hint="eastAsia"/>
            </w:rPr>
            <w:delText>1. </w:delText>
          </w:r>
          <w:r w:rsidRPr="00400AE1" w:rsidDel="009E1FA8">
            <w:rPr>
              <w:rFonts w:hint="eastAsia"/>
            </w:rPr>
            <w:delText>打开菜品列表时获取服务器库存，并更新本地库存</w:delText>
          </w:r>
          <w:r w:rsidRPr="00400AE1" w:rsidDel="009E1FA8">
            <w:rPr>
              <w:rFonts w:hint="eastAsia"/>
            </w:rPr>
            <w:cr/>
            <w:delText>2. </w:delText>
          </w:r>
          <w:r w:rsidRPr="00400AE1" w:rsidDel="009E1FA8">
            <w:rPr>
              <w:rFonts w:hint="eastAsia"/>
            </w:rPr>
            <w:delText>加入购物车时，扣减本地库存，此时不和服务器交互</w:delText>
          </w:r>
          <w:r w:rsidRPr="00400AE1" w:rsidDel="009E1FA8">
            <w:rPr>
              <w:rFonts w:hint="eastAsia"/>
            </w:rPr>
            <w:cr/>
          </w:r>
          <w:r w:rsidDel="009E1FA8">
            <w:rPr>
              <w:rFonts w:hint="eastAsia"/>
            </w:rPr>
            <w:delText>3</w:delText>
          </w:r>
          <w:r w:rsidDel="009E1FA8">
            <w:rPr>
              <w:rFonts w:hint="eastAsia"/>
            </w:rPr>
            <w:delText>、点击支付方式时，先检查库存，库存够，则生成订单，库存不够，则不生成订单；当在支付页面返回时，则订单取消，购物车中的菜品保存。</w:delText>
          </w:r>
        </w:del>
      </w:ins>
    </w:p>
    <w:p w14:paraId="0DBB9CB0" w14:textId="77777777" w:rsidR="00F25BA3" w:rsidRPr="004928E2" w:rsidDel="009E1FA8" w:rsidRDefault="00F25BA3">
      <w:pPr>
        <w:rPr>
          <w:del w:id="8403" w:author="Happy" w:date="2018-08-20T18:39:00Z"/>
        </w:rPr>
        <w:pPrChange w:id="8404" w:author="Happy" w:date="2018-08-20T18:39:00Z">
          <w:pPr>
            <w:spacing w:line="360" w:lineRule="auto"/>
          </w:pPr>
        </w:pPrChange>
      </w:pPr>
    </w:p>
    <w:p w14:paraId="7176D1C5" w14:textId="77777777" w:rsidR="00F42C03" w:rsidDel="009E1FA8" w:rsidRDefault="00F42C03">
      <w:pPr>
        <w:rPr>
          <w:ins w:id="8405" w:author="xiaohou" w:date="2016-09-09T11:15:00Z"/>
          <w:del w:id="8406" w:author="Happy" w:date="2018-08-20T18:39:00Z"/>
        </w:rPr>
        <w:pPrChange w:id="8407" w:author="Happy" w:date="2018-08-20T18:39:00Z">
          <w:pPr>
            <w:pStyle w:val="3"/>
            <w:spacing w:line="360" w:lineRule="auto"/>
          </w:pPr>
        </w:pPrChange>
      </w:pPr>
      <w:del w:id="8408" w:author="Happy" w:date="2018-08-20T18:39:00Z">
        <w:r w:rsidDel="009E1FA8">
          <w:rPr>
            <w:rFonts w:hint="eastAsia"/>
          </w:rPr>
          <w:delText>前结主页</w:delText>
        </w:r>
      </w:del>
    </w:p>
    <w:p w14:paraId="765A577E" w14:textId="77777777" w:rsidR="003B1953" w:rsidDel="009E1FA8" w:rsidRDefault="00D66F74">
      <w:pPr>
        <w:rPr>
          <w:del w:id="8409" w:author="Happy" w:date="2018-08-20T18:39:00Z"/>
        </w:rPr>
        <w:pPrChange w:id="8410" w:author="Happy" w:date="2018-08-20T18:39:00Z">
          <w:pPr>
            <w:pStyle w:val="3"/>
            <w:spacing w:line="360" w:lineRule="auto"/>
          </w:pPr>
        </w:pPrChange>
      </w:pPr>
      <w:ins w:id="8411" w:author="xiaohou" w:date="2016-09-09T11:15:00Z">
        <w:del w:id="8412" w:author="Happy" w:date="2018-08-20T18:39:00Z">
          <w:r w:rsidDel="009E1FA8">
            <w:rPr>
              <w:rFonts w:hint="eastAsia"/>
            </w:rPr>
            <w:delText>大时代模式</w:delText>
          </w:r>
          <w:r w:rsidR="000C4A51" w:rsidDel="009E1FA8">
            <w:rPr>
              <w:rFonts w:hint="eastAsia"/>
            </w:rPr>
            <w:delText>：</w:delText>
          </w:r>
        </w:del>
      </w:ins>
    </w:p>
    <w:p w14:paraId="02DB7064" w14:textId="77777777" w:rsidR="00F42C03" w:rsidDel="009E1FA8" w:rsidRDefault="0087072B">
      <w:pPr>
        <w:rPr>
          <w:ins w:id="8413" w:author="xiaohou" w:date="2016-09-09T11:15:00Z"/>
          <w:del w:id="8414" w:author="Happy" w:date="2018-08-20T18:39:00Z"/>
          <w:noProof/>
        </w:rPr>
        <w:pPrChange w:id="8415" w:author="Happy" w:date="2018-08-20T18:39:00Z">
          <w:pPr>
            <w:spacing w:line="360" w:lineRule="auto"/>
          </w:pPr>
        </w:pPrChange>
      </w:pPr>
      <w:ins w:id="8416" w:author="xiaohou" w:date="2016-09-27T13:48:00Z">
        <w:del w:id="8417" w:author="Happy" w:date="2018-08-20T18:39:00Z">
          <w:r w:rsidDel="009E1FA8">
            <w:rPr>
              <w:noProof/>
              <w:rPrChange w:id="8418" w:author="Unknown">
                <w:rPr>
                  <w:i/>
                  <w:iCs/>
                  <w:noProof/>
                  <w:color w:val="808080" w:themeColor="text1" w:themeTint="7F"/>
                </w:rPr>
              </w:rPrChange>
            </w:rPr>
            <w:drawing>
              <wp:inline distT="0" distB="0" distL="0" distR="0" wp14:anchorId="12546523" wp14:editId="4AB8B83F">
                <wp:extent cx="4952365" cy="4030980"/>
                <wp:effectExtent l="19050" t="0" r="635" b="0"/>
                <wp:docPr id="10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9"/>
                        <a:srcRect/>
                        <a:stretch>
                          <a:fillRect/>
                        </a:stretch>
                      </pic:blipFill>
                      <pic:spPr bwMode="auto">
                        <a:xfrm>
                          <a:off x="0" y="0"/>
                          <a:ext cx="4952365" cy="4030980"/>
                        </a:xfrm>
                        <a:prstGeom prst="rect">
                          <a:avLst/>
                        </a:prstGeom>
                        <a:noFill/>
                        <a:ln w="9525">
                          <a:noFill/>
                          <a:miter lim="800000"/>
                          <a:headEnd/>
                          <a:tailEnd/>
                        </a:ln>
                      </pic:spPr>
                    </pic:pic>
                  </a:graphicData>
                </a:graphic>
              </wp:inline>
            </w:drawing>
          </w:r>
        </w:del>
      </w:ins>
      <w:del w:id="8419" w:author="Happy" w:date="2018-08-20T18:39:00Z">
        <w:r w:rsidR="00F42C03" w:rsidDel="009E1FA8">
          <w:rPr>
            <w:noProof/>
          </w:rPr>
          <w:delText xml:space="preserve">  </w:delText>
        </w:r>
      </w:del>
    </w:p>
    <w:p w14:paraId="37736A4B" w14:textId="77777777" w:rsidR="006F7E7E" w:rsidDel="009E1FA8" w:rsidRDefault="006F7E7E">
      <w:pPr>
        <w:rPr>
          <w:ins w:id="8420" w:author="xiaohou" w:date="2016-09-09T11:51:00Z"/>
          <w:del w:id="8421" w:author="Happy" w:date="2018-08-20T18:39:00Z"/>
          <w:noProof/>
        </w:rPr>
        <w:pPrChange w:id="8422" w:author="Happy" w:date="2018-08-20T18:39:00Z">
          <w:pPr>
            <w:spacing w:line="360" w:lineRule="auto"/>
          </w:pPr>
        </w:pPrChange>
      </w:pPr>
      <w:ins w:id="8423" w:author="xiaohou" w:date="2016-09-09T11:15:00Z">
        <w:del w:id="8424" w:author="Happy" w:date="2018-08-20T18:39:00Z">
          <w:r w:rsidDel="009E1FA8">
            <w:rPr>
              <w:rFonts w:hint="eastAsia"/>
              <w:noProof/>
            </w:rPr>
            <w:delText>快餐模式：</w:delText>
          </w:r>
        </w:del>
      </w:ins>
    </w:p>
    <w:p w14:paraId="61C1A167" w14:textId="77777777" w:rsidR="006F7E7E" w:rsidDel="009E1FA8" w:rsidRDefault="0087072B">
      <w:pPr>
        <w:rPr>
          <w:del w:id="8425" w:author="Happy" w:date="2018-08-20T18:39:00Z"/>
          <w:noProof/>
        </w:rPr>
        <w:pPrChange w:id="8426" w:author="Happy" w:date="2018-08-20T18:39:00Z">
          <w:pPr>
            <w:spacing w:line="360" w:lineRule="auto"/>
          </w:pPr>
        </w:pPrChange>
      </w:pPr>
      <w:ins w:id="8427" w:author="xiaohou" w:date="2016-09-09T11:51:00Z">
        <w:del w:id="8428" w:author="Happy" w:date="2018-08-20T18:39:00Z">
          <w:r w:rsidDel="009E1FA8">
            <w:rPr>
              <w:noProof/>
              <w:rPrChange w:id="8429" w:author="Unknown">
                <w:rPr>
                  <w:i/>
                  <w:iCs/>
                  <w:noProof/>
                  <w:color w:val="808080" w:themeColor="text1" w:themeTint="7F"/>
                </w:rPr>
              </w:rPrChange>
            </w:rPr>
            <w:drawing>
              <wp:inline distT="0" distB="0" distL="0" distR="0" wp14:anchorId="2B811C22" wp14:editId="132116A0">
                <wp:extent cx="4945380" cy="4015740"/>
                <wp:effectExtent l="19050" t="0" r="7620" b="0"/>
                <wp:docPr id="11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0"/>
                        <a:srcRect/>
                        <a:stretch>
                          <a:fillRect/>
                        </a:stretch>
                      </pic:blipFill>
                      <pic:spPr bwMode="auto">
                        <a:xfrm>
                          <a:off x="0" y="0"/>
                          <a:ext cx="4945380" cy="4015740"/>
                        </a:xfrm>
                        <a:prstGeom prst="rect">
                          <a:avLst/>
                        </a:prstGeom>
                        <a:noFill/>
                        <a:ln w="9525">
                          <a:noFill/>
                          <a:miter lim="800000"/>
                          <a:headEnd/>
                          <a:tailEnd/>
                        </a:ln>
                      </pic:spPr>
                    </pic:pic>
                  </a:graphicData>
                </a:graphic>
              </wp:inline>
            </w:drawing>
          </w:r>
        </w:del>
      </w:ins>
    </w:p>
    <w:p w14:paraId="5C59DB4F" w14:textId="77777777" w:rsidR="00F42C03" w:rsidRPr="003A119B" w:rsidDel="009E1FA8" w:rsidRDefault="00F42C03">
      <w:pPr>
        <w:rPr>
          <w:del w:id="8430" w:author="Happy" w:date="2018-08-20T18:39:00Z"/>
          <w:rStyle w:val="af8"/>
          <w:bCs/>
          <w:i w:val="0"/>
          <w:color w:val="auto"/>
        </w:rPr>
        <w:pPrChange w:id="8431" w:author="Happy" w:date="2018-08-20T18:39:00Z">
          <w:pPr>
            <w:pStyle w:val="4"/>
            <w:spacing w:line="360" w:lineRule="auto"/>
          </w:pPr>
        </w:pPrChange>
      </w:pPr>
      <w:del w:id="8432" w:author="Happy" w:date="2018-08-20T18:39:00Z">
        <w:r w:rsidRPr="003A119B" w:rsidDel="009E1FA8">
          <w:rPr>
            <w:rStyle w:val="af8"/>
            <w:rFonts w:hint="eastAsia"/>
            <w:b/>
            <w:i w:val="0"/>
            <w:color w:val="auto"/>
          </w:rPr>
          <w:delText>显示内容</w:delText>
        </w:r>
      </w:del>
    </w:p>
    <w:p w14:paraId="7E3F5F4E" w14:textId="77777777" w:rsidR="00F42C03" w:rsidDel="009E1FA8" w:rsidRDefault="00EF2892">
      <w:pPr>
        <w:rPr>
          <w:del w:id="8433" w:author="Happy" w:date="2018-08-20T18:39:00Z"/>
        </w:rPr>
        <w:pPrChange w:id="8434" w:author="Happy" w:date="2018-08-20T18:39:00Z">
          <w:pPr>
            <w:pStyle w:val="af3"/>
            <w:spacing w:line="360" w:lineRule="auto"/>
            <w:ind w:firstLineChars="0" w:firstLine="0"/>
          </w:pPr>
        </w:pPrChange>
      </w:pPr>
      <w:del w:id="8435" w:author="Happy" w:date="2018-08-20T18:39:00Z">
        <w:r w:rsidRPr="004B039C" w:rsidDel="009E1FA8">
          <w:fldChar w:fldCharType="begin"/>
        </w:r>
        <w:r w:rsidR="00F42C03" w:rsidRPr="004B039C" w:rsidDel="009E1FA8">
          <w:delInstrText xml:space="preserve"> eq \o\ac(</w:delInstrText>
        </w:r>
        <w:r w:rsidR="00F42C03" w:rsidRPr="004B039C" w:rsidDel="009E1FA8">
          <w:rPr>
            <w:rFonts w:ascii="宋体" w:hint="eastAsia"/>
            <w:position w:val="-4"/>
            <w:sz w:val="31"/>
          </w:rPr>
          <w:delInstrText>○</w:delInstrText>
        </w:r>
        <w:r w:rsidR="00F42C03" w:rsidRPr="004B039C" w:rsidDel="009E1FA8">
          <w:delInstrText>,1)</w:delInstrText>
        </w:r>
        <w:r w:rsidRPr="004B039C" w:rsidDel="009E1FA8">
          <w:fldChar w:fldCharType="end"/>
        </w:r>
        <w:r w:rsidR="00F42C03" w:rsidDel="009E1FA8">
          <w:rPr>
            <w:rFonts w:hint="eastAsia"/>
          </w:rPr>
          <w:delText>已点菜品</w:delText>
        </w:r>
      </w:del>
    </w:p>
    <w:p w14:paraId="60382BF8" w14:textId="77777777" w:rsidR="00F42C03" w:rsidDel="009E1FA8" w:rsidRDefault="00F42C03">
      <w:pPr>
        <w:rPr>
          <w:del w:id="8436" w:author="Happy" w:date="2018-08-20T18:39:00Z"/>
        </w:rPr>
        <w:pPrChange w:id="8437" w:author="Happy" w:date="2018-08-20T18:39:00Z">
          <w:pPr>
            <w:pStyle w:val="af3"/>
            <w:numPr>
              <w:numId w:val="114"/>
            </w:numPr>
            <w:spacing w:line="360" w:lineRule="auto"/>
            <w:ind w:left="840" w:firstLineChars="0" w:hanging="420"/>
          </w:pPr>
        </w:pPrChange>
      </w:pPr>
      <w:del w:id="8438" w:author="Happy" w:date="2018-08-20T18:39:00Z">
        <w:r w:rsidDel="009E1FA8">
          <w:delText>就餐人信息</w:delText>
        </w:r>
        <w:r w:rsidDel="009E1FA8">
          <w:rPr>
            <w:rFonts w:hint="eastAsia"/>
          </w:rPr>
          <w:delText>：</w:delText>
        </w:r>
        <w:r w:rsidDel="009E1FA8">
          <w:delText>点击就餐人信息行</w:delText>
        </w:r>
        <w:r w:rsidDel="009E1FA8">
          <w:rPr>
            <w:rFonts w:hint="eastAsia"/>
          </w:rPr>
          <w:delText>，</w:delText>
        </w:r>
        <w:r w:rsidDel="009E1FA8">
          <w:delText>可以修改就餐人信息</w:delText>
        </w:r>
        <w:r w:rsidDel="009E1FA8">
          <w:rPr>
            <w:rFonts w:hint="eastAsia"/>
          </w:rPr>
          <w:delText>。</w:delText>
        </w:r>
      </w:del>
    </w:p>
    <w:p w14:paraId="65FBB404" w14:textId="77777777" w:rsidR="00F42C03" w:rsidDel="009E1FA8" w:rsidRDefault="00F42C03">
      <w:pPr>
        <w:rPr>
          <w:del w:id="8439" w:author="Happy" w:date="2018-08-20T18:39:00Z"/>
        </w:rPr>
        <w:pPrChange w:id="8440" w:author="Happy" w:date="2018-08-20T18:39:00Z">
          <w:pPr>
            <w:pStyle w:val="af3"/>
            <w:numPr>
              <w:numId w:val="114"/>
            </w:numPr>
            <w:spacing w:line="360" w:lineRule="auto"/>
            <w:ind w:left="840" w:firstLineChars="0" w:hanging="420"/>
          </w:pPr>
        </w:pPrChange>
      </w:pPr>
      <w:del w:id="8441" w:author="Happy" w:date="2018-08-20T18:39:00Z">
        <w:r w:rsidDel="009E1FA8">
          <w:delText>包含</w:delText>
        </w:r>
        <w:r w:rsidDel="009E1FA8">
          <w:rPr>
            <w:rFonts w:hint="eastAsia"/>
          </w:rPr>
          <w:delText>每个已点</w:delText>
        </w:r>
        <w:r w:rsidDel="009E1FA8">
          <w:delText>菜品</w:delText>
        </w:r>
        <w:r w:rsidDel="009E1FA8">
          <w:rPr>
            <w:rFonts w:hint="eastAsia"/>
          </w:rPr>
          <w:delText>的</w:delText>
        </w:r>
        <w:r w:rsidDel="009E1FA8">
          <w:delText>名称</w:delText>
        </w:r>
        <w:r w:rsidDel="009E1FA8">
          <w:rPr>
            <w:rFonts w:hint="eastAsia"/>
          </w:rPr>
          <w:delText>、</w:delText>
        </w:r>
        <w:r w:rsidDel="009E1FA8">
          <w:delText>数量</w:delText>
        </w:r>
        <w:r w:rsidDel="009E1FA8">
          <w:rPr>
            <w:rFonts w:hint="eastAsia"/>
          </w:rPr>
          <w:delText>、单价，</w:delText>
        </w:r>
        <w:r w:rsidDel="009E1FA8">
          <w:delText>当有套餐时</w:delText>
        </w:r>
        <w:r w:rsidDel="009E1FA8">
          <w:rPr>
            <w:rFonts w:hint="eastAsia"/>
          </w:rPr>
          <w:delText>，</w:delText>
        </w:r>
        <w:r w:rsidDel="009E1FA8">
          <w:delText>显示套餐的详细信息</w:delText>
        </w:r>
        <w:r w:rsidDel="009E1FA8">
          <w:rPr>
            <w:rFonts w:hint="eastAsia"/>
          </w:rPr>
          <w:delText>默认显示</w:delText>
        </w:r>
        <w:r w:rsidDel="009E1FA8">
          <w:rPr>
            <w:rFonts w:hint="eastAsia"/>
          </w:rPr>
          <w:delText>40</w:delText>
        </w:r>
        <w:r w:rsidDel="009E1FA8">
          <w:rPr>
            <w:rFonts w:hint="eastAsia"/>
          </w:rPr>
          <w:delText>个字符，当显示不下，则省略。</w:delText>
        </w:r>
      </w:del>
    </w:p>
    <w:p w14:paraId="0435DF04" w14:textId="77777777" w:rsidR="00F42C03" w:rsidDel="009E1FA8" w:rsidRDefault="00F42C03">
      <w:pPr>
        <w:rPr>
          <w:del w:id="8442" w:author="Happy" w:date="2018-08-20T18:39:00Z"/>
        </w:rPr>
        <w:pPrChange w:id="8443" w:author="Happy" w:date="2018-08-20T18:39:00Z">
          <w:pPr>
            <w:pStyle w:val="af3"/>
            <w:numPr>
              <w:numId w:val="114"/>
            </w:numPr>
            <w:spacing w:line="360" w:lineRule="auto"/>
            <w:ind w:left="840" w:firstLineChars="0" w:hanging="420"/>
          </w:pPr>
        </w:pPrChange>
      </w:pPr>
      <w:del w:id="8444" w:author="Happy" w:date="2018-08-20T18:39:00Z">
        <w:r w:rsidDel="009E1FA8">
          <w:delText>已点菜品按照点菜</w:delText>
        </w:r>
        <w:r w:rsidDel="009E1FA8">
          <w:rPr>
            <w:rFonts w:hint="eastAsia"/>
          </w:rPr>
          <w:delText>时间</w:delText>
        </w:r>
        <w:r w:rsidDel="009E1FA8">
          <w:delText>顺序排列</w:delText>
        </w:r>
        <w:r w:rsidDel="009E1FA8">
          <w:rPr>
            <w:rFonts w:hint="eastAsia"/>
          </w:rPr>
          <w:delText>。</w:delText>
        </w:r>
      </w:del>
    </w:p>
    <w:p w14:paraId="21B93C99" w14:textId="77777777" w:rsidR="00F42C03" w:rsidDel="009E1FA8" w:rsidRDefault="00F42C03">
      <w:pPr>
        <w:rPr>
          <w:del w:id="8445" w:author="Happy" w:date="2018-08-20T18:39:00Z"/>
        </w:rPr>
        <w:pPrChange w:id="8446" w:author="Happy" w:date="2018-08-20T18:39:00Z">
          <w:pPr>
            <w:pStyle w:val="af3"/>
            <w:numPr>
              <w:numId w:val="114"/>
            </w:numPr>
            <w:spacing w:line="360" w:lineRule="auto"/>
            <w:ind w:left="840" w:firstLineChars="0" w:hanging="420"/>
          </w:pPr>
        </w:pPrChange>
      </w:pPr>
      <w:del w:id="8447" w:author="Happy" w:date="2018-08-20T18:39:00Z">
        <w:r w:rsidDel="009E1FA8">
          <w:rPr>
            <w:rFonts w:hint="eastAsia"/>
          </w:rPr>
          <w:delText>合计：对于所点菜品数量合计、金额合计（此处的合计金额，不包含除会员价之外的任何优惠）。</w:delText>
        </w:r>
      </w:del>
    </w:p>
    <w:p w14:paraId="5A56907F" w14:textId="77777777" w:rsidR="00F42C03" w:rsidDel="009E1FA8" w:rsidRDefault="00EF2892">
      <w:pPr>
        <w:rPr>
          <w:del w:id="8448" w:author="Happy" w:date="2018-08-20T18:39:00Z"/>
        </w:rPr>
        <w:pPrChange w:id="8449" w:author="Happy" w:date="2018-08-20T18:39:00Z">
          <w:pPr>
            <w:pStyle w:val="af3"/>
            <w:spacing w:line="360" w:lineRule="auto"/>
            <w:ind w:firstLineChars="0" w:firstLine="0"/>
          </w:pPr>
        </w:pPrChange>
      </w:pPr>
      <w:del w:id="8450" w:author="Happy" w:date="2018-08-20T18:39:00Z">
        <w:r w:rsidDel="009E1FA8">
          <w:fldChar w:fldCharType="begin"/>
        </w:r>
        <w:r w:rsidR="00F42C03" w:rsidDel="009E1FA8">
          <w:rPr>
            <w:rFonts w:hint="eastAsia"/>
          </w:rPr>
          <w:delInstrText>eq \o\ac(</w:delInstrText>
        </w:r>
        <w:r w:rsidR="00F42C03" w:rsidRPr="00D65004" w:rsidDel="009E1FA8">
          <w:rPr>
            <w:rFonts w:ascii="宋体" w:hint="eastAsia"/>
            <w:position w:val="-4"/>
            <w:sz w:val="31"/>
          </w:rPr>
          <w:delInstrText>○</w:delInstrText>
        </w:r>
        <w:r w:rsidR="00F42C03" w:rsidDel="009E1FA8">
          <w:rPr>
            <w:rFonts w:hint="eastAsia"/>
          </w:rPr>
          <w:delInstrText>,2)</w:delInstrText>
        </w:r>
        <w:r w:rsidDel="009E1FA8">
          <w:fldChar w:fldCharType="end"/>
        </w:r>
        <w:r w:rsidR="00F42C03" w:rsidDel="009E1FA8">
          <w:rPr>
            <w:rFonts w:hint="eastAsia"/>
          </w:rPr>
          <w:delText>辅助功能：</w:delText>
        </w:r>
      </w:del>
    </w:p>
    <w:p w14:paraId="45F24CF3" w14:textId="77777777" w:rsidR="00F42C03" w:rsidDel="009E1FA8" w:rsidRDefault="00F42C03">
      <w:pPr>
        <w:rPr>
          <w:del w:id="8451" w:author="Happy" w:date="2018-08-20T18:39:00Z"/>
        </w:rPr>
        <w:pPrChange w:id="8452" w:author="Happy" w:date="2018-08-20T18:39:00Z">
          <w:pPr>
            <w:pStyle w:val="af3"/>
            <w:numPr>
              <w:numId w:val="114"/>
            </w:numPr>
            <w:spacing w:line="360" w:lineRule="auto"/>
            <w:ind w:left="840" w:firstLineChars="0" w:hanging="420"/>
          </w:pPr>
        </w:pPrChange>
      </w:pPr>
      <w:del w:id="8453" w:author="Happy" w:date="2018-08-20T18:39:00Z">
        <w:r w:rsidDel="009E1FA8">
          <w:delText>扫一扫</w:delText>
        </w:r>
        <w:r w:rsidDel="009E1FA8">
          <w:rPr>
            <w:rFonts w:hint="eastAsia"/>
          </w:rPr>
          <w:delText>：</w:delText>
        </w:r>
        <w:r w:rsidDel="009E1FA8">
          <w:delText>可以扫</w:delText>
        </w:r>
        <w:r w:rsidDel="009E1FA8">
          <w:delText>C</w:delText>
        </w:r>
        <w:r w:rsidDel="009E1FA8">
          <w:delText>端订单</w:delText>
        </w:r>
        <w:r w:rsidDel="009E1FA8">
          <w:rPr>
            <w:rFonts w:hint="eastAsia"/>
          </w:rPr>
          <w:delText>。</w:delText>
        </w:r>
      </w:del>
    </w:p>
    <w:p w14:paraId="7B7EE6EE" w14:textId="77777777" w:rsidR="00F42C03" w:rsidDel="009E1FA8" w:rsidRDefault="00F42C03">
      <w:pPr>
        <w:rPr>
          <w:del w:id="8454" w:author="Happy" w:date="2018-08-20T18:39:00Z"/>
        </w:rPr>
        <w:pPrChange w:id="8455" w:author="Happy" w:date="2018-08-20T18:39:00Z">
          <w:pPr>
            <w:pStyle w:val="af3"/>
            <w:numPr>
              <w:numId w:val="114"/>
            </w:numPr>
            <w:spacing w:line="360" w:lineRule="auto"/>
            <w:ind w:left="840" w:firstLineChars="0" w:hanging="420"/>
          </w:pPr>
        </w:pPrChange>
      </w:pPr>
      <w:del w:id="8456" w:author="Happy" w:date="2018-08-20T18:39:00Z">
        <w:r w:rsidDel="009E1FA8">
          <w:rPr>
            <w:rFonts w:hint="eastAsia"/>
          </w:rPr>
          <w:delText>搜索：可以根据菜品编码、首字母进行搜索菜品。</w:delText>
        </w:r>
      </w:del>
    </w:p>
    <w:p w14:paraId="4E6E44CD" w14:textId="77777777" w:rsidR="00F42C03" w:rsidDel="009E1FA8" w:rsidRDefault="00EF2892">
      <w:pPr>
        <w:rPr>
          <w:del w:id="8457" w:author="Happy" w:date="2018-08-20T18:39:00Z"/>
        </w:rPr>
        <w:pPrChange w:id="8458" w:author="Happy" w:date="2018-08-20T18:39:00Z">
          <w:pPr>
            <w:pStyle w:val="af3"/>
            <w:spacing w:line="360" w:lineRule="auto"/>
            <w:ind w:firstLineChars="0" w:firstLine="0"/>
          </w:pPr>
        </w:pPrChange>
      </w:pPr>
      <w:del w:id="8459" w:author="Happy" w:date="2018-08-20T18:39:00Z">
        <w:r w:rsidDel="009E1FA8">
          <w:fldChar w:fldCharType="begin"/>
        </w:r>
        <w:r w:rsidR="00F42C03" w:rsidDel="009E1FA8">
          <w:rPr>
            <w:rFonts w:hint="eastAsia"/>
          </w:rPr>
          <w:delInstrText>eq \o\ac(</w:delInstrText>
        </w:r>
        <w:r w:rsidR="00F42C03" w:rsidRPr="00D50C31" w:rsidDel="009E1FA8">
          <w:rPr>
            <w:rFonts w:ascii="宋体" w:hint="eastAsia"/>
            <w:position w:val="-4"/>
            <w:sz w:val="31"/>
          </w:rPr>
          <w:delInstrText>○</w:delInstrText>
        </w:r>
        <w:r w:rsidR="00F42C03" w:rsidDel="009E1FA8">
          <w:rPr>
            <w:rFonts w:hint="eastAsia"/>
          </w:rPr>
          <w:delInstrText>,3)</w:delInstrText>
        </w:r>
        <w:r w:rsidDel="009E1FA8">
          <w:fldChar w:fldCharType="end"/>
        </w:r>
        <w:r w:rsidR="00F42C03" w:rsidDel="009E1FA8">
          <w:rPr>
            <w:rFonts w:hint="eastAsia"/>
          </w:rPr>
          <w:delText>点菜区域：</w:delText>
        </w:r>
      </w:del>
    </w:p>
    <w:p w14:paraId="77524E8D" w14:textId="77777777" w:rsidR="00F42C03" w:rsidDel="009E1FA8" w:rsidRDefault="00F42C03">
      <w:pPr>
        <w:rPr>
          <w:del w:id="8460" w:author="Happy" w:date="2018-08-20T18:39:00Z"/>
        </w:rPr>
        <w:pPrChange w:id="8461" w:author="Happy" w:date="2018-08-20T18:39:00Z">
          <w:pPr>
            <w:pStyle w:val="af3"/>
            <w:numPr>
              <w:numId w:val="11"/>
            </w:numPr>
            <w:spacing w:line="360" w:lineRule="auto"/>
            <w:ind w:left="840" w:firstLineChars="0" w:hanging="420"/>
          </w:pPr>
        </w:pPrChange>
      </w:pPr>
      <w:del w:id="8462" w:author="Happy" w:date="2018-08-20T18:39:00Z">
        <w:r w:rsidDel="009E1FA8">
          <w:rPr>
            <w:rFonts w:hint="eastAsia"/>
          </w:rPr>
          <w:delText>菜品分类：显示后台设置的此门店下的所有菜品分类。</w:delText>
        </w:r>
      </w:del>
    </w:p>
    <w:p w14:paraId="2B9C6E83" w14:textId="77777777" w:rsidR="00F42C03" w:rsidDel="009E1FA8" w:rsidRDefault="00F42C03">
      <w:pPr>
        <w:rPr>
          <w:del w:id="8463" w:author="Happy" w:date="2018-08-20T18:39:00Z"/>
        </w:rPr>
        <w:pPrChange w:id="8464" w:author="Happy" w:date="2018-08-20T18:39:00Z">
          <w:pPr>
            <w:pStyle w:val="af3"/>
            <w:numPr>
              <w:numId w:val="11"/>
            </w:numPr>
            <w:spacing w:line="360" w:lineRule="auto"/>
            <w:ind w:left="840" w:firstLineChars="0" w:hanging="420"/>
          </w:pPr>
        </w:pPrChange>
      </w:pPr>
      <w:del w:id="8465" w:author="Happy" w:date="2018-08-20T18:39:00Z">
        <w:r w:rsidDel="009E1FA8">
          <w:rPr>
            <w:rFonts w:hint="eastAsia"/>
          </w:rPr>
          <w:delText>已选菜品，在此菜品和所属菜品分类上标注所点份数，同时将此菜品加入到“已点菜品”列表。</w:delText>
        </w:r>
      </w:del>
    </w:p>
    <w:p w14:paraId="2B4851A9" w14:textId="77777777" w:rsidR="00F42C03" w:rsidDel="009E1FA8" w:rsidRDefault="00F42C03">
      <w:pPr>
        <w:rPr>
          <w:del w:id="8466" w:author="Happy" w:date="2018-08-20T18:39:00Z"/>
        </w:rPr>
        <w:pPrChange w:id="8467" w:author="Happy" w:date="2018-08-20T18:39:00Z">
          <w:pPr>
            <w:pStyle w:val="af3"/>
            <w:numPr>
              <w:numId w:val="11"/>
            </w:numPr>
            <w:spacing w:line="360" w:lineRule="auto"/>
            <w:ind w:left="840" w:firstLineChars="0" w:hanging="420"/>
          </w:pPr>
        </w:pPrChange>
      </w:pPr>
      <w:del w:id="8468" w:author="Happy" w:date="2018-08-20T18:39:00Z">
        <w:r w:rsidDel="009E1FA8">
          <w:rPr>
            <w:rFonts w:hint="eastAsia"/>
          </w:rPr>
          <w:delText>选择菜品中每个菜品属性包含：菜品编号、菜品名称、价格、库存余量、是会员的话显示会员价。</w:delText>
        </w:r>
      </w:del>
    </w:p>
    <w:p w14:paraId="10719178" w14:textId="77777777" w:rsidR="00F42C03" w:rsidDel="009E1FA8" w:rsidRDefault="00F42C03">
      <w:pPr>
        <w:rPr>
          <w:del w:id="8469" w:author="Happy" w:date="2018-08-20T18:39:00Z"/>
        </w:rPr>
        <w:pPrChange w:id="8470" w:author="Happy" w:date="2018-08-20T18:39:00Z">
          <w:pPr>
            <w:pStyle w:val="af3"/>
            <w:numPr>
              <w:numId w:val="11"/>
            </w:numPr>
            <w:spacing w:line="360" w:lineRule="auto"/>
            <w:ind w:left="840" w:firstLineChars="0" w:hanging="420"/>
          </w:pPr>
        </w:pPrChange>
      </w:pPr>
      <w:del w:id="8471" w:author="Happy" w:date="2018-08-20T18:39:00Z">
        <w:r w:rsidDel="009E1FA8">
          <w:rPr>
            <w:rFonts w:hint="eastAsia"/>
          </w:rPr>
          <w:delText>当菜品处在估清状态，则此菜品置灰，不可点。</w:delText>
        </w:r>
      </w:del>
    </w:p>
    <w:p w14:paraId="6FE67099" w14:textId="77777777" w:rsidR="00F42C03" w:rsidDel="009E1FA8" w:rsidRDefault="00EF2892">
      <w:pPr>
        <w:rPr>
          <w:ins w:id="8472" w:author="xiaohou" w:date="2016-09-09T11:51:00Z"/>
          <w:del w:id="8473" w:author="Happy" w:date="2018-08-20T18:39:00Z"/>
        </w:rPr>
        <w:pPrChange w:id="8474" w:author="Happy" w:date="2018-08-20T18:39:00Z">
          <w:pPr>
            <w:pStyle w:val="af3"/>
            <w:spacing w:line="360" w:lineRule="auto"/>
            <w:ind w:firstLineChars="0" w:firstLine="0"/>
          </w:pPr>
        </w:pPrChange>
      </w:pPr>
      <w:del w:id="8475" w:author="Happy" w:date="2018-08-20T18:39:00Z">
        <w:r w:rsidDel="009E1FA8">
          <w:fldChar w:fldCharType="begin"/>
        </w:r>
        <w:r w:rsidR="00F42C03" w:rsidDel="009E1FA8">
          <w:rPr>
            <w:rFonts w:hint="eastAsia"/>
          </w:rPr>
          <w:delInstrText>eq \o\ac(</w:delInstrText>
        </w:r>
        <w:r w:rsidR="00F42C03" w:rsidRPr="00D50C31" w:rsidDel="009E1FA8">
          <w:rPr>
            <w:rFonts w:ascii="宋体" w:hint="eastAsia"/>
            <w:position w:val="-4"/>
            <w:sz w:val="31"/>
          </w:rPr>
          <w:delInstrText>○</w:delInstrText>
        </w:r>
        <w:r w:rsidR="00F42C03" w:rsidDel="009E1FA8">
          <w:rPr>
            <w:rFonts w:hint="eastAsia"/>
          </w:rPr>
          <w:delInstrText>,4)</w:delInstrText>
        </w:r>
        <w:r w:rsidDel="009E1FA8">
          <w:fldChar w:fldCharType="end"/>
        </w:r>
        <w:r w:rsidR="00F42C03" w:rsidDel="009E1FA8">
          <w:rPr>
            <w:rFonts w:hint="eastAsia"/>
          </w:rPr>
          <w:delText>功能区：</w:delText>
        </w:r>
      </w:del>
    </w:p>
    <w:p w14:paraId="767A8CC6" w14:textId="77777777" w:rsidR="003B1953" w:rsidDel="009E1FA8" w:rsidRDefault="004F2CCD">
      <w:pPr>
        <w:rPr>
          <w:ins w:id="8476" w:author="xiaohou" w:date="2016-09-09T11:52:00Z"/>
          <w:del w:id="8477" w:author="Happy" w:date="2018-08-20T18:39:00Z"/>
        </w:rPr>
        <w:pPrChange w:id="8478" w:author="Happy" w:date="2018-08-20T18:39:00Z">
          <w:pPr>
            <w:pStyle w:val="af3"/>
            <w:spacing w:line="360" w:lineRule="auto"/>
            <w:ind w:firstLineChars="0" w:firstLine="0"/>
          </w:pPr>
        </w:pPrChange>
      </w:pPr>
      <w:ins w:id="8479" w:author="xiaohou" w:date="2016-09-09T11:52:00Z">
        <w:del w:id="8480" w:author="Happy" w:date="2018-08-20T18:39:00Z">
          <w:r w:rsidDel="009E1FA8">
            <w:delText>大时代模式有</w:delText>
          </w:r>
          <w:r w:rsidDel="009E1FA8">
            <w:rPr>
              <w:rFonts w:hint="eastAsia"/>
            </w:rPr>
            <w:delText>：</w:delText>
          </w:r>
          <w:r w:rsidDel="009E1FA8">
            <w:delText>美食城卡</w:delText>
          </w:r>
          <w:r w:rsidDel="009E1FA8">
            <w:rPr>
              <w:rFonts w:hint="eastAsia"/>
            </w:rPr>
            <w:delText>、</w:delText>
          </w:r>
          <w:r w:rsidDel="009E1FA8">
            <w:delText>微信</w:delText>
          </w:r>
          <w:r w:rsidDel="009E1FA8">
            <w:rPr>
              <w:rFonts w:hint="eastAsia"/>
            </w:rPr>
            <w:delText>、</w:delText>
          </w:r>
          <w:r w:rsidDel="009E1FA8">
            <w:delText>支付宝</w:delText>
          </w:r>
          <w:r w:rsidDel="009E1FA8">
            <w:rPr>
              <w:rFonts w:hint="eastAsia"/>
            </w:rPr>
            <w:delText>、</w:delText>
          </w:r>
          <w:r w:rsidDel="009E1FA8">
            <w:delText>更多</w:delText>
          </w:r>
          <w:r w:rsidDel="009E1FA8">
            <w:rPr>
              <w:rFonts w:hint="eastAsia"/>
            </w:rPr>
            <w:delText>（退货、查单）功能。</w:delText>
          </w:r>
        </w:del>
      </w:ins>
    </w:p>
    <w:p w14:paraId="5677770C" w14:textId="77777777" w:rsidR="003B1953" w:rsidDel="009E1FA8" w:rsidRDefault="004A28CE">
      <w:pPr>
        <w:rPr>
          <w:del w:id="8481" w:author="Happy" w:date="2018-08-20T18:39:00Z"/>
        </w:rPr>
        <w:pPrChange w:id="8482" w:author="Happy" w:date="2018-08-20T18:39:00Z">
          <w:pPr>
            <w:pStyle w:val="af3"/>
            <w:spacing w:line="360" w:lineRule="auto"/>
            <w:ind w:firstLineChars="0" w:firstLine="0"/>
          </w:pPr>
        </w:pPrChange>
      </w:pPr>
      <w:ins w:id="8483" w:author="xiaohou" w:date="2016-09-09T11:52:00Z">
        <w:del w:id="8484" w:author="Happy" w:date="2018-08-20T18:39:00Z">
          <w:r w:rsidDel="009E1FA8">
            <w:rPr>
              <w:rFonts w:hint="eastAsia"/>
            </w:rPr>
            <w:delText>快餐模式有：现金</w:delText>
          </w:r>
        </w:del>
      </w:ins>
      <w:ins w:id="8485" w:author="xiaohou" w:date="2016-09-09T11:53:00Z">
        <w:del w:id="8486" w:author="Happy" w:date="2018-08-20T18:39:00Z">
          <w:r w:rsidDel="009E1FA8">
            <w:rPr>
              <w:rFonts w:hint="eastAsia"/>
            </w:rPr>
            <w:delText>、银行卡、消费卡、微信、支付宝、更多（混合支付、退货、查单）功能。</w:delText>
          </w:r>
        </w:del>
      </w:ins>
    </w:p>
    <w:p w14:paraId="401EEF96" w14:textId="77777777" w:rsidR="00F42C03" w:rsidRPr="003A119B" w:rsidDel="009E1FA8" w:rsidRDefault="00F42C03">
      <w:pPr>
        <w:rPr>
          <w:del w:id="8487" w:author="Happy" w:date="2018-08-20T18:39:00Z"/>
          <w:rStyle w:val="af8"/>
          <w:bCs/>
          <w:i w:val="0"/>
          <w:color w:val="auto"/>
        </w:rPr>
        <w:pPrChange w:id="8488" w:author="Happy" w:date="2018-08-20T18:39:00Z">
          <w:pPr>
            <w:pStyle w:val="4"/>
            <w:spacing w:line="360" w:lineRule="auto"/>
          </w:pPr>
        </w:pPrChange>
      </w:pPr>
      <w:del w:id="8489" w:author="Happy" w:date="2018-08-20T18:39:00Z">
        <w:r w:rsidRPr="003A119B" w:rsidDel="009E1FA8">
          <w:rPr>
            <w:rStyle w:val="af8"/>
            <w:rFonts w:hint="eastAsia"/>
            <w:b/>
            <w:i w:val="0"/>
            <w:color w:val="auto"/>
          </w:rPr>
          <w:delText>出入口</w:delText>
        </w:r>
      </w:del>
    </w:p>
    <w:p w14:paraId="7DDA1A5D" w14:textId="77777777" w:rsidR="00F42C03" w:rsidDel="009E1FA8" w:rsidRDefault="00F42C03">
      <w:pPr>
        <w:rPr>
          <w:del w:id="8490" w:author="Happy" w:date="2018-08-20T18:39:00Z"/>
        </w:rPr>
        <w:pPrChange w:id="8491" w:author="Happy" w:date="2018-08-20T18:39:00Z">
          <w:pPr>
            <w:pStyle w:val="af3"/>
            <w:numPr>
              <w:ilvl w:val="1"/>
              <w:numId w:val="9"/>
            </w:numPr>
            <w:spacing w:line="360" w:lineRule="auto"/>
            <w:ind w:left="840" w:firstLineChars="0" w:hanging="420"/>
          </w:pPr>
        </w:pPrChange>
      </w:pPr>
      <w:del w:id="8492" w:author="Happy" w:date="2018-08-20T18:39:00Z">
        <w:r w:rsidDel="009E1FA8">
          <w:rPr>
            <w:rFonts w:hint="eastAsia"/>
          </w:rPr>
          <w:delText>入口：</w:delText>
        </w:r>
        <w:r w:rsidDel="009E1FA8">
          <w:rPr>
            <w:rFonts w:hint="eastAsia"/>
          </w:rPr>
          <w:delText>BP</w:delText>
        </w:r>
        <w:r w:rsidDel="009E1FA8">
          <w:rPr>
            <w:rFonts w:hint="eastAsia"/>
          </w:rPr>
          <w:delText>主页，点击</w:delText>
        </w:r>
        <w:r w:rsidDel="009E1FA8">
          <w:rPr>
            <w:rFonts w:hint="eastAsia"/>
          </w:rPr>
          <w:delText>BP-</w:delText>
        </w:r>
        <w:r w:rsidDel="009E1FA8">
          <w:rPr>
            <w:rFonts w:hint="eastAsia"/>
          </w:rPr>
          <w:delText>堂食模块。</w:delText>
        </w:r>
      </w:del>
    </w:p>
    <w:p w14:paraId="33326FED" w14:textId="77777777" w:rsidR="00F42C03" w:rsidDel="009E1FA8" w:rsidRDefault="00F42C03">
      <w:pPr>
        <w:rPr>
          <w:del w:id="8493" w:author="Happy" w:date="2018-08-20T18:39:00Z"/>
        </w:rPr>
        <w:pPrChange w:id="8494" w:author="Happy" w:date="2018-08-20T18:39:00Z">
          <w:pPr>
            <w:pStyle w:val="af3"/>
            <w:numPr>
              <w:ilvl w:val="1"/>
              <w:numId w:val="9"/>
            </w:numPr>
            <w:spacing w:line="360" w:lineRule="auto"/>
            <w:ind w:left="840" w:firstLineChars="0" w:hanging="420"/>
          </w:pPr>
        </w:pPrChange>
      </w:pPr>
      <w:del w:id="8495" w:author="Happy" w:date="2018-08-20T18:39:00Z">
        <w:r w:rsidDel="009E1FA8">
          <w:delText>出口</w:delText>
        </w:r>
        <w:r w:rsidDel="009E1FA8">
          <w:rPr>
            <w:rFonts w:hint="eastAsia"/>
          </w:rPr>
          <w:delText>：无固定出口</w:delText>
        </w:r>
      </w:del>
    </w:p>
    <w:p w14:paraId="30FCA09B" w14:textId="77777777" w:rsidR="00F42C03" w:rsidRPr="003A119B" w:rsidDel="009E1FA8" w:rsidRDefault="00F42C03">
      <w:pPr>
        <w:rPr>
          <w:del w:id="8496" w:author="Happy" w:date="2018-08-20T18:39:00Z"/>
          <w:rStyle w:val="af8"/>
          <w:bCs/>
          <w:i w:val="0"/>
          <w:color w:val="auto"/>
        </w:rPr>
        <w:pPrChange w:id="8497" w:author="Happy" w:date="2018-08-20T18:39:00Z">
          <w:pPr>
            <w:pStyle w:val="4"/>
            <w:spacing w:line="360" w:lineRule="auto"/>
          </w:pPr>
        </w:pPrChange>
      </w:pPr>
      <w:del w:id="8498" w:author="Happy" w:date="2018-08-20T18:39:00Z">
        <w:r w:rsidRPr="003A119B" w:rsidDel="009E1FA8">
          <w:rPr>
            <w:rStyle w:val="af8"/>
            <w:b/>
            <w:i w:val="0"/>
            <w:color w:val="auto"/>
          </w:rPr>
          <w:delText>数据来源</w:delText>
        </w:r>
      </w:del>
    </w:p>
    <w:p w14:paraId="66AA150D" w14:textId="77777777" w:rsidR="00F42C03" w:rsidDel="009E1FA8" w:rsidRDefault="00F42C03">
      <w:pPr>
        <w:rPr>
          <w:del w:id="8499" w:author="Happy" w:date="2018-08-20T18:39:00Z"/>
        </w:rPr>
        <w:pPrChange w:id="8500" w:author="Happy" w:date="2018-08-20T18:39:00Z">
          <w:pPr>
            <w:pStyle w:val="af3"/>
            <w:numPr>
              <w:numId w:val="117"/>
            </w:numPr>
            <w:spacing w:line="360" w:lineRule="auto"/>
            <w:ind w:left="840" w:firstLineChars="0" w:hanging="420"/>
          </w:pPr>
        </w:pPrChange>
      </w:pPr>
      <w:del w:id="8501" w:author="Happy" w:date="2018-08-20T18:39:00Z">
        <w:r w:rsidDel="009E1FA8">
          <w:rPr>
            <w:rFonts w:hint="eastAsia"/>
          </w:rPr>
          <w:delText>菜品数据从服务器端获取。</w:delText>
        </w:r>
      </w:del>
    </w:p>
    <w:p w14:paraId="25F67D26" w14:textId="77777777" w:rsidR="00F42C03" w:rsidRPr="003A119B" w:rsidDel="009E1FA8" w:rsidRDefault="00F42C03">
      <w:pPr>
        <w:rPr>
          <w:del w:id="8502" w:author="Happy" w:date="2018-08-20T18:39:00Z"/>
          <w:rStyle w:val="af8"/>
          <w:bCs/>
          <w:i w:val="0"/>
          <w:color w:val="auto"/>
        </w:rPr>
        <w:pPrChange w:id="8503" w:author="Happy" w:date="2018-08-20T18:39:00Z">
          <w:pPr>
            <w:pStyle w:val="4"/>
            <w:spacing w:line="360" w:lineRule="auto"/>
          </w:pPr>
        </w:pPrChange>
      </w:pPr>
      <w:del w:id="8504" w:author="Happy" w:date="2018-08-20T18:39:00Z">
        <w:r w:rsidRPr="003A119B" w:rsidDel="009E1FA8">
          <w:rPr>
            <w:rStyle w:val="af8"/>
            <w:rFonts w:hint="eastAsia"/>
            <w:b/>
            <w:i w:val="0"/>
            <w:color w:val="auto"/>
          </w:rPr>
          <w:delText>输入项</w:delText>
        </w:r>
      </w:del>
    </w:p>
    <w:p w14:paraId="7C2BE415" w14:textId="77777777" w:rsidR="00F42C03" w:rsidDel="009E1FA8" w:rsidRDefault="00F42C03">
      <w:pPr>
        <w:rPr>
          <w:del w:id="8505" w:author="Happy" w:date="2018-08-20T18:39:00Z"/>
        </w:rPr>
        <w:pPrChange w:id="8506" w:author="Happy" w:date="2018-08-20T18:39:00Z">
          <w:pPr>
            <w:pStyle w:val="af3"/>
            <w:numPr>
              <w:numId w:val="117"/>
            </w:numPr>
            <w:spacing w:line="360" w:lineRule="auto"/>
            <w:ind w:left="840" w:firstLineChars="0" w:hanging="420"/>
          </w:pPr>
        </w:pPrChange>
      </w:pPr>
      <w:del w:id="8507" w:author="Happy" w:date="2018-08-20T18:39:00Z">
        <w:r w:rsidDel="009E1FA8">
          <w:rPr>
            <w:rFonts w:hint="eastAsia"/>
          </w:rPr>
          <w:delText>点击就餐人信息行，具体操作参照（</w:delText>
        </w:r>
        <w:r w:rsidDel="009E1FA8">
          <w:rPr>
            <w:rFonts w:hint="eastAsia"/>
          </w:rPr>
          <w:delText>4.4</w:delText>
        </w:r>
        <w:r w:rsidDel="009E1FA8">
          <w:rPr>
            <w:rFonts w:hint="eastAsia"/>
          </w:rPr>
          <w:delText>和</w:delText>
        </w:r>
        <w:r w:rsidDel="009E1FA8">
          <w:rPr>
            <w:rFonts w:hint="eastAsia"/>
          </w:rPr>
          <w:delText>4.5</w:delText>
        </w:r>
        <w:r w:rsidDel="009E1FA8">
          <w:rPr>
            <w:rFonts w:hint="eastAsia"/>
          </w:rPr>
          <w:delText>）</w:delText>
        </w:r>
      </w:del>
    </w:p>
    <w:p w14:paraId="3AD9EC32" w14:textId="77777777" w:rsidR="00F42C03" w:rsidRPr="003A119B" w:rsidDel="009E1FA8" w:rsidRDefault="00F42C03">
      <w:pPr>
        <w:rPr>
          <w:del w:id="8508" w:author="Happy" w:date="2018-08-20T18:39:00Z"/>
          <w:rStyle w:val="af8"/>
          <w:bCs/>
          <w:i w:val="0"/>
          <w:color w:val="auto"/>
        </w:rPr>
        <w:pPrChange w:id="8509" w:author="Happy" w:date="2018-08-20T18:39:00Z">
          <w:pPr>
            <w:pStyle w:val="4"/>
            <w:spacing w:line="360" w:lineRule="auto"/>
          </w:pPr>
        </w:pPrChange>
      </w:pPr>
      <w:del w:id="8510" w:author="Happy" w:date="2018-08-20T18:39:00Z">
        <w:r w:rsidRPr="003A119B" w:rsidDel="009E1FA8">
          <w:rPr>
            <w:rStyle w:val="af8"/>
            <w:rFonts w:hint="eastAsia"/>
            <w:b/>
            <w:i w:val="0"/>
            <w:color w:val="auto"/>
          </w:rPr>
          <w:delText>操作规则</w:delText>
        </w:r>
      </w:del>
    </w:p>
    <w:p w14:paraId="554709A9" w14:textId="77777777" w:rsidR="00F42C03" w:rsidDel="009E1FA8" w:rsidRDefault="00F42C03">
      <w:pPr>
        <w:rPr>
          <w:del w:id="8511" w:author="Happy" w:date="2018-08-20T18:39:00Z"/>
        </w:rPr>
        <w:pPrChange w:id="8512" w:author="Happy" w:date="2018-08-20T18:39:00Z">
          <w:pPr>
            <w:pStyle w:val="af3"/>
            <w:numPr>
              <w:numId w:val="40"/>
            </w:numPr>
            <w:spacing w:line="360" w:lineRule="auto"/>
            <w:ind w:left="420" w:firstLineChars="0" w:hanging="420"/>
          </w:pPr>
        </w:pPrChange>
      </w:pPr>
      <w:del w:id="8513" w:author="Happy" w:date="2018-08-20T18:39:00Z">
        <w:r w:rsidDel="009E1FA8">
          <w:rPr>
            <w:rFonts w:hint="eastAsia"/>
          </w:rPr>
          <w:delText>点击“已点菜品”列表中每个菜品在弹出层中对数量、做法、口味等进行修改（见</w:delText>
        </w:r>
      </w:del>
      <w:ins w:id="8514" w:author="xiaohou" w:date="2016-09-01T10:40:00Z">
        <w:del w:id="8515" w:author="Happy" w:date="2018-08-20T18:39:00Z">
          <w:r w:rsidR="00727D10" w:rsidDel="009E1FA8">
            <w:rPr>
              <w:rFonts w:hint="eastAsia"/>
            </w:rPr>
            <w:delText>3</w:delText>
          </w:r>
        </w:del>
      </w:ins>
      <w:del w:id="8516" w:author="Happy" w:date="2018-08-20T18:39:00Z">
        <w:r w:rsidDel="009E1FA8">
          <w:rPr>
            <w:rFonts w:hint="eastAsia"/>
          </w:rPr>
          <w:delText>.3</w:delText>
        </w:r>
        <w:r w:rsidDel="009E1FA8">
          <w:rPr>
            <w:rFonts w:hint="eastAsia"/>
          </w:rPr>
          <w:delText>）。</w:delText>
        </w:r>
      </w:del>
    </w:p>
    <w:p w14:paraId="214A8DE2" w14:textId="77777777" w:rsidR="00F42C03" w:rsidDel="009E1FA8" w:rsidRDefault="00F42C03">
      <w:pPr>
        <w:rPr>
          <w:del w:id="8517" w:author="Happy" w:date="2018-08-20T18:39:00Z"/>
        </w:rPr>
        <w:pPrChange w:id="8518" w:author="Happy" w:date="2018-08-20T18:39:00Z">
          <w:pPr>
            <w:pStyle w:val="af3"/>
            <w:numPr>
              <w:numId w:val="40"/>
            </w:numPr>
            <w:spacing w:line="360" w:lineRule="auto"/>
            <w:ind w:left="420" w:firstLineChars="0" w:hanging="420"/>
          </w:pPr>
        </w:pPrChange>
      </w:pPr>
      <w:del w:id="8519" w:author="Happy" w:date="2018-08-20T18:39:00Z">
        <w:r w:rsidDel="009E1FA8">
          <w:rPr>
            <w:rFonts w:hint="eastAsia"/>
          </w:rPr>
          <w:delText>点击某个菜品分类，可以查看此菜品分类下的所有菜品。</w:delText>
        </w:r>
      </w:del>
    </w:p>
    <w:p w14:paraId="4431E9BF" w14:textId="77777777" w:rsidR="00F42C03" w:rsidDel="009E1FA8" w:rsidRDefault="00F42C03">
      <w:pPr>
        <w:rPr>
          <w:del w:id="8520" w:author="Happy" w:date="2018-08-20T18:39:00Z"/>
        </w:rPr>
        <w:pPrChange w:id="8521" w:author="Happy" w:date="2018-08-20T18:39:00Z">
          <w:pPr>
            <w:pStyle w:val="af3"/>
            <w:numPr>
              <w:numId w:val="40"/>
            </w:numPr>
            <w:spacing w:line="360" w:lineRule="auto"/>
            <w:ind w:left="420" w:firstLineChars="0" w:hanging="420"/>
          </w:pPr>
        </w:pPrChange>
      </w:pPr>
      <w:del w:id="8522" w:author="Happy" w:date="2018-08-20T18:39:00Z">
        <w:r w:rsidDel="009E1FA8">
          <w:rPr>
            <w:rFonts w:hint="eastAsia"/>
          </w:rPr>
          <w:delText>点击就餐人行则可以编辑就餐人信息（见</w:delText>
        </w:r>
      </w:del>
      <w:ins w:id="8523" w:author="xiaohou" w:date="2016-09-01T10:40:00Z">
        <w:del w:id="8524" w:author="Happy" w:date="2018-08-20T18:39:00Z">
          <w:r w:rsidR="00727D10" w:rsidDel="009E1FA8">
            <w:rPr>
              <w:rFonts w:hint="eastAsia"/>
            </w:rPr>
            <w:delText>3</w:delText>
          </w:r>
        </w:del>
      </w:ins>
      <w:del w:id="8525" w:author="Happy" w:date="2018-08-20T18:39:00Z">
        <w:r w:rsidDel="009E1FA8">
          <w:rPr>
            <w:rFonts w:hint="eastAsia"/>
          </w:rPr>
          <w:delText>.4</w:delText>
        </w:r>
        <w:r w:rsidDel="009E1FA8">
          <w:rPr>
            <w:rFonts w:hint="eastAsia"/>
          </w:rPr>
          <w:delText>和</w:delText>
        </w:r>
      </w:del>
      <w:ins w:id="8526" w:author="xiaohou" w:date="2016-09-01T10:40:00Z">
        <w:del w:id="8527" w:author="Happy" w:date="2018-08-20T18:39:00Z">
          <w:r w:rsidR="00727D10" w:rsidDel="009E1FA8">
            <w:rPr>
              <w:rFonts w:hint="eastAsia"/>
            </w:rPr>
            <w:delText>3</w:delText>
          </w:r>
        </w:del>
      </w:ins>
      <w:del w:id="8528" w:author="Happy" w:date="2018-08-20T18:39:00Z">
        <w:r w:rsidDel="009E1FA8">
          <w:rPr>
            <w:rFonts w:hint="eastAsia"/>
          </w:rPr>
          <w:delText>.5</w:delText>
        </w:r>
        <w:r w:rsidDel="009E1FA8">
          <w:rPr>
            <w:rFonts w:hint="eastAsia"/>
          </w:rPr>
          <w:delText>）。</w:delText>
        </w:r>
      </w:del>
    </w:p>
    <w:p w14:paraId="49E12BA3" w14:textId="77777777" w:rsidR="00F42C03" w:rsidDel="009E1FA8" w:rsidRDefault="00F42C03">
      <w:pPr>
        <w:rPr>
          <w:del w:id="8529" w:author="Happy" w:date="2018-08-20T18:39:00Z"/>
        </w:rPr>
        <w:pPrChange w:id="8530" w:author="Happy" w:date="2018-08-20T18:39:00Z">
          <w:pPr>
            <w:pStyle w:val="af3"/>
            <w:numPr>
              <w:numId w:val="40"/>
            </w:numPr>
            <w:spacing w:line="360" w:lineRule="auto"/>
            <w:ind w:left="420" w:firstLineChars="0" w:hanging="420"/>
          </w:pPr>
        </w:pPrChange>
      </w:pPr>
      <w:del w:id="8531" w:author="Happy" w:date="2018-08-20T18:39:00Z">
        <w:r w:rsidDel="009E1FA8">
          <w:rPr>
            <w:rFonts w:hint="eastAsia"/>
          </w:rPr>
          <w:delText>选择菜品：点击菜品名称，可以加到已点菜品中，同时当前菜品的已点数量角标数字</w:delText>
        </w:r>
        <w:r w:rsidDel="009E1FA8">
          <w:rPr>
            <w:rFonts w:hint="eastAsia"/>
          </w:rPr>
          <w:delText>+1</w:delText>
        </w:r>
        <w:r w:rsidDel="009E1FA8">
          <w:rPr>
            <w:rFonts w:hint="eastAsia"/>
          </w:rPr>
          <w:delText>；如果当前菜品有不同的口味或做法，会弹出“菜品弹框”，见</w:delText>
        </w:r>
      </w:del>
      <w:ins w:id="8532" w:author="xiaohou" w:date="2016-09-01T10:40:00Z">
        <w:del w:id="8533" w:author="Happy" w:date="2018-08-20T18:39:00Z">
          <w:r w:rsidR="00727D10" w:rsidDel="009E1FA8">
            <w:rPr>
              <w:rFonts w:hint="eastAsia"/>
            </w:rPr>
            <w:delText>3</w:delText>
          </w:r>
        </w:del>
      </w:ins>
      <w:del w:id="8534" w:author="Happy" w:date="2018-08-20T18:39:00Z">
        <w:r w:rsidDel="009E1FA8">
          <w:rPr>
            <w:rFonts w:hint="eastAsia"/>
          </w:rPr>
          <w:delText>.3</w:delText>
        </w:r>
        <w:r w:rsidDel="009E1FA8">
          <w:rPr>
            <w:rFonts w:hint="eastAsia"/>
          </w:rPr>
          <w:delText>；如果当前点击的菜品为</w:delText>
        </w:r>
      </w:del>
      <w:ins w:id="8535" w:author="xiaohou" w:date="2016-09-09T11:54:00Z">
        <w:del w:id="8536" w:author="Happy" w:date="2018-08-20T18:39:00Z">
          <w:r w:rsidR="00C86B1D" w:rsidDel="009E1FA8">
            <w:rPr>
              <w:rFonts w:hint="eastAsia"/>
            </w:rPr>
            <w:delText>可配</w:delText>
          </w:r>
        </w:del>
      </w:ins>
      <w:del w:id="8537" w:author="Happy" w:date="2018-08-20T18:39:00Z">
        <w:r w:rsidDel="009E1FA8">
          <w:rPr>
            <w:rFonts w:hint="eastAsia"/>
          </w:rPr>
          <w:delText>“套餐”则会弹出“套餐”弹层，见</w:delText>
        </w:r>
      </w:del>
      <w:ins w:id="8538" w:author="xiaohou" w:date="2016-09-01T10:40:00Z">
        <w:del w:id="8539" w:author="Happy" w:date="2018-08-20T18:39:00Z">
          <w:r w:rsidR="00727D10" w:rsidDel="009E1FA8">
            <w:rPr>
              <w:rFonts w:hint="eastAsia"/>
            </w:rPr>
            <w:delText>3</w:delText>
          </w:r>
        </w:del>
      </w:ins>
      <w:del w:id="8540" w:author="Happy" w:date="2018-08-20T18:39:00Z">
        <w:r w:rsidDel="009E1FA8">
          <w:rPr>
            <w:rFonts w:hint="eastAsia"/>
          </w:rPr>
          <w:delText>.7</w:delText>
        </w:r>
      </w:del>
      <w:ins w:id="8541" w:author="xiaohou" w:date="2016-09-09T11:54:00Z">
        <w:del w:id="8542" w:author="Happy" w:date="2018-08-20T18:39:00Z">
          <w:r w:rsidR="00C86B1D" w:rsidDel="009E1FA8">
            <w:rPr>
              <w:rFonts w:hint="eastAsia"/>
            </w:rPr>
            <w:delText>（第一版本不做）。不可配套餐点击后直接加入“已点菜品”</w:delText>
          </w:r>
        </w:del>
      </w:ins>
      <w:ins w:id="8543" w:author="xiaohou" w:date="2016-09-09T11:55:00Z">
        <w:del w:id="8544" w:author="Happy" w:date="2018-08-20T18:39:00Z">
          <w:r w:rsidR="00C86B1D" w:rsidDel="009E1FA8">
            <w:rPr>
              <w:rFonts w:hint="eastAsia"/>
            </w:rPr>
            <w:delText>列表中，并且将详情分行展示。</w:delText>
          </w:r>
        </w:del>
      </w:ins>
    </w:p>
    <w:p w14:paraId="5E53F197" w14:textId="77777777" w:rsidR="00F42C03" w:rsidDel="009E1FA8" w:rsidRDefault="00F42C03">
      <w:pPr>
        <w:rPr>
          <w:ins w:id="8545" w:author="xiaohou" w:date="2016-09-09T11:55:00Z"/>
          <w:del w:id="8546" w:author="Happy" w:date="2018-08-20T18:39:00Z"/>
        </w:rPr>
        <w:pPrChange w:id="8547" w:author="Happy" w:date="2018-08-20T18:39:00Z">
          <w:pPr>
            <w:pStyle w:val="af3"/>
            <w:numPr>
              <w:numId w:val="40"/>
            </w:numPr>
            <w:spacing w:line="360" w:lineRule="auto"/>
            <w:ind w:left="420" w:firstLineChars="0" w:hanging="420"/>
          </w:pPr>
        </w:pPrChange>
      </w:pPr>
      <w:del w:id="8548" w:author="Happy" w:date="2018-08-20T18:39:00Z">
        <w:r w:rsidDel="009E1FA8">
          <w:delText>搜索</w:delText>
        </w:r>
        <w:r w:rsidDel="009E1FA8">
          <w:rPr>
            <w:rFonts w:hint="eastAsia"/>
          </w:rPr>
          <w:delText>：可以针对菜品编码、菜品首字母进行模糊查询，见</w:delText>
        </w:r>
        <w:r w:rsidDel="009E1FA8">
          <w:rPr>
            <w:rFonts w:hint="eastAsia"/>
          </w:rPr>
          <w:delText>4.2</w:delText>
        </w:r>
        <w:r w:rsidDel="009E1FA8">
          <w:rPr>
            <w:rFonts w:hint="eastAsia"/>
          </w:rPr>
          <w:delText>。</w:delText>
        </w:r>
      </w:del>
    </w:p>
    <w:p w14:paraId="556824D7" w14:textId="77777777" w:rsidR="00C0503A" w:rsidDel="009E1FA8" w:rsidRDefault="00C0503A">
      <w:pPr>
        <w:rPr>
          <w:ins w:id="8549" w:author="xiaohou" w:date="2016-09-09T11:56:00Z"/>
          <w:del w:id="8550" w:author="Happy" w:date="2018-08-20T18:39:00Z"/>
        </w:rPr>
        <w:pPrChange w:id="8551" w:author="Happy" w:date="2018-08-20T18:39:00Z">
          <w:pPr>
            <w:pStyle w:val="af3"/>
            <w:numPr>
              <w:numId w:val="40"/>
            </w:numPr>
            <w:spacing w:line="360" w:lineRule="auto"/>
            <w:ind w:left="420" w:firstLineChars="0" w:hanging="420"/>
          </w:pPr>
        </w:pPrChange>
      </w:pPr>
      <w:ins w:id="8552" w:author="xiaohou" w:date="2016-09-09T11:55:00Z">
        <w:del w:id="8553" w:author="Happy" w:date="2018-08-20T18:39:00Z">
          <w:r w:rsidDel="009E1FA8">
            <w:rPr>
              <w:rFonts w:hint="eastAsia"/>
            </w:rPr>
            <w:delText>点击【微信】，则会看到“微信”</w:delText>
          </w:r>
        </w:del>
      </w:ins>
      <w:ins w:id="8554" w:author="xiaohou" w:date="2016-09-09T11:56:00Z">
        <w:del w:id="8555" w:author="Happy" w:date="2018-08-20T18:39:00Z">
          <w:r w:rsidDel="009E1FA8">
            <w:rPr>
              <w:rFonts w:hint="eastAsia"/>
            </w:rPr>
            <w:delText>支付页面（见</w:delText>
          </w:r>
          <w:r w:rsidDel="009E1FA8">
            <w:rPr>
              <w:rFonts w:hint="eastAsia"/>
            </w:rPr>
            <w:delText>8.12</w:delText>
          </w:r>
          <w:r w:rsidDel="009E1FA8">
            <w:rPr>
              <w:rFonts w:hint="eastAsia"/>
            </w:rPr>
            <w:delText>）</w:delText>
          </w:r>
        </w:del>
      </w:ins>
    </w:p>
    <w:p w14:paraId="175A3708" w14:textId="77777777" w:rsidR="00C0503A" w:rsidDel="009E1FA8" w:rsidRDefault="00C0503A">
      <w:pPr>
        <w:rPr>
          <w:del w:id="8556" w:author="Happy" w:date="2018-08-20T18:39:00Z"/>
        </w:rPr>
        <w:pPrChange w:id="8557" w:author="Happy" w:date="2018-08-20T18:39:00Z">
          <w:pPr>
            <w:pStyle w:val="af3"/>
            <w:numPr>
              <w:numId w:val="40"/>
            </w:numPr>
            <w:spacing w:line="360" w:lineRule="auto"/>
            <w:ind w:left="420" w:firstLineChars="0" w:hanging="420"/>
          </w:pPr>
        </w:pPrChange>
      </w:pPr>
      <w:ins w:id="8558" w:author="xiaohou" w:date="2016-09-09T11:56:00Z">
        <w:del w:id="8559" w:author="Happy" w:date="2018-08-20T18:39:00Z">
          <w:r w:rsidDel="009E1FA8">
            <w:rPr>
              <w:rFonts w:hint="eastAsia"/>
            </w:rPr>
            <w:delText>点击【支付宝】，则会看到“支付宝”支付页面（</w:delText>
          </w:r>
          <w:r w:rsidDel="009E1FA8">
            <w:rPr>
              <w:rFonts w:hint="eastAsia"/>
            </w:rPr>
            <w:delText>8.13</w:delText>
          </w:r>
          <w:r w:rsidDel="009E1FA8">
            <w:rPr>
              <w:rFonts w:hint="eastAsia"/>
            </w:rPr>
            <w:delText>）</w:delText>
          </w:r>
        </w:del>
      </w:ins>
    </w:p>
    <w:p w14:paraId="7AFDE919" w14:textId="77777777" w:rsidR="00F42C03" w:rsidDel="009E1FA8" w:rsidRDefault="00F42C03">
      <w:pPr>
        <w:rPr>
          <w:del w:id="8560" w:author="Happy" w:date="2018-08-20T18:39:00Z"/>
        </w:rPr>
        <w:pPrChange w:id="8561" w:author="Happy" w:date="2018-08-20T18:39:00Z">
          <w:pPr>
            <w:pStyle w:val="af3"/>
            <w:numPr>
              <w:numId w:val="40"/>
            </w:numPr>
            <w:spacing w:line="360" w:lineRule="auto"/>
            <w:ind w:left="420" w:firstLineChars="0" w:hanging="420"/>
          </w:pPr>
        </w:pPrChange>
      </w:pPr>
      <w:del w:id="8562" w:author="Happy" w:date="2018-08-20T18:39:00Z">
        <w:r w:rsidDel="009E1FA8">
          <w:rPr>
            <w:rFonts w:hint="eastAsia"/>
          </w:rPr>
          <w:delText>点击【更多】，</w:delText>
        </w:r>
      </w:del>
      <w:ins w:id="8563" w:author="xiaohou" w:date="2016-09-09T11:57:00Z">
        <w:del w:id="8564" w:author="Happy" w:date="2018-08-20T18:39:00Z">
          <w:r w:rsidR="00651B4F" w:rsidDel="009E1FA8">
            <w:rPr>
              <w:rFonts w:hint="eastAsia"/>
            </w:rPr>
            <w:delText>大时代模式</w:delText>
          </w:r>
        </w:del>
      </w:ins>
      <w:del w:id="8565" w:author="Happy" w:date="2018-08-20T18:39:00Z">
        <w:r w:rsidDel="009E1FA8">
          <w:rPr>
            <w:rFonts w:hint="eastAsia"/>
          </w:rPr>
          <w:delText>则能看到退货</w:delText>
        </w:r>
      </w:del>
      <w:ins w:id="8566" w:author="xiaohou" w:date="2016-09-09T12:09:00Z">
        <w:del w:id="8567" w:author="Happy" w:date="2018-08-20T18:39:00Z">
          <w:r w:rsidR="00A968C1" w:rsidDel="009E1FA8">
            <w:rPr>
              <w:rFonts w:hint="eastAsia"/>
            </w:rPr>
            <w:delText>（见</w:delText>
          </w:r>
        </w:del>
      </w:ins>
      <w:ins w:id="8568" w:author="xiaohou" w:date="2016-09-09T12:10:00Z">
        <w:del w:id="8569" w:author="Happy" w:date="2018-08-20T18:39:00Z">
          <w:r w:rsidR="00A968C1" w:rsidDel="009E1FA8">
            <w:rPr>
              <w:rFonts w:hint="eastAsia"/>
            </w:rPr>
            <w:delText>1.6</w:delText>
          </w:r>
        </w:del>
      </w:ins>
      <w:ins w:id="8570" w:author="xiaohou" w:date="2016-09-09T12:09:00Z">
        <w:del w:id="8571" w:author="Happy" w:date="2018-08-20T18:39:00Z">
          <w:r w:rsidR="00A968C1" w:rsidDel="009E1FA8">
            <w:rPr>
              <w:rFonts w:hint="eastAsia"/>
            </w:rPr>
            <w:delText>）</w:delText>
          </w:r>
        </w:del>
      </w:ins>
      <w:del w:id="8572" w:author="Happy" w:date="2018-08-20T18:39:00Z">
        <w:r w:rsidDel="009E1FA8">
          <w:rPr>
            <w:rFonts w:hint="eastAsia"/>
          </w:rPr>
          <w:delText>、查单</w:delText>
        </w:r>
      </w:del>
      <w:ins w:id="8573" w:author="xiaohou" w:date="2016-09-09T12:10:00Z">
        <w:del w:id="8574" w:author="Happy" w:date="2018-08-20T18:39:00Z">
          <w:r w:rsidR="00A968C1" w:rsidDel="009E1FA8">
            <w:rPr>
              <w:rFonts w:hint="eastAsia"/>
            </w:rPr>
            <w:delText>（见</w:delText>
          </w:r>
          <w:r w:rsidR="00A968C1" w:rsidDel="009E1FA8">
            <w:rPr>
              <w:rFonts w:hint="eastAsia"/>
            </w:rPr>
            <w:delText>1.4</w:delText>
          </w:r>
          <w:r w:rsidR="00A968C1" w:rsidDel="009E1FA8">
            <w:rPr>
              <w:rFonts w:hint="eastAsia"/>
            </w:rPr>
            <w:delText>）</w:delText>
          </w:r>
        </w:del>
      </w:ins>
      <w:del w:id="8575" w:author="Happy" w:date="2018-08-20T18:39:00Z">
        <w:r w:rsidDel="009E1FA8">
          <w:rPr>
            <w:rFonts w:hint="eastAsia"/>
          </w:rPr>
          <w:delText>功能（见</w:delText>
        </w:r>
      </w:del>
      <w:ins w:id="8576" w:author="xiaohou" w:date="2016-09-01T10:41:00Z">
        <w:del w:id="8577" w:author="Happy" w:date="2018-08-20T18:39:00Z">
          <w:r w:rsidR="00727D10" w:rsidDel="009E1FA8">
            <w:rPr>
              <w:rFonts w:hint="eastAsia"/>
            </w:rPr>
            <w:delText>前结</w:delText>
          </w:r>
        </w:del>
      </w:ins>
      <w:del w:id="8578" w:author="Happy" w:date="2018-08-20T18:39:00Z">
        <w:r w:rsidDel="009E1FA8">
          <w:rPr>
            <w:rFonts w:hint="eastAsia"/>
          </w:rPr>
          <w:delText>1.1.</w:delText>
        </w:r>
      </w:del>
      <w:ins w:id="8579" w:author="xiaohou" w:date="2016-09-09T12:00:00Z">
        <w:del w:id="8580" w:author="Happy" w:date="2018-08-20T18:39:00Z">
          <w:r w:rsidR="00174280" w:rsidDel="009E1FA8">
            <w:rPr>
              <w:rFonts w:hint="eastAsia"/>
            </w:rPr>
            <w:delText>6</w:delText>
          </w:r>
        </w:del>
      </w:ins>
      <w:del w:id="8581" w:author="Happy" w:date="2018-08-20T18:39:00Z">
        <w:r w:rsidDel="009E1FA8">
          <w:rPr>
            <w:rFonts w:hint="eastAsia"/>
          </w:rPr>
          <w:delText>）。</w:delText>
        </w:r>
      </w:del>
      <w:ins w:id="8582" w:author="xiaohou" w:date="2016-09-09T11:57:00Z">
        <w:del w:id="8583" w:author="Happy" w:date="2018-08-20T18:39:00Z">
          <w:r w:rsidR="00651B4F" w:rsidDel="009E1FA8">
            <w:rPr>
              <w:rFonts w:hint="eastAsia"/>
            </w:rPr>
            <w:delText>快餐模式则能看到混合支付（</w:delText>
          </w:r>
        </w:del>
      </w:ins>
      <w:ins w:id="8584" w:author="xiaohou" w:date="2016-09-09T11:58:00Z">
        <w:del w:id="8585" w:author="Happy" w:date="2018-08-20T18:39:00Z">
          <w:r w:rsidR="00651B4F" w:rsidDel="009E1FA8">
            <w:rPr>
              <w:rFonts w:hint="eastAsia"/>
            </w:rPr>
            <w:delText>第一期不做</w:delText>
          </w:r>
        </w:del>
      </w:ins>
      <w:ins w:id="8586" w:author="xiaohou" w:date="2016-09-09T11:57:00Z">
        <w:del w:id="8587" w:author="Happy" w:date="2018-08-20T18:39:00Z">
          <w:r w:rsidR="00651B4F" w:rsidDel="009E1FA8">
            <w:rPr>
              <w:rFonts w:hint="eastAsia"/>
            </w:rPr>
            <w:delText>）、退货</w:delText>
          </w:r>
        </w:del>
      </w:ins>
      <w:ins w:id="8588" w:author="xiaohou" w:date="2016-09-09T12:10:00Z">
        <w:del w:id="8589" w:author="Happy" w:date="2018-08-20T18:39:00Z">
          <w:r w:rsidR="00BD6ECE" w:rsidDel="009E1FA8">
            <w:rPr>
              <w:rFonts w:hint="eastAsia"/>
            </w:rPr>
            <w:delText>（见</w:delText>
          </w:r>
          <w:r w:rsidR="00BD6ECE" w:rsidDel="009E1FA8">
            <w:rPr>
              <w:rFonts w:hint="eastAsia"/>
            </w:rPr>
            <w:delText>1.6</w:delText>
          </w:r>
          <w:r w:rsidR="00BD6ECE" w:rsidDel="009E1FA8">
            <w:rPr>
              <w:rFonts w:hint="eastAsia"/>
            </w:rPr>
            <w:delText>）</w:delText>
          </w:r>
        </w:del>
      </w:ins>
      <w:ins w:id="8590" w:author="xiaohou" w:date="2016-09-09T11:57:00Z">
        <w:del w:id="8591" w:author="Happy" w:date="2018-08-20T18:39:00Z">
          <w:r w:rsidR="00651B4F" w:rsidDel="009E1FA8">
            <w:rPr>
              <w:rFonts w:hint="eastAsia"/>
            </w:rPr>
            <w:delText>、查单</w:delText>
          </w:r>
        </w:del>
      </w:ins>
      <w:ins w:id="8592" w:author="xiaohou" w:date="2016-09-09T12:10:00Z">
        <w:del w:id="8593" w:author="Happy" w:date="2018-08-20T18:39:00Z">
          <w:r w:rsidR="00BD6ECE" w:rsidDel="009E1FA8">
            <w:rPr>
              <w:rFonts w:hint="eastAsia"/>
            </w:rPr>
            <w:delText>（见</w:delText>
          </w:r>
          <w:r w:rsidR="00BD6ECE" w:rsidDel="009E1FA8">
            <w:rPr>
              <w:rFonts w:hint="eastAsia"/>
            </w:rPr>
            <w:delText>1.4</w:delText>
          </w:r>
          <w:r w:rsidR="00BD6ECE" w:rsidDel="009E1FA8">
            <w:rPr>
              <w:rFonts w:hint="eastAsia"/>
            </w:rPr>
            <w:delText>）</w:delText>
          </w:r>
        </w:del>
      </w:ins>
      <w:ins w:id="8594" w:author="xiaohou" w:date="2016-09-09T11:57:00Z">
        <w:del w:id="8595" w:author="Happy" w:date="2018-08-20T18:39:00Z">
          <w:r w:rsidR="00651B4F" w:rsidDel="009E1FA8">
            <w:rPr>
              <w:rFonts w:hint="eastAsia"/>
            </w:rPr>
            <w:delText>功能</w:delText>
          </w:r>
        </w:del>
      </w:ins>
      <w:ins w:id="8596" w:author="xiaohou" w:date="2016-09-09T11:58:00Z">
        <w:del w:id="8597" w:author="Happy" w:date="2018-08-20T18:39:00Z">
          <w:r w:rsidR="00651B4F" w:rsidDel="009E1FA8">
            <w:rPr>
              <w:rFonts w:hint="eastAsia"/>
            </w:rPr>
            <w:delText>（见前结</w:delText>
          </w:r>
          <w:r w:rsidR="00651B4F" w:rsidDel="009E1FA8">
            <w:rPr>
              <w:rFonts w:hint="eastAsia"/>
            </w:rPr>
            <w:delText>1.1.</w:delText>
          </w:r>
        </w:del>
      </w:ins>
      <w:ins w:id="8598" w:author="xiaohou" w:date="2016-09-09T12:00:00Z">
        <w:del w:id="8599" w:author="Happy" w:date="2018-08-20T18:39:00Z">
          <w:r w:rsidR="00174280" w:rsidDel="009E1FA8">
            <w:rPr>
              <w:rFonts w:hint="eastAsia"/>
            </w:rPr>
            <w:delText>6</w:delText>
          </w:r>
        </w:del>
      </w:ins>
      <w:ins w:id="8600" w:author="xiaohou" w:date="2016-09-09T11:58:00Z">
        <w:del w:id="8601" w:author="Happy" w:date="2018-08-20T18:39:00Z">
          <w:r w:rsidR="00651B4F" w:rsidDel="009E1FA8">
            <w:rPr>
              <w:rFonts w:hint="eastAsia"/>
            </w:rPr>
            <w:delText>）</w:delText>
          </w:r>
          <w:r w:rsidR="00AC3240" w:rsidDel="009E1FA8">
            <w:rPr>
              <w:rFonts w:hint="eastAsia"/>
            </w:rPr>
            <w:delText>。</w:delText>
          </w:r>
        </w:del>
      </w:ins>
    </w:p>
    <w:p w14:paraId="79E450F3" w14:textId="77777777" w:rsidR="00F42C03" w:rsidDel="009E1FA8" w:rsidRDefault="00F42C03">
      <w:pPr>
        <w:rPr>
          <w:del w:id="8602" w:author="Happy" w:date="2018-08-20T18:39:00Z"/>
        </w:rPr>
        <w:pPrChange w:id="8603" w:author="Happy" w:date="2018-08-20T18:39:00Z">
          <w:pPr>
            <w:pStyle w:val="af3"/>
            <w:numPr>
              <w:numId w:val="40"/>
            </w:numPr>
            <w:spacing w:line="360" w:lineRule="auto"/>
            <w:ind w:left="420" w:firstLineChars="0" w:hanging="420"/>
          </w:pPr>
        </w:pPrChange>
      </w:pPr>
      <w:del w:id="8604" w:author="Happy" w:date="2018-08-20T18:39:00Z">
        <w:r w:rsidDel="009E1FA8">
          <w:rPr>
            <w:rFonts w:hint="eastAsia"/>
          </w:rPr>
          <w:delText>点击【现金】，如果是扫桌卡方式，则弹出输桌卡号（支持扫码）的页面（见</w:delText>
        </w:r>
      </w:del>
      <w:ins w:id="8605" w:author="xiaohou" w:date="2016-09-01T10:41:00Z">
        <w:del w:id="8606" w:author="Happy" w:date="2018-08-20T18:39:00Z">
          <w:r w:rsidR="00727D10" w:rsidDel="009E1FA8">
            <w:rPr>
              <w:rFonts w:hint="eastAsia"/>
            </w:rPr>
            <w:delText>前结</w:delText>
          </w:r>
        </w:del>
      </w:ins>
      <w:del w:id="8607" w:author="Happy" w:date="2018-08-20T18:39:00Z">
        <w:r w:rsidDel="009E1FA8">
          <w:rPr>
            <w:rFonts w:hint="eastAsia"/>
          </w:rPr>
          <w:delText>1.1.</w:delText>
        </w:r>
      </w:del>
      <w:ins w:id="8608" w:author="xiaohou" w:date="2016-09-09T12:04:00Z">
        <w:del w:id="8609" w:author="Happy" w:date="2018-08-20T18:39:00Z">
          <w:r w:rsidR="00276C06" w:rsidDel="009E1FA8">
            <w:rPr>
              <w:rFonts w:hint="eastAsia"/>
            </w:rPr>
            <w:delText>7</w:delText>
          </w:r>
        </w:del>
      </w:ins>
      <w:del w:id="8610" w:author="Happy" w:date="2018-08-20T18:39:00Z">
        <w:r w:rsidDel="009E1FA8">
          <w:rPr>
            <w:rFonts w:hint="eastAsia"/>
          </w:rPr>
          <w:delText>），然后再跳转到现金支付页面；如果是取餐码的方式，则直接弹出现金支付页面（见</w:delText>
        </w:r>
      </w:del>
      <w:ins w:id="8611" w:author="xiaohou" w:date="2016-09-01T10:42:00Z">
        <w:del w:id="8612" w:author="Happy" w:date="2018-08-20T18:39:00Z">
          <w:r w:rsidR="00727D10" w:rsidDel="009E1FA8">
            <w:rPr>
              <w:rFonts w:hint="eastAsia"/>
            </w:rPr>
            <w:delText>8.10</w:delText>
          </w:r>
        </w:del>
      </w:ins>
      <w:del w:id="8613" w:author="Happy" w:date="2018-08-20T18:39:00Z">
        <w:r w:rsidDel="009E1FA8">
          <w:rPr>
            <w:rFonts w:hint="eastAsia"/>
          </w:rPr>
          <w:delText>）。</w:delText>
        </w:r>
      </w:del>
    </w:p>
    <w:p w14:paraId="470277A2" w14:textId="77777777" w:rsidR="00F42C03" w:rsidDel="009E1FA8" w:rsidRDefault="00F42C03">
      <w:pPr>
        <w:rPr>
          <w:del w:id="8614" w:author="Happy" w:date="2018-08-20T18:39:00Z"/>
        </w:rPr>
        <w:pPrChange w:id="8615" w:author="Happy" w:date="2018-08-20T18:39:00Z">
          <w:pPr>
            <w:pStyle w:val="af3"/>
            <w:numPr>
              <w:numId w:val="40"/>
            </w:numPr>
            <w:spacing w:line="360" w:lineRule="auto"/>
            <w:ind w:left="420" w:firstLineChars="0" w:hanging="420"/>
          </w:pPr>
        </w:pPrChange>
      </w:pPr>
      <w:del w:id="8616" w:author="Happy" w:date="2018-08-20T18:39:00Z">
        <w:r w:rsidDel="009E1FA8">
          <w:rPr>
            <w:rFonts w:hint="eastAsia"/>
          </w:rPr>
          <w:delText>点击【银行卡】，如果是扫桌卡方式，则弹出输桌卡号（支持扫码）的页面（见</w:delText>
        </w:r>
      </w:del>
      <w:ins w:id="8617" w:author="xiaohou" w:date="2016-09-01T10:42:00Z">
        <w:del w:id="8618" w:author="Happy" w:date="2018-08-20T18:39:00Z">
          <w:r w:rsidR="00727D10" w:rsidDel="009E1FA8">
            <w:rPr>
              <w:rFonts w:hint="eastAsia"/>
            </w:rPr>
            <w:delText>前结</w:delText>
          </w:r>
          <w:r w:rsidR="00727D10" w:rsidDel="009E1FA8">
            <w:rPr>
              <w:rFonts w:hint="eastAsia"/>
            </w:rPr>
            <w:delText>1</w:delText>
          </w:r>
        </w:del>
      </w:ins>
      <w:del w:id="8619" w:author="Happy" w:date="2018-08-20T18:39:00Z">
        <w:r w:rsidDel="009E1FA8">
          <w:rPr>
            <w:rFonts w:hint="eastAsia"/>
          </w:rPr>
          <w:delText>.1.</w:delText>
        </w:r>
      </w:del>
      <w:ins w:id="8620" w:author="xiaohou" w:date="2016-09-09T12:04:00Z">
        <w:del w:id="8621" w:author="Happy" w:date="2018-08-20T18:39:00Z">
          <w:r w:rsidR="00276C06" w:rsidDel="009E1FA8">
            <w:rPr>
              <w:rFonts w:hint="eastAsia"/>
            </w:rPr>
            <w:delText>7</w:delText>
          </w:r>
        </w:del>
      </w:ins>
      <w:del w:id="8622" w:author="Happy" w:date="2018-08-20T18:39:00Z">
        <w:r w:rsidDel="009E1FA8">
          <w:rPr>
            <w:rFonts w:hint="eastAsia"/>
          </w:rPr>
          <w:delText>），然后再跳转到银行卡支付页面；如果是取餐码的方式，则直接弹出银行卡支付页面（见</w:delText>
        </w:r>
      </w:del>
      <w:ins w:id="8623" w:author="xiaohou" w:date="2016-09-01T10:42:00Z">
        <w:del w:id="8624" w:author="Happy" w:date="2018-08-20T18:39:00Z">
          <w:r w:rsidR="00727D10" w:rsidDel="009E1FA8">
            <w:rPr>
              <w:rFonts w:hint="eastAsia"/>
            </w:rPr>
            <w:delText>8.11</w:delText>
          </w:r>
        </w:del>
      </w:ins>
      <w:del w:id="8625" w:author="Happy" w:date="2018-08-20T18:39:00Z">
        <w:r w:rsidDel="009E1FA8">
          <w:rPr>
            <w:rFonts w:hint="eastAsia"/>
          </w:rPr>
          <w:delText>）；</w:delText>
        </w:r>
      </w:del>
    </w:p>
    <w:p w14:paraId="44B45758" w14:textId="77777777" w:rsidR="00F42C03" w:rsidDel="009E1FA8" w:rsidRDefault="00F42C03">
      <w:pPr>
        <w:rPr>
          <w:ins w:id="8626" w:author="xiaohou" w:date="2016-09-09T11:59:00Z"/>
          <w:del w:id="8627" w:author="Happy" w:date="2018-08-20T18:39:00Z"/>
        </w:rPr>
        <w:pPrChange w:id="8628" w:author="Happy" w:date="2018-08-20T18:39:00Z">
          <w:pPr>
            <w:pStyle w:val="af3"/>
            <w:numPr>
              <w:numId w:val="40"/>
            </w:numPr>
            <w:spacing w:line="360" w:lineRule="auto"/>
            <w:ind w:left="420" w:firstLineChars="0" w:hanging="420"/>
          </w:pPr>
        </w:pPrChange>
      </w:pPr>
      <w:del w:id="8629" w:author="Happy" w:date="2018-08-20T18:39:00Z">
        <w:r w:rsidDel="009E1FA8">
          <w:rPr>
            <w:rFonts w:hint="eastAsia"/>
          </w:rPr>
          <w:delText>点击【</w:delText>
        </w:r>
        <w:r w:rsidR="00727D10" w:rsidDel="009E1FA8">
          <w:rPr>
            <w:rFonts w:hint="eastAsia"/>
          </w:rPr>
          <w:delText>美食城卡</w:delText>
        </w:r>
        <w:r w:rsidDel="009E1FA8">
          <w:rPr>
            <w:rFonts w:hint="eastAsia"/>
          </w:rPr>
          <w:delText>】，如果是扫桌码方式，则弹出输桌卡号（支持扫码）的页面（见</w:delText>
        </w:r>
      </w:del>
      <w:ins w:id="8630" w:author="xiaohou" w:date="2016-09-09T12:04:00Z">
        <w:del w:id="8631" w:author="Happy" w:date="2018-08-20T18:39:00Z">
          <w:r w:rsidR="00276C06" w:rsidDel="009E1FA8">
            <w:rPr>
              <w:rFonts w:hint="eastAsia"/>
            </w:rPr>
            <w:delText>前结</w:delText>
          </w:r>
        </w:del>
      </w:ins>
      <w:ins w:id="8632" w:author="xiaohou" w:date="2016-09-09T12:03:00Z">
        <w:del w:id="8633" w:author="Happy" w:date="2018-08-20T18:39:00Z">
          <w:r w:rsidR="00276C06" w:rsidDel="009E1FA8">
            <w:rPr>
              <w:rFonts w:hint="eastAsia"/>
            </w:rPr>
            <w:delText>1.1.7</w:delText>
          </w:r>
        </w:del>
      </w:ins>
      <w:del w:id="8634" w:author="Happy" w:date="2018-08-20T18:39:00Z">
        <w:r w:rsidDel="009E1FA8">
          <w:rPr>
            <w:rFonts w:hint="eastAsia"/>
          </w:rPr>
          <w:delText>），然后再跳转到</w:delText>
        </w:r>
      </w:del>
      <w:ins w:id="8635" w:author="xiaohou" w:date="2016-09-09T12:08:00Z">
        <w:del w:id="8636" w:author="Happy" w:date="2018-08-20T18:39:00Z">
          <w:r w:rsidR="00B048D4" w:rsidDel="009E1FA8">
            <w:rPr>
              <w:rFonts w:hint="eastAsia"/>
            </w:rPr>
            <w:delText>美食城卡</w:delText>
          </w:r>
        </w:del>
      </w:ins>
      <w:del w:id="8637" w:author="Happy" w:date="2018-08-20T18:39:00Z">
        <w:r w:rsidDel="009E1FA8">
          <w:rPr>
            <w:rFonts w:hint="eastAsia"/>
          </w:rPr>
          <w:delText>支付页面；如果是取餐码的方式，则直接支付到</w:delText>
        </w:r>
      </w:del>
      <w:ins w:id="8638" w:author="xiaohou" w:date="2016-09-09T12:06:00Z">
        <w:del w:id="8639" w:author="Happy" w:date="2018-08-20T18:39:00Z">
          <w:r w:rsidR="009233B7" w:rsidDel="009E1FA8">
            <w:rPr>
              <w:rFonts w:hint="eastAsia"/>
            </w:rPr>
            <w:delText>美食城</w:delText>
          </w:r>
        </w:del>
      </w:ins>
      <w:del w:id="8640" w:author="Happy" w:date="2018-08-20T18:39:00Z">
        <w:r w:rsidDel="009E1FA8">
          <w:rPr>
            <w:rFonts w:hint="eastAsia"/>
          </w:rPr>
          <w:delText>卡支付页面（见</w:delText>
        </w:r>
      </w:del>
      <w:ins w:id="8641" w:author="xiaohou" w:date="2016-09-09T12:05:00Z">
        <w:del w:id="8642" w:author="Happy" w:date="2018-08-20T18:39:00Z">
          <w:r w:rsidR="00276C06" w:rsidDel="009E1FA8">
            <w:rPr>
              <w:rFonts w:hint="eastAsia"/>
            </w:rPr>
            <w:delText>前结</w:delText>
          </w:r>
        </w:del>
      </w:ins>
      <w:ins w:id="8643" w:author="xiaohou" w:date="2016-09-09T12:08:00Z">
        <w:del w:id="8644" w:author="Happy" w:date="2018-08-20T18:39:00Z">
          <w:r w:rsidR="00A52610" w:rsidDel="009E1FA8">
            <w:rPr>
              <w:rFonts w:hint="eastAsia"/>
            </w:rPr>
            <w:delText>1.2</w:delText>
          </w:r>
          <w:r w:rsidR="00A52610" w:rsidDel="009E1FA8">
            <w:rPr>
              <w:rFonts w:hint="eastAsia"/>
            </w:rPr>
            <w:delText>和</w:delText>
          </w:r>
        </w:del>
      </w:ins>
      <w:ins w:id="8645" w:author="xiaohou" w:date="2016-09-09T12:05:00Z">
        <w:del w:id="8646" w:author="Happy" w:date="2018-08-20T18:39:00Z">
          <w:r w:rsidR="00276C06" w:rsidDel="009E1FA8">
            <w:rPr>
              <w:rFonts w:hint="eastAsia"/>
            </w:rPr>
            <w:delText>1.</w:delText>
          </w:r>
        </w:del>
      </w:ins>
      <w:ins w:id="8647" w:author="xiaohou" w:date="2016-09-09T12:07:00Z">
        <w:del w:id="8648" w:author="Happy" w:date="2018-08-20T18:39:00Z">
          <w:r w:rsidR="00B048D4" w:rsidDel="009E1FA8">
            <w:rPr>
              <w:rFonts w:hint="eastAsia"/>
            </w:rPr>
            <w:delText>3</w:delText>
          </w:r>
        </w:del>
      </w:ins>
      <w:del w:id="8649" w:author="Happy" w:date="2018-08-20T18:39:00Z">
        <w:r w:rsidDel="009E1FA8">
          <w:rPr>
            <w:rFonts w:hint="eastAsia"/>
          </w:rPr>
          <w:delText>）；</w:delText>
        </w:r>
      </w:del>
    </w:p>
    <w:p w14:paraId="5587AE79" w14:textId="77777777" w:rsidR="00BC3FD2" w:rsidDel="009E1FA8" w:rsidRDefault="00BC3FD2">
      <w:pPr>
        <w:rPr>
          <w:del w:id="8650" w:author="Happy" w:date="2018-08-20T18:39:00Z"/>
        </w:rPr>
        <w:pPrChange w:id="8651" w:author="Happy" w:date="2018-08-20T18:39:00Z">
          <w:pPr>
            <w:pStyle w:val="af3"/>
            <w:numPr>
              <w:numId w:val="40"/>
            </w:numPr>
            <w:spacing w:line="360" w:lineRule="auto"/>
            <w:ind w:left="420" w:firstLineChars="0" w:hanging="420"/>
          </w:pPr>
        </w:pPrChange>
      </w:pPr>
      <w:ins w:id="8652" w:author="xiaohou" w:date="2016-09-09T11:59:00Z">
        <w:del w:id="8653" w:author="Happy" w:date="2018-08-20T18:39:00Z">
          <w:r w:rsidDel="009E1FA8">
            <w:rPr>
              <w:rFonts w:hint="eastAsia"/>
            </w:rPr>
            <w:delText>点击【消费卡】，则见</w:delText>
          </w:r>
          <w:r w:rsidDel="009E1FA8">
            <w:rPr>
              <w:rFonts w:hint="eastAsia"/>
            </w:rPr>
            <w:delText>8.7</w:delText>
          </w:r>
          <w:r w:rsidR="002E11DE" w:rsidDel="009E1FA8">
            <w:rPr>
              <w:rFonts w:hint="eastAsia"/>
            </w:rPr>
            <w:delText>。</w:delText>
          </w:r>
        </w:del>
      </w:ins>
    </w:p>
    <w:p w14:paraId="513D3A30" w14:textId="77777777" w:rsidR="00F42C03" w:rsidDel="009E1FA8" w:rsidRDefault="00F42C03">
      <w:pPr>
        <w:rPr>
          <w:del w:id="8654" w:author="Happy" w:date="2018-08-20T18:39:00Z"/>
        </w:rPr>
        <w:pPrChange w:id="8655" w:author="Happy" w:date="2018-08-20T18:39:00Z">
          <w:pPr>
            <w:pStyle w:val="af3"/>
            <w:numPr>
              <w:numId w:val="40"/>
            </w:numPr>
            <w:spacing w:line="360" w:lineRule="auto"/>
            <w:ind w:left="420" w:firstLineChars="0" w:hanging="420"/>
          </w:pPr>
        </w:pPrChange>
      </w:pPr>
      <w:del w:id="8656" w:author="Happy" w:date="2018-08-20T18:39:00Z">
        <w:r w:rsidDel="009E1FA8">
          <w:rPr>
            <w:rFonts w:hint="eastAsia"/>
          </w:rPr>
          <w:delText>点击【微信】，如果是扫桌卡方式，则弹出输桌卡号（支持扫码）的页面（见</w:delText>
        </w:r>
      </w:del>
      <w:ins w:id="8657" w:author="xiaohou" w:date="2016-09-01T10:43:00Z">
        <w:del w:id="8658" w:author="Happy" w:date="2018-08-20T18:39:00Z">
          <w:r w:rsidR="00727D10" w:rsidDel="009E1FA8">
            <w:rPr>
              <w:rFonts w:hint="eastAsia"/>
            </w:rPr>
            <w:delText>前结</w:delText>
          </w:r>
          <w:r w:rsidR="00727D10" w:rsidDel="009E1FA8">
            <w:rPr>
              <w:rFonts w:hint="eastAsia"/>
            </w:rPr>
            <w:delText>1.1.</w:delText>
          </w:r>
        </w:del>
      </w:ins>
      <w:ins w:id="8659" w:author="xiaohou" w:date="2016-09-09T12:02:00Z">
        <w:del w:id="8660" w:author="Happy" w:date="2018-08-20T18:39:00Z">
          <w:r w:rsidR="00276C06" w:rsidDel="009E1FA8">
            <w:rPr>
              <w:rFonts w:hint="eastAsia"/>
            </w:rPr>
            <w:delText>7</w:delText>
          </w:r>
        </w:del>
      </w:ins>
      <w:del w:id="8661" w:author="Happy" w:date="2018-08-20T18:39:00Z">
        <w:r w:rsidDel="009E1FA8">
          <w:rPr>
            <w:rFonts w:hint="eastAsia"/>
          </w:rPr>
          <w:delText>）；然后再跳转到微信支付页面；如果是取餐码的方式，则直接弹出微信支付页面（见</w:delText>
        </w:r>
      </w:del>
      <w:ins w:id="8662" w:author="xiaohou" w:date="2016-09-01T10:43:00Z">
        <w:del w:id="8663" w:author="Happy" w:date="2018-08-20T18:39:00Z">
          <w:r w:rsidR="00727D10" w:rsidDel="009E1FA8">
            <w:rPr>
              <w:rFonts w:hint="eastAsia"/>
            </w:rPr>
            <w:delText>8.12</w:delText>
          </w:r>
        </w:del>
      </w:ins>
      <w:del w:id="8664" w:author="Happy" w:date="2018-08-20T18:39:00Z">
        <w:r w:rsidDel="009E1FA8">
          <w:rPr>
            <w:rFonts w:hint="eastAsia"/>
          </w:rPr>
          <w:delText>）；</w:delText>
        </w:r>
      </w:del>
    </w:p>
    <w:p w14:paraId="34EE224C" w14:textId="77777777" w:rsidR="00F42C03" w:rsidDel="009E1FA8" w:rsidRDefault="00F42C03">
      <w:pPr>
        <w:rPr>
          <w:del w:id="8665" w:author="Happy" w:date="2018-08-20T18:39:00Z"/>
        </w:rPr>
        <w:pPrChange w:id="8666" w:author="Happy" w:date="2018-08-20T18:39:00Z">
          <w:pPr>
            <w:pStyle w:val="af3"/>
            <w:numPr>
              <w:numId w:val="40"/>
            </w:numPr>
            <w:spacing w:line="360" w:lineRule="auto"/>
            <w:ind w:left="420" w:firstLineChars="0" w:hanging="420"/>
          </w:pPr>
        </w:pPrChange>
      </w:pPr>
      <w:del w:id="8667" w:author="Happy" w:date="2018-08-20T18:39:00Z">
        <w:r w:rsidDel="009E1FA8">
          <w:rPr>
            <w:rFonts w:hint="eastAsia"/>
          </w:rPr>
          <w:delText>点击【支付宝】，如果是扫桌卡方式，则弹出输入桌卡（支持扫码）号的页面（见</w:delText>
        </w:r>
      </w:del>
      <w:ins w:id="8668" w:author="xiaohou" w:date="2016-09-01T10:43:00Z">
        <w:del w:id="8669" w:author="Happy" w:date="2018-08-20T18:39:00Z">
          <w:r w:rsidR="00727D10" w:rsidDel="009E1FA8">
            <w:rPr>
              <w:rFonts w:hint="eastAsia"/>
            </w:rPr>
            <w:delText>前结</w:delText>
          </w:r>
          <w:r w:rsidR="00727D10" w:rsidDel="009E1FA8">
            <w:rPr>
              <w:rFonts w:hint="eastAsia"/>
            </w:rPr>
            <w:delText>1</w:delText>
          </w:r>
        </w:del>
      </w:ins>
      <w:del w:id="8670" w:author="Happy" w:date="2018-08-20T18:39:00Z">
        <w:r w:rsidDel="009E1FA8">
          <w:rPr>
            <w:rFonts w:hint="eastAsia"/>
          </w:rPr>
          <w:delText>.1.</w:delText>
        </w:r>
      </w:del>
      <w:ins w:id="8671" w:author="xiaohou" w:date="2016-09-09T12:02:00Z">
        <w:del w:id="8672" w:author="Happy" w:date="2018-08-20T18:39:00Z">
          <w:r w:rsidR="00276C06" w:rsidDel="009E1FA8">
            <w:rPr>
              <w:rFonts w:hint="eastAsia"/>
            </w:rPr>
            <w:delText>7</w:delText>
          </w:r>
        </w:del>
      </w:ins>
      <w:del w:id="8673" w:author="Happy" w:date="2018-08-20T18:39:00Z">
        <w:r w:rsidDel="009E1FA8">
          <w:rPr>
            <w:rFonts w:hint="eastAsia"/>
          </w:rPr>
          <w:delText>）；然后再跳转到支付宝支付页面；如果是取餐码的方式，则直接弹出支付宝支付页面（见</w:delText>
        </w:r>
      </w:del>
      <w:ins w:id="8674" w:author="xiaohou" w:date="2016-09-01T10:44:00Z">
        <w:del w:id="8675" w:author="Happy" w:date="2018-08-20T18:39:00Z">
          <w:r w:rsidR="00A7163F" w:rsidDel="009E1FA8">
            <w:rPr>
              <w:rFonts w:hint="eastAsia"/>
            </w:rPr>
            <w:delText>8.13</w:delText>
          </w:r>
        </w:del>
      </w:ins>
      <w:del w:id="8676" w:author="Happy" w:date="2018-08-20T18:39:00Z">
        <w:r w:rsidDel="009E1FA8">
          <w:rPr>
            <w:rFonts w:hint="eastAsia"/>
          </w:rPr>
          <w:delText>）；</w:delText>
        </w:r>
      </w:del>
    </w:p>
    <w:p w14:paraId="2EA695CD" w14:textId="77777777" w:rsidR="00F42C03" w:rsidDel="009E1FA8" w:rsidRDefault="00F42C03">
      <w:pPr>
        <w:rPr>
          <w:del w:id="8677" w:author="Happy" w:date="2018-08-20T18:39:00Z"/>
        </w:rPr>
        <w:pPrChange w:id="8678" w:author="Happy" w:date="2018-08-20T18:39:00Z">
          <w:pPr>
            <w:pStyle w:val="af3"/>
            <w:numPr>
              <w:numId w:val="40"/>
            </w:numPr>
            <w:spacing w:line="360" w:lineRule="auto"/>
            <w:ind w:left="420" w:firstLineChars="0" w:hanging="420"/>
          </w:pPr>
        </w:pPrChange>
      </w:pPr>
      <w:del w:id="8679" w:author="Happy" w:date="2018-08-20T18:39:00Z">
        <w:r w:rsidDel="009E1FA8">
          <w:rPr>
            <w:rFonts w:hint="eastAsia"/>
          </w:rPr>
          <w:delText>支付完成，触发打印机打印结账单。</w:delText>
        </w:r>
      </w:del>
    </w:p>
    <w:p w14:paraId="47CDAB4B" w14:textId="77777777" w:rsidR="00F42C03" w:rsidDel="009E1FA8" w:rsidRDefault="00F42C03">
      <w:pPr>
        <w:rPr>
          <w:ins w:id="8680" w:author="xiaohou" w:date="2016-09-21T11:41:00Z"/>
          <w:del w:id="8681" w:author="Happy" w:date="2018-08-20T18:39:00Z"/>
        </w:rPr>
        <w:pPrChange w:id="8682" w:author="Happy" w:date="2018-08-20T18:39:00Z">
          <w:pPr>
            <w:pStyle w:val="4"/>
            <w:spacing w:line="360" w:lineRule="auto"/>
          </w:pPr>
        </w:pPrChange>
      </w:pPr>
      <w:del w:id="8683" w:author="Happy" w:date="2018-08-20T18:39:00Z">
        <w:r w:rsidDel="009E1FA8">
          <w:rPr>
            <w:rFonts w:hint="eastAsia"/>
          </w:rPr>
          <w:delText>点击“更多”</w:delText>
        </w:r>
      </w:del>
    </w:p>
    <w:p w14:paraId="38314393" w14:textId="77777777" w:rsidR="00083C7E" w:rsidDel="009E1FA8" w:rsidRDefault="00083C7E">
      <w:pPr>
        <w:rPr>
          <w:ins w:id="8684" w:author="xiaohou" w:date="2016-09-21T11:42:00Z"/>
          <w:del w:id="8685" w:author="Happy" w:date="2018-08-20T18:39:00Z"/>
        </w:rPr>
      </w:pPr>
      <w:ins w:id="8686" w:author="xiaohou" w:date="2016-09-21T11:41:00Z">
        <w:del w:id="8687" w:author="Happy" w:date="2018-08-20T18:39:00Z">
          <w:r w:rsidDel="009E1FA8">
            <w:rPr>
              <w:rFonts w:hint="eastAsia"/>
            </w:rPr>
            <w:delText>大时代</w:delText>
          </w:r>
        </w:del>
      </w:ins>
    </w:p>
    <w:p w14:paraId="54FA2462" w14:textId="77777777" w:rsidR="00083C7E" w:rsidRPr="00083C7E" w:rsidDel="009E1FA8" w:rsidRDefault="0087072B">
      <w:pPr>
        <w:rPr>
          <w:del w:id="8688" w:author="Happy" w:date="2018-08-20T18:39:00Z"/>
        </w:rPr>
      </w:pPr>
      <w:ins w:id="8689" w:author="xiaohou" w:date="2016-09-27T13:50:00Z">
        <w:del w:id="8690" w:author="Happy" w:date="2018-08-20T18:39:00Z">
          <w:r w:rsidDel="009E1FA8">
            <w:rPr>
              <w:noProof/>
              <w:rPrChange w:id="8691" w:author="Unknown">
                <w:rPr>
                  <w:i/>
                  <w:iCs/>
                  <w:noProof/>
                  <w:color w:val="808080" w:themeColor="text1" w:themeTint="7F"/>
                </w:rPr>
              </w:rPrChange>
            </w:rPr>
            <w:drawing>
              <wp:inline distT="0" distB="0" distL="0" distR="0" wp14:anchorId="776DBC88" wp14:editId="47E6A764">
                <wp:extent cx="5464175" cy="4418330"/>
                <wp:effectExtent l="19050" t="0" r="3175" b="0"/>
                <wp:docPr id="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srcRect/>
                        <a:stretch>
                          <a:fillRect/>
                        </a:stretch>
                      </pic:blipFill>
                      <pic:spPr bwMode="auto">
                        <a:xfrm>
                          <a:off x="0" y="0"/>
                          <a:ext cx="5464175" cy="4418330"/>
                        </a:xfrm>
                        <a:prstGeom prst="rect">
                          <a:avLst/>
                        </a:prstGeom>
                        <a:noFill/>
                        <a:ln w="9525">
                          <a:noFill/>
                          <a:miter lim="800000"/>
                          <a:headEnd/>
                          <a:tailEnd/>
                        </a:ln>
                      </pic:spPr>
                    </pic:pic>
                  </a:graphicData>
                </a:graphic>
              </wp:inline>
            </w:drawing>
          </w:r>
        </w:del>
      </w:ins>
    </w:p>
    <w:p w14:paraId="1B52B678" w14:textId="77777777" w:rsidR="00F42C03" w:rsidDel="009E1FA8" w:rsidRDefault="00083C7E">
      <w:pPr>
        <w:rPr>
          <w:ins w:id="8692" w:author="xiaohou" w:date="2016-09-21T11:42:00Z"/>
          <w:del w:id="8693" w:author="Happy" w:date="2018-08-20T18:39:00Z"/>
        </w:rPr>
        <w:pPrChange w:id="8694" w:author="Happy" w:date="2018-08-20T18:39:00Z">
          <w:pPr>
            <w:spacing w:line="360" w:lineRule="auto"/>
          </w:pPr>
        </w:pPrChange>
      </w:pPr>
      <w:ins w:id="8695" w:author="xiaohou" w:date="2016-09-21T11:42:00Z">
        <w:del w:id="8696" w:author="Happy" w:date="2018-08-20T18:39:00Z">
          <w:r w:rsidDel="009E1FA8">
            <w:delText>快餐</w:delText>
          </w:r>
        </w:del>
      </w:ins>
    </w:p>
    <w:p w14:paraId="4F2EDE87" w14:textId="77777777" w:rsidR="00083C7E" w:rsidDel="009E1FA8" w:rsidRDefault="0087072B">
      <w:pPr>
        <w:rPr>
          <w:del w:id="8697" w:author="Happy" w:date="2018-08-20T18:39:00Z"/>
        </w:rPr>
        <w:pPrChange w:id="8698" w:author="Happy" w:date="2018-08-20T18:39:00Z">
          <w:pPr>
            <w:spacing w:line="360" w:lineRule="auto"/>
          </w:pPr>
        </w:pPrChange>
      </w:pPr>
      <w:ins w:id="8699" w:author="xiaohou" w:date="2016-09-21T11:42:00Z">
        <w:del w:id="8700" w:author="Happy" w:date="2018-08-20T18:39:00Z">
          <w:r w:rsidDel="009E1FA8">
            <w:rPr>
              <w:noProof/>
              <w:rPrChange w:id="8701" w:author="Unknown">
                <w:rPr>
                  <w:i/>
                  <w:iCs/>
                  <w:noProof/>
                  <w:color w:val="808080" w:themeColor="text1" w:themeTint="7F"/>
                </w:rPr>
              </w:rPrChange>
            </w:rPr>
            <w:drawing>
              <wp:inline distT="0" distB="0" distL="0" distR="0" wp14:anchorId="76B07613" wp14:editId="6AAEB36E">
                <wp:extent cx="4945380" cy="4015740"/>
                <wp:effectExtent l="19050" t="0" r="7620" b="0"/>
                <wp:docPr id="10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2"/>
                        <a:srcRect/>
                        <a:stretch>
                          <a:fillRect/>
                        </a:stretch>
                      </pic:blipFill>
                      <pic:spPr bwMode="auto">
                        <a:xfrm>
                          <a:off x="0" y="0"/>
                          <a:ext cx="4945380" cy="4015740"/>
                        </a:xfrm>
                        <a:prstGeom prst="rect">
                          <a:avLst/>
                        </a:prstGeom>
                        <a:noFill/>
                        <a:ln w="9525">
                          <a:noFill/>
                          <a:miter lim="800000"/>
                          <a:headEnd/>
                          <a:tailEnd/>
                        </a:ln>
                      </pic:spPr>
                    </pic:pic>
                  </a:graphicData>
                </a:graphic>
              </wp:inline>
            </w:drawing>
          </w:r>
        </w:del>
      </w:ins>
    </w:p>
    <w:p w14:paraId="541BBF14" w14:textId="77777777" w:rsidR="00F42C03" w:rsidDel="009E1FA8" w:rsidRDefault="00F42C03">
      <w:pPr>
        <w:rPr>
          <w:del w:id="8702" w:author="Happy" w:date="2018-08-20T18:39:00Z"/>
        </w:rPr>
        <w:pPrChange w:id="8703" w:author="Happy" w:date="2018-08-20T18:39:00Z">
          <w:pPr>
            <w:pStyle w:val="4"/>
            <w:spacing w:line="360" w:lineRule="auto"/>
          </w:pPr>
        </w:pPrChange>
      </w:pPr>
      <w:del w:id="8704" w:author="Happy" w:date="2018-08-20T18:39:00Z">
        <w:r w:rsidDel="009E1FA8">
          <w:rPr>
            <w:rFonts w:hint="eastAsia"/>
          </w:rPr>
          <w:delText>输桌卡页面</w:delText>
        </w:r>
      </w:del>
    </w:p>
    <w:p w14:paraId="477E3A88" w14:textId="77777777" w:rsidR="00F42C03" w:rsidDel="009E1FA8" w:rsidRDefault="00F42C03">
      <w:pPr>
        <w:rPr>
          <w:del w:id="8705" w:author="Happy" w:date="2018-08-20T18:39:00Z"/>
        </w:rPr>
        <w:pPrChange w:id="8706" w:author="Happy" w:date="2018-08-20T18:39:00Z">
          <w:pPr>
            <w:spacing w:line="360" w:lineRule="auto"/>
          </w:pPr>
        </w:pPrChange>
      </w:pPr>
      <w:del w:id="8707" w:author="Happy" w:date="2018-08-20T18:39:00Z">
        <w:r w:rsidDel="009E1FA8">
          <w:rPr>
            <w:rFonts w:hint="eastAsia"/>
          </w:rPr>
          <w:delText>在点击每一种支付方式时，如果是输桌卡模式，则都会先弹出此页面。也可以在此页面中点击“扫桌码”，使用扫码枪扫桌卡二维码（</w:delText>
        </w:r>
      </w:del>
      <w:ins w:id="8708" w:author="xiaohou" w:date="2016-09-02T09:59:00Z">
        <w:del w:id="8709" w:author="Happy" w:date="2018-08-20T18:39:00Z">
          <w:r w:rsidR="003C15E0" w:rsidDel="009E1FA8">
            <w:rPr>
              <w:rFonts w:hint="eastAsia"/>
            </w:rPr>
            <w:delText>前结</w:delText>
          </w:r>
          <w:r w:rsidR="003C15E0" w:rsidDel="009E1FA8">
            <w:rPr>
              <w:rFonts w:hint="eastAsia"/>
            </w:rPr>
            <w:delText>1</w:delText>
          </w:r>
        </w:del>
      </w:ins>
      <w:del w:id="8710" w:author="Happy" w:date="2018-08-20T18:39:00Z">
        <w:r w:rsidDel="009E1FA8">
          <w:rPr>
            <w:rFonts w:hint="eastAsia"/>
          </w:rPr>
          <w:delText>.1.</w:delText>
        </w:r>
      </w:del>
      <w:ins w:id="8711" w:author="xiaohou" w:date="2016-09-09T12:02:00Z">
        <w:del w:id="8712" w:author="Happy" w:date="2018-08-20T18:39:00Z">
          <w:r w:rsidR="00276C06" w:rsidDel="009E1FA8">
            <w:rPr>
              <w:rFonts w:hint="eastAsia"/>
            </w:rPr>
            <w:delText>8</w:delText>
          </w:r>
        </w:del>
      </w:ins>
      <w:del w:id="8713" w:author="Happy" w:date="2018-08-20T18:39:00Z">
        <w:r w:rsidDel="009E1FA8">
          <w:rPr>
            <w:rFonts w:hint="eastAsia"/>
          </w:rPr>
          <w:delText>）。</w:delText>
        </w:r>
      </w:del>
    </w:p>
    <w:p w14:paraId="50984C32" w14:textId="77777777" w:rsidR="00F42C03" w:rsidDel="009E1FA8" w:rsidRDefault="00727D10">
      <w:pPr>
        <w:rPr>
          <w:del w:id="8714" w:author="Happy" w:date="2018-08-20T18:39:00Z"/>
        </w:rPr>
        <w:pPrChange w:id="8715" w:author="Happy" w:date="2018-08-20T18:39:00Z">
          <w:pPr>
            <w:spacing w:line="360" w:lineRule="auto"/>
          </w:pPr>
        </w:pPrChange>
      </w:pPr>
      <w:del w:id="8716" w:author="Happy" w:date="2018-08-20T18:39:00Z">
        <w:r w:rsidDel="009E1FA8">
          <w:rPr>
            <w:noProof/>
          </w:rPr>
          <w:drawing>
            <wp:inline distT="0" distB="0" distL="0" distR="0" wp14:anchorId="4B267EF8" wp14:editId="1EE1BB2D">
              <wp:extent cx="5508625" cy="4162425"/>
              <wp:effectExtent l="19050" t="0" r="0" b="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3" cstate="print"/>
                      <a:srcRect/>
                      <a:stretch>
                        <a:fillRect/>
                      </a:stretch>
                    </pic:blipFill>
                    <pic:spPr bwMode="auto">
                      <a:xfrm>
                        <a:off x="0" y="0"/>
                        <a:ext cx="5508625" cy="4162425"/>
                      </a:xfrm>
                      <a:prstGeom prst="rect">
                        <a:avLst/>
                      </a:prstGeom>
                      <a:noFill/>
                      <a:ln w="9525">
                        <a:noFill/>
                        <a:miter lim="800000"/>
                        <a:headEnd/>
                        <a:tailEnd/>
                      </a:ln>
                    </pic:spPr>
                  </pic:pic>
                </a:graphicData>
              </a:graphic>
            </wp:inline>
          </w:drawing>
        </w:r>
      </w:del>
    </w:p>
    <w:p w14:paraId="7DAFFD5E" w14:textId="77777777" w:rsidR="00F42C03" w:rsidDel="009E1FA8" w:rsidRDefault="00F42C03">
      <w:pPr>
        <w:rPr>
          <w:del w:id="8717" w:author="Happy" w:date="2018-08-20T18:39:00Z"/>
        </w:rPr>
        <w:pPrChange w:id="8718" w:author="Happy" w:date="2018-08-20T18:39:00Z">
          <w:pPr>
            <w:pStyle w:val="4"/>
            <w:spacing w:line="360" w:lineRule="auto"/>
          </w:pPr>
        </w:pPrChange>
      </w:pPr>
      <w:del w:id="8719" w:author="Happy" w:date="2018-08-20T18:39:00Z">
        <w:r w:rsidDel="009E1FA8">
          <w:delText>扫桌卡</w:delText>
        </w:r>
      </w:del>
    </w:p>
    <w:p w14:paraId="6397EBDE" w14:textId="77777777" w:rsidR="00F42C03" w:rsidDel="009E1FA8" w:rsidRDefault="00727D10">
      <w:pPr>
        <w:rPr>
          <w:ins w:id="8720" w:author="xiaohou" w:date="2016-09-27T14:15:00Z"/>
          <w:del w:id="8721" w:author="Happy" w:date="2018-08-20T18:39:00Z"/>
        </w:rPr>
        <w:pPrChange w:id="8722" w:author="Happy" w:date="2018-08-20T18:39:00Z">
          <w:pPr>
            <w:spacing w:line="360" w:lineRule="auto"/>
          </w:pPr>
        </w:pPrChange>
      </w:pPr>
      <w:del w:id="8723" w:author="Happy" w:date="2018-08-20T18:39:00Z">
        <w:r w:rsidDel="009E1FA8">
          <w:rPr>
            <w:noProof/>
          </w:rPr>
          <w:drawing>
            <wp:inline distT="0" distB="0" distL="0" distR="0" wp14:anchorId="54D660F9" wp14:editId="3F531011">
              <wp:extent cx="5494020" cy="4154805"/>
              <wp:effectExtent l="19050" t="0" r="0" b="0"/>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4" cstate="print"/>
                      <a:srcRect/>
                      <a:stretch>
                        <a:fillRect/>
                      </a:stretch>
                    </pic:blipFill>
                    <pic:spPr bwMode="auto">
                      <a:xfrm>
                        <a:off x="0" y="0"/>
                        <a:ext cx="5494020" cy="4154805"/>
                      </a:xfrm>
                      <a:prstGeom prst="rect">
                        <a:avLst/>
                      </a:prstGeom>
                      <a:noFill/>
                      <a:ln w="9525">
                        <a:noFill/>
                        <a:miter lim="800000"/>
                        <a:headEnd/>
                        <a:tailEnd/>
                      </a:ln>
                    </pic:spPr>
                  </pic:pic>
                </a:graphicData>
              </a:graphic>
            </wp:inline>
          </w:drawing>
        </w:r>
      </w:del>
    </w:p>
    <w:p w14:paraId="56409311" w14:textId="77777777" w:rsidR="005C6080" w:rsidDel="009E1FA8" w:rsidRDefault="005C6080">
      <w:pPr>
        <w:rPr>
          <w:ins w:id="8724" w:author="xiaohou" w:date="2016-09-27T14:15:00Z"/>
          <w:del w:id="8725" w:author="Happy" w:date="2018-08-20T18:39:00Z"/>
        </w:rPr>
        <w:pPrChange w:id="8726" w:author="Happy" w:date="2018-08-20T18:39:00Z">
          <w:pPr>
            <w:pStyle w:val="3"/>
          </w:pPr>
        </w:pPrChange>
      </w:pPr>
      <w:ins w:id="8727" w:author="xiaohou" w:date="2016-09-27T14:15:00Z">
        <w:del w:id="8728" w:author="Happy" w:date="2018-08-20T18:39:00Z">
          <w:r w:rsidDel="009E1FA8">
            <w:rPr>
              <w:rFonts w:hint="eastAsia"/>
            </w:rPr>
            <w:delText>扫未</w:delText>
          </w:r>
          <w:r w:rsidDel="009E1FA8">
            <w:delText>绑定的食城卡</w:delText>
          </w:r>
        </w:del>
      </w:ins>
    </w:p>
    <w:p w14:paraId="0656D0D7" w14:textId="77777777" w:rsidR="005C6080" w:rsidDel="009E1FA8" w:rsidRDefault="005C6080">
      <w:pPr>
        <w:rPr>
          <w:ins w:id="8729" w:author="xiaohou" w:date="2016-09-27T14:15:00Z"/>
          <w:del w:id="8730" w:author="Happy" w:date="2018-08-20T18:39:00Z"/>
        </w:rPr>
        <w:pPrChange w:id="8731" w:author="Happy" w:date="2018-08-20T18:39:00Z">
          <w:pPr>
            <w:pStyle w:val="af3"/>
            <w:numPr>
              <w:numId w:val="178"/>
            </w:numPr>
            <w:ind w:left="420" w:firstLineChars="0" w:hanging="420"/>
          </w:pPr>
        </w:pPrChange>
      </w:pPr>
      <w:ins w:id="8732" w:author="xiaohou" w:date="2016-09-27T14:15:00Z">
        <w:del w:id="8733" w:author="Happy" w:date="2018-08-20T18:39:00Z">
          <w:r w:rsidDel="009E1FA8">
            <w:delText>当用户办了实体卡</w:delText>
          </w:r>
          <w:r w:rsidDel="009E1FA8">
            <w:rPr>
              <w:rFonts w:hint="eastAsia"/>
            </w:rPr>
            <w:delText>，</w:delText>
          </w:r>
          <w:r w:rsidDel="009E1FA8">
            <w:delText>没有绑定用户信息</w:delText>
          </w:r>
          <w:r w:rsidDel="009E1FA8">
            <w:rPr>
              <w:rFonts w:hint="eastAsia"/>
            </w:rPr>
            <w:delText>，</w:delText>
          </w:r>
          <w:r w:rsidDel="009E1FA8">
            <w:delText>扫码后</w:delText>
          </w:r>
          <w:r w:rsidDel="009E1FA8">
            <w:rPr>
              <w:rFonts w:hint="eastAsia"/>
            </w:rPr>
            <w:delText>，</w:delText>
          </w:r>
          <w:r w:rsidDel="009E1FA8">
            <w:delText>直接</w:delText>
          </w:r>
          <w:r w:rsidDel="009E1FA8">
            <w:rPr>
              <w:rFonts w:hint="eastAsia"/>
            </w:rPr>
            <w:delText>本卡</w:delText>
          </w:r>
          <w:r w:rsidDel="009E1FA8">
            <w:delText>金额</w:delText>
          </w:r>
          <w:r w:rsidDel="009E1FA8">
            <w:rPr>
              <w:rFonts w:hint="eastAsia"/>
            </w:rPr>
            <w:delText>，</w:delText>
          </w:r>
          <w:r w:rsidDel="009E1FA8">
            <w:delText>如果本卡钱不够</w:delText>
          </w:r>
          <w:r w:rsidDel="009E1FA8">
            <w:rPr>
              <w:rFonts w:hint="eastAsia"/>
            </w:rPr>
            <w:delText>，</w:delText>
          </w:r>
          <w:r w:rsidDel="009E1FA8">
            <w:delText>则会给出去服务台办卡的提示</w:delText>
          </w:r>
          <w:r w:rsidDel="009E1FA8">
            <w:rPr>
              <w:rFonts w:hint="eastAsia"/>
            </w:rPr>
            <w:delText>。</w:delText>
          </w:r>
        </w:del>
      </w:ins>
    </w:p>
    <w:p w14:paraId="4B967D87" w14:textId="77777777" w:rsidR="005C6080" w:rsidDel="009E1FA8" w:rsidRDefault="005C6080">
      <w:pPr>
        <w:rPr>
          <w:ins w:id="8734" w:author="xiaohou" w:date="2016-09-27T14:15:00Z"/>
          <w:del w:id="8735" w:author="Happy" w:date="2018-08-20T18:39:00Z"/>
        </w:rPr>
        <w:pPrChange w:id="8736" w:author="Happy" w:date="2018-08-20T18:39:00Z">
          <w:pPr>
            <w:pStyle w:val="af3"/>
            <w:numPr>
              <w:numId w:val="178"/>
            </w:numPr>
            <w:ind w:left="420" w:firstLineChars="0" w:hanging="420"/>
          </w:pPr>
        </w:pPrChange>
      </w:pPr>
      <w:ins w:id="8737" w:author="xiaohou" w:date="2016-09-27T14:15:00Z">
        <w:del w:id="8738" w:author="Happy" w:date="2018-08-20T18:39:00Z">
          <w:r w:rsidDel="009E1FA8">
            <w:rPr>
              <w:rFonts w:hint="eastAsia"/>
            </w:rPr>
            <w:delText>当用户办了实体卡，绑定了用户信息，扫码后，会出现用户的券、余额等信息。需要向用户确认是否使用，然后进行支付。</w:delText>
          </w:r>
        </w:del>
      </w:ins>
    </w:p>
    <w:p w14:paraId="675A9170" w14:textId="77777777" w:rsidR="005C6080" w:rsidDel="009E1FA8" w:rsidRDefault="005C6080">
      <w:pPr>
        <w:rPr>
          <w:ins w:id="8739" w:author="xiaohou" w:date="2016-09-27T14:15:00Z"/>
          <w:del w:id="8740" w:author="Happy" w:date="2018-08-20T18:39:00Z"/>
        </w:rPr>
        <w:pPrChange w:id="8741" w:author="Happy" w:date="2018-08-20T18:39:00Z">
          <w:pPr>
            <w:pStyle w:val="af3"/>
            <w:numPr>
              <w:numId w:val="178"/>
            </w:numPr>
            <w:ind w:left="420" w:firstLineChars="0" w:hanging="420"/>
          </w:pPr>
        </w:pPrChange>
      </w:pPr>
      <w:ins w:id="8742" w:author="xiaohou" w:date="2016-09-27T14:15:00Z">
        <w:del w:id="8743" w:author="Happy" w:date="2018-08-20T18:39:00Z">
          <w:r w:rsidDel="009E1FA8">
            <w:rPr>
              <w:rFonts w:hint="eastAsia"/>
            </w:rPr>
            <w:delText>当商户扫用户手机端的付款码时，如果用户还没有办理美食城卡，则提示：未检测到美食城卡，请到服务台办理或者在线办理。</w:delText>
          </w:r>
        </w:del>
      </w:ins>
    </w:p>
    <w:p w14:paraId="188A5706" w14:textId="77777777" w:rsidR="005C6080" w:rsidDel="009E1FA8" w:rsidRDefault="005C6080">
      <w:pPr>
        <w:rPr>
          <w:ins w:id="8744" w:author="xiaohou" w:date="2016-09-27T14:15:00Z"/>
          <w:del w:id="8745" w:author="Happy" w:date="2018-08-20T18:39:00Z"/>
        </w:rPr>
        <w:pPrChange w:id="8746" w:author="Happy" w:date="2018-08-20T18:39:00Z">
          <w:pPr>
            <w:pStyle w:val="af3"/>
            <w:numPr>
              <w:numId w:val="178"/>
            </w:numPr>
            <w:ind w:left="420" w:firstLineChars="0" w:hanging="420"/>
          </w:pPr>
        </w:pPrChange>
      </w:pPr>
      <w:ins w:id="8747" w:author="xiaohou" w:date="2016-09-27T14:15:00Z">
        <w:del w:id="8748" w:author="Happy" w:date="2018-08-20T18:39:00Z">
          <w:r w:rsidDel="009E1FA8">
            <w:rPr>
              <w:rFonts w:hint="eastAsia"/>
            </w:rPr>
            <w:delText>当商户扫用户手机端的付款码时，用户办理了美食城卡，则会检测到用户的券、余额等信息，需要向用户确认是否使用，然后进行支付。</w:delText>
          </w:r>
        </w:del>
      </w:ins>
    </w:p>
    <w:p w14:paraId="0E3932C9" w14:textId="77777777" w:rsidR="005C6080" w:rsidDel="009E1FA8" w:rsidRDefault="0087072B">
      <w:pPr>
        <w:rPr>
          <w:ins w:id="8749" w:author="xiaohou" w:date="2016-09-27T14:15:00Z"/>
          <w:del w:id="8750" w:author="Happy" w:date="2018-08-20T18:39:00Z"/>
        </w:rPr>
      </w:pPr>
      <w:ins w:id="8751" w:author="xiaohou" w:date="2016-09-27T14:15:00Z">
        <w:del w:id="8752" w:author="Happy" w:date="2018-08-20T18:39:00Z">
          <w:r w:rsidDel="009E1FA8">
            <w:rPr>
              <w:noProof/>
              <w:rPrChange w:id="8753" w:author="Unknown">
                <w:rPr>
                  <w:i/>
                  <w:iCs/>
                  <w:noProof/>
                  <w:color w:val="808080" w:themeColor="text1" w:themeTint="7F"/>
                </w:rPr>
              </w:rPrChange>
            </w:rPr>
            <w:drawing>
              <wp:inline distT="0" distB="0" distL="0" distR="0" wp14:anchorId="709C2D52" wp14:editId="32839821">
                <wp:extent cx="4945380" cy="3782060"/>
                <wp:effectExtent l="19050" t="0" r="7620" b="0"/>
                <wp:docPr id="12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5"/>
                        <a:srcRect/>
                        <a:stretch>
                          <a:fillRect/>
                        </a:stretch>
                      </pic:blipFill>
                      <pic:spPr bwMode="auto">
                        <a:xfrm>
                          <a:off x="0" y="0"/>
                          <a:ext cx="4945380" cy="3782060"/>
                        </a:xfrm>
                        <a:prstGeom prst="rect">
                          <a:avLst/>
                        </a:prstGeom>
                        <a:noFill/>
                        <a:ln w="9525">
                          <a:noFill/>
                          <a:miter lim="800000"/>
                          <a:headEnd/>
                          <a:tailEnd/>
                        </a:ln>
                      </pic:spPr>
                    </pic:pic>
                  </a:graphicData>
                </a:graphic>
              </wp:inline>
            </w:drawing>
          </w:r>
        </w:del>
      </w:ins>
    </w:p>
    <w:p w14:paraId="435E05F0" w14:textId="77777777" w:rsidR="005C6080" w:rsidDel="009E1FA8" w:rsidRDefault="005C6080">
      <w:pPr>
        <w:rPr>
          <w:ins w:id="8754" w:author="xiaohou" w:date="2016-09-27T14:15:00Z"/>
          <w:del w:id="8755" w:author="Happy" w:date="2018-08-20T18:39:00Z"/>
        </w:rPr>
        <w:pPrChange w:id="8756" w:author="Happy" w:date="2018-08-20T18:39:00Z">
          <w:pPr>
            <w:pStyle w:val="4"/>
          </w:pPr>
        </w:pPrChange>
      </w:pPr>
      <w:ins w:id="8757" w:author="xiaohou" w:date="2016-09-27T14:15:00Z">
        <w:del w:id="8758" w:author="Happy" w:date="2018-08-20T18:39:00Z">
          <w:r w:rsidDel="009E1FA8">
            <w:delText>显示内容</w:delText>
          </w:r>
        </w:del>
      </w:ins>
    </w:p>
    <w:p w14:paraId="09169584" w14:textId="77777777" w:rsidR="005C6080" w:rsidDel="009E1FA8" w:rsidRDefault="005C6080">
      <w:pPr>
        <w:rPr>
          <w:ins w:id="8759" w:author="xiaohou" w:date="2016-09-27T14:15:00Z"/>
          <w:del w:id="8760" w:author="Happy" w:date="2018-08-20T18:39:00Z"/>
        </w:rPr>
        <w:pPrChange w:id="8761" w:author="Happy" w:date="2018-08-20T18:39:00Z">
          <w:pPr>
            <w:pStyle w:val="af3"/>
            <w:numPr>
              <w:numId w:val="154"/>
            </w:numPr>
            <w:ind w:left="420" w:firstLineChars="0" w:hanging="420"/>
          </w:pPr>
        </w:pPrChange>
      </w:pPr>
      <w:ins w:id="8762" w:author="xiaohou" w:date="2016-09-27T14:15:00Z">
        <w:del w:id="8763" w:author="Happy" w:date="2018-08-20T18:39:00Z">
          <w:r w:rsidDel="009E1FA8">
            <w:rPr>
              <w:rFonts w:hint="eastAsia"/>
            </w:rPr>
            <w:delText>扫卡按钮</w:delText>
          </w:r>
        </w:del>
      </w:ins>
    </w:p>
    <w:p w14:paraId="4272ADD0" w14:textId="77777777" w:rsidR="005C6080" w:rsidDel="009E1FA8" w:rsidRDefault="005C6080">
      <w:pPr>
        <w:rPr>
          <w:ins w:id="8764" w:author="xiaohou" w:date="2016-09-27T14:15:00Z"/>
          <w:del w:id="8765" w:author="Happy" w:date="2018-08-20T18:39:00Z"/>
        </w:rPr>
        <w:pPrChange w:id="8766" w:author="Happy" w:date="2018-08-20T18:39:00Z">
          <w:pPr>
            <w:pStyle w:val="af3"/>
            <w:numPr>
              <w:numId w:val="153"/>
            </w:numPr>
            <w:ind w:left="420" w:firstLineChars="0" w:hanging="420"/>
          </w:pPr>
        </w:pPrChange>
      </w:pPr>
      <w:ins w:id="8767" w:author="xiaohou" w:date="2016-09-27T14:15:00Z">
        <w:del w:id="8768" w:author="Happy" w:date="2018-08-20T18:39:00Z">
          <w:r w:rsidDel="009E1FA8">
            <w:delText>手机号输入框</w:delText>
          </w:r>
        </w:del>
      </w:ins>
    </w:p>
    <w:p w14:paraId="4482DBA1" w14:textId="77777777" w:rsidR="005C6080" w:rsidDel="009E1FA8" w:rsidRDefault="005C6080">
      <w:pPr>
        <w:rPr>
          <w:ins w:id="8769" w:author="xiaohou" w:date="2016-09-27T14:15:00Z"/>
          <w:del w:id="8770" w:author="Happy" w:date="2018-08-20T18:39:00Z"/>
        </w:rPr>
        <w:pPrChange w:id="8771" w:author="Happy" w:date="2018-08-20T18:39:00Z">
          <w:pPr>
            <w:pStyle w:val="af3"/>
            <w:numPr>
              <w:numId w:val="153"/>
            </w:numPr>
            <w:ind w:left="420" w:firstLineChars="0" w:hanging="420"/>
          </w:pPr>
        </w:pPrChange>
      </w:pPr>
      <w:ins w:id="8772" w:author="xiaohou" w:date="2016-09-27T14:15:00Z">
        <w:del w:id="8773" w:author="Happy" w:date="2018-08-20T18:39:00Z">
          <w:r w:rsidDel="009E1FA8">
            <w:rPr>
              <w:rFonts w:hint="eastAsia"/>
            </w:rPr>
            <w:delText>验证码输入框</w:delText>
          </w:r>
        </w:del>
      </w:ins>
    </w:p>
    <w:p w14:paraId="6B308BDF" w14:textId="77777777" w:rsidR="005C6080" w:rsidDel="009E1FA8" w:rsidRDefault="005C6080">
      <w:pPr>
        <w:rPr>
          <w:ins w:id="8774" w:author="xiaohou" w:date="2016-09-27T14:15:00Z"/>
          <w:del w:id="8775" w:author="Happy" w:date="2018-08-20T18:39:00Z"/>
        </w:rPr>
        <w:pPrChange w:id="8776" w:author="Happy" w:date="2018-08-20T18:39:00Z">
          <w:pPr>
            <w:pStyle w:val="af3"/>
            <w:numPr>
              <w:numId w:val="153"/>
            </w:numPr>
            <w:ind w:left="420" w:firstLineChars="0" w:hanging="420"/>
          </w:pPr>
        </w:pPrChange>
      </w:pPr>
      <w:ins w:id="8777" w:author="xiaohou" w:date="2016-09-27T14:15:00Z">
        <w:del w:id="8778" w:author="Happy" w:date="2018-08-20T18:39:00Z">
          <w:r w:rsidDel="009E1FA8">
            <w:rPr>
              <w:rFonts w:hint="eastAsia"/>
            </w:rPr>
            <w:delText>发送验证码按钮及重新发送验证码按钮</w:delText>
          </w:r>
        </w:del>
      </w:ins>
    </w:p>
    <w:p w14:paraId="4072E8CA" w14:textId="77777777" w:rsidR="005C6080" w:rsidDel="009E1FA8" w:rsidRDefault="005C6080">
      <w:pPr>
        <w:rPr>
          <w:ins w:id="8779" w:author="xiaohou" w:date="2016-09-27T14:15:00Z"/>
          <w:del w:id="8780" w:author="Happy" w:date="2018-08-20T18:39:00Z"/>
        </w:rPr>
        <w:pPrChange w:id="8781" w:author="Happy" w:date="2018-08-20T18:39:00Z">
          <w:pPr>
            <w:pStyle w:val="af3"/>
            <w:numPr>
              <w:numId w:val="153"/>
            </w:numPr>
            <w:ind w:left="420" w:firstLineChars="0" w:hanging="420"/>
          </w:pPr>
        </w:pPrChange>
      </w:pPr>
      <w:ins w:id="8782" w:author="xiaohou" w:date="2016-09-27T14:15:00Z">
        <w:del w:id="8783" w:author="Happy" w:date="2018-08-20T18:39:00Z">
          <w:r w:rsidDel="009E1FA8">
            <w:rPr>
              <w:rFonts w:hint="eastAsia"/>
            </w:rPr>
            <w:delText>确定按钮</w:delText>
          </w:r>
        </w:del>
      </w:ins>
    </w:p>
    <w:p w14:paraId="1359741D" w14:textId="77777777" w:rsidR="005C6080" w:rsidDel="009E1FA8" w:rsidRDefault="005C6080">
      <w:pPr>
        <w:rPr>
          <w:ins w:id="8784" w:author="xiaohou" w:date="2016-09-27T14:15:00Z"/>
          <w:del w:id="8785" w:author="Happy" w:date="2018-08-20T18:39:00Z"/>
        </w:rPr>
        <w:pPrChange w:id="8786" w:author="Happy" w:date="2018-08-20T18:39:00Z">
          <w:pPr>
            <w:pStyle w:val="4"/>
          </w:pPr>
        </w:pPrChange>
      </w:pPr>
      <w:ins w:id="8787" w:author="xiaohou" w:date="2016-09-27T14:15:00Z">
        <w:del w:id="8788" w:author="Happy" w:date="2018-08-20T18:39:00Z">
          <w:r w:rsidDel="009E1FA8">
            <w:delText>出入口</w:delText>
          </w:r>
        </w:del>
      </w:ins>
    </w:p>
    <w:p w14:paraId="69C83122" w14:textId="77777777" w:rsidR="005C6080" w:rsidDel="009E1FA8" w:rsidRDefault="005C6080">
      <w:pPr>
        <w:rPr>
          <w:ins w:id="8789" w:author="xiaohou" w:date="2016-09-27T14:15:00Z"/>
          <w:del w:id="8790" w:author="Happy" w:date="2018-08-20T18:39:00Z"/>
        </w:rPr>
        <w:pPrChange w:id="8791" w:author="Happy" w:date="2018-08-20T18:39:00Z">
          <w:pPr>
            <w:pStyle w:val="af3"/>
            <w:numPr>
              <w:numId w:val="155"/>
            </w:numPr>
            <w:ind w:left="420" w:firstLineChars="0" w:hanging="420"/>
          </w:pPr>
        </w:pPrChange>
      </w:pPr>
      <w:ins w:id="8792" w:author="xiaohou" w:date="2016-09-27T14:15:00Z">
        <w:del w:id="8793" w:author="Happy" w:date="2018-08-20T18:39:00Z">
          <w:r w:rsidDel="009E1FA8">
            <w:rPr>
              <w:rFonts w:hint="eastAsia"/>
            </w:rPr>
            <w:delText>出口：扫一扫页面或者美食城卡支付页面</w:delText>
          </w:r>
        </w:del>
      </w:ins>
    </w:p>
    <w:p w14:paraId="4011D2D2" w14:textId="77777777" w:rsidR="005C6080" w:rsidDel="009E1FA8" w:rsidRDefault="005C6080">
      <w:pPr>
        <w:rPr>
          <w:ins w:id="8794" w:author="xiaohou" w:date="2016-09-27T14:15:00Z"/>
          <w:del w:id="8795" w:author="Happy" w:date="2018-08-20T18:39:00Z"/>
        </w:rPr>
        <w:pPrChange w:id="8796" w:author="Happy" w:date="2018-08-20T18:39:00Z">
          <w:pPr>
            <w:pStyle w:val="af3"/>
            <w:numPr>
              <w:numId w:val="155"/>
            </w:numPr>
            <w:ind w:left="420" w:firstLineChars="0" w:hanging="420"/>
          </w:pPr>
        </w:pPrChange>
      </w:pPr>
      <w:ins w:id="8797" w:author="xiaohou" w:date="2016-09-27T14:15:00Z">
        <w:del w:id="8798" w:author="Happy" w:date="2018-08-20T18:39:00Z">
          <w:r w:rsidDel="009E1FA8">
            <w:rPr>
              <w:rFonts w:hint="eastAsia"/>
            </w:rPr>
            <w:delText>入口：大时代主页</w:delText>
          </w:r>
        </w:del>
      </w:ins>
    </w:p>
    <w:p w14:paraId="06D1AA98" w14:textId="77777777" w:rsidR="005C6080" w:rsidDel="009E1FA8" w:rsidRDefault="005C6080">
      <w:pPr>
        <w:rPr>
          <w:ins w:id="8799" w:author="xiaohou" w:date="2016-09-27T14:15:00Z"/>
          <w:del w:id="8800" w:author="Happy" w:date="2018-08-20T18:39:00Z"/>
        </w:rPr>
        <w:pPrChange w:id="8801" w:author="Happy" w:date="2018-08-20T18:39:00Z">
          <w:pPr>
            <w:pStyle w:val="4"/>
          </w:pPr>
        </w:pPrChange>
      </w:pPr>
      <w:ins w:id="8802" w:author="xiaohou" w:date="2016-09-27T14:15:00Z">
        <w:del w:id="8803" w:author="Happy" w:date="2018-08-20T18:39:00Z">
          <w:r w:rsidDel="009E1FA8">
            <w:delText>输入项</w:delText>
          </w:r>
        </w:del>
      </w:ins>
    </w:p>
    <w:p w14:paraId="348A36B4" w14:textId="77777777" w:rsidR="005C6080" w:rsidDel="009E1FA8" w:rsidRDefault="005C6080">
      <w:pPr>
        <w:rPr>
          <w:ins w:id="8804" w:author="xiaohou" w:date="2016-09-27T14:15:00Z"/>
          <w:del w:id="8805" w:author="Happy" w:date="2018-08-20T18:39:00Z"/>
        </w:rPr>
        <w:pPrChange w:id="8806" w:author="Happy" w:date="2018-08-20T18:39:00Z">
          <w:pPr>
            <w:pStyle w:val="af3"/>
            <w:numPr>
              <w:numId w:val="141"/>
            </w:numPr>
            <w:spacing w:line="360" w:lineRule="auto"/>
            <w:ind w:left="420" w:firstLineChars="0" w:hanging="420"/>
          </w:pPr>
        </w:pPrChange>
      </w:pPr>
      <w:ins w:id="8807" w:author="xiaohou" w:date="2016-09-27T14:15:00Z">
        <w:del w:id="8808" w:author="Happy" w:date="2018-08-20T18:39:00Z">
          <w:r w:rsidDel="009E1FA8">
            <w:delText>手机号</w:delText>
          </w:r>
          <w:r w:rsidDel="009E1FA8">
            <w:rPr>
              <w:rFonts w:hint="eastAsia"/>
            </w:rPr>
            <w:delText>：</w:delText>
          </w:r>
          <w:r w:rsidDel="009E1FA8">
            <w:rPr>
              <w:rFonts w:hint="eastAsia"/>
            </w:rPr>
            <w:delText>1</w:delText>
          </w:r>
          <w:r w:rsidDel="009E1FA8">
            <w:rPr>
              <w:rFonts w:hint="eastAsia"/>
            </w:rPr>
            <w:delText>开头的</w:delText>
          </w:r>
          <w:r w:rsidDel="009E1FA8">
            <w:rPr>
              <w:rFonts w:hint="eastAsia"/>
            </w:rPr>
            <w:delText>11</w:delText>
          </w:r>
          <w:r w:rsidDel="009E1FA8">
            <w:rPr>
              <w:rFonts w:hint="eastAsia"/>
            </w:rPr>
            <w:delText>位数字。</w:delText>
          </w:r>
        </w:del>
      </w:ins>
    </w:p>
    <w:p w14:paraId="356154AF" w14:textId="77777777" w:rsidR="005C6080" w:rsidDel="009E1FA8" w:rsidRDefault="005C6080">
      <w:pPr>
        <w:rPr>
          <w:ins w:id="8809" w:author="xiaohou" w:date="2016-09-27T14:15:00Z"/>
          <w:del w:id="8810" w:author="Happy" w:date="2018-08-20T18:39:00Z"/>
        </w:rPr>
        <w:pPrChange w:id="8811" w:author="Happy" w:date="2018-08-20T18:39:00Z">
          <w:pPr>
            <w:pStyle w:val="af3"/>
            <w:numPr>
              <w:numId w:val="141"/>
            </w:numPr>
            <w:spacing w:line="360" w:lineRule="auto"/>
            <w:ind w:left="420" w:firstLineChars="0" w:hanging="420"/>
          </w:pPr>
        </w:pPrChange>
      </w:pPr>
      <w:ins w:id="8812" w:author="xiaohou" w:date="2016-09-27T14:15:00Z">
        <w:del w:id="8813" w:author="Happy" w:date="2018-08-20T18:39:00Z">
          <w:r w:rsidDel="009E1FA8">
            <w:rPr>
              <w:rFonts w:hint="eastAsia"/>
            </w:rPr>
            <w:delText>验证码：根据系统设置的生成验证码规则，只有是数字。</w:delText>
          </w:r>
        </w:del>
      </w:ins>
    </w:p>
    <w:p w14:paraId="71FA8760" w14:textId="77777777" w:rsidR="005C6080" w:rsidDel="009E1FA8" w:rsidRDefault="005C6080">
      <w:pPr>
        <w:rPr>
          <w:ins w:id="8814" w:author="xiaohou" w:date="2016-09-27T14:15:00Z"/>
          <w:del w:id="8815" w:author="Happy" w:date="2018-08-20T18:39:00Z"/>
        </w:rPr>
        <w:pPrChange w:id="8816" w:author="Happy" w:date="2018-08-20T18:39:00Z">
          <w:pPr>
            <w:pStyle w:val="4"/>
            <w:spacing w:line="360" w:lineRule="auto"/>
          </w:pPr>
        </w:pPrChange>
      </w:pPr>
      <w:ins w:id="8817" w:author="xiaohou" w:date="2016-09-27T14:15:00Z">
        <w:del w:id="8818" w:author="Happy" w:date="2018-08-20T18:39:00Z">
          <w:r w:rsidDel="009E1FA8">
            <w:rPr>
              <w:rFonts w:hint="eastAsia"/>
            </w:rPr>
            <w:delText>操作规则</w:delText>
          </w:r>
        </w:del>
      </w:ins>
    </w:p>
    <w:p w14:paraId="33286ADB" w14:textId="77777777" w:rsidR="005C6080" w:rsidDel="009E1FA8" w:rsidRDefault="005C6080">
      <w:pPr>
        <w:rPr>
          <w:ins w:id="8819" w:author="xiaohou" w:date="2016-09-27T14:15:00Z"/>
          <w:del w:id="8820" w:author="Happy" w:date="2018-08-20T18:39:00Z"/>
        </w:rPr>
        <w:pPrChange w:id="8821" w:author="Happy" w:date="2018-08-20T18:39:00Z">
          <w:pPr>
            <w:pStyle w:val="af3"/>
            <w:numPr>
              <w:numId w:val="156"/>
            </w:numPr>
            <w:ind w:left="420" w:firstLineChars="0" w:hanging="420"/>
          </w:pPr>
        </w:pPrChange>
      </w:pPr>
      <w:ins w:id="8822" w:author="xiaohou" w:date="2016-09-27T14:15:00Z">
        <w:del w:id="8823" w:author="Happy" w:date="2018-08-20T18:39:00Z">
          <w:r w:rsidDel="009E1FA8">
            <w:delText>当美食城卡没有实名</w:delText>
          </w:r>
          <w:r w:rsidDel="009E1FA8">
            <w:rPr>
              <w:rFonts w:hint="eastAsia"/>
            </w:rPr>
            <w:delText>，</w:delText>
          </w:r>
          <w:r w:rsidDel="009E1FA8">
            <w:delText>则需要点击</w:delText>
          </w:r>
          <w:r w:rsidDel="009E1FA8">
            <w:rPr>
              <w:rFonts w:hint="eastAsia"/>
            </w:rPr>
            <w:delText>“扫一扫”，出现扫码页面，对卡上的二维码进行扫描支付（见</w:delText>
          </w:r>
          <w:r w:rsidDel="009E1FA8">
            <w:rPr>
              <w:rFonts w:hint="eastAsia"/>
            </w:rPr>
            <w:delText>1.2.6</w:delText>
          </w:r>
          <w:r w:rsidDel="009E1FA8">
            <w:rPr>
              <w:rFonts w:hint="eastAsia"/>
            </w:rPr>
            <w:delText>），</w:delText>
          </w:r>
        </w:del>
      </w:ins>
      <w:ins w:id="8824" w:author="xiaohou" w:date="2016-09-27T14:18:00Z">
        <w:del w:id="8825" w:author="Happy" w:date="2018-08-20T18:39:00Z">
          <w:r w:rsidR="00156346" w:rsidDel="009E1FA8">
            <w:rPr>
              <w:rFonts w:hint="eastAsia"/>
            </w:rPr>
            <w:delText>系统检测到此卡已冻结，则提示</w:delText>
          </w:r>
        </w:del>
      </w:ins>
      <w:ins w:id="8826" w:author="xiaohou" w:date="2016-09-27T14:19:00Z">
        <w:del w:id="8827" w:author="Happy" w:date="2018-08-20T18:39:00Z">
          <w:r w:rsidR="00156346" w:rsidDel="009E1FA8">
            <w:rPr>
              <w:rFonts w:hint="eastAsia"/>
            </w:rPr>
            <w:delText>：此卡已冻结，请到服务台办理解冻或者在线办理</w:delText>
          </w:r>
          <w:r w:rsidR="000F71CF" w:rsidDel="009E1FA8">
            <w:rPr>
              <w:rFonts w:hint="eastAsia"/>
            </w:rPr>
            <w:delText>（见</w:delText>
          </w:r>
          <w:r w:rsidR="000F71CF" w:rsidDel="009E1FA8">
            <w:rPr>
              <w:rFonts w:hint="eastAsia"/>
            </w:rPr>
            <w:delText>1.2.9</w:delText>
          </w:r>
          <w:r w:rsidR="000F71CF" w:rsidDel="009E1FA8">
            <w:rPr>
              <w:rFonts w:hint="eastAsia"/>
            </w:rPr>
            <w:delText>）</w:delText>
          </w:r>
          <w:r w:rsidR="00156346" w:rsidDel="009E1FA8">
            <w:rPr>
              <w:rFonts w:hint="eastAsia"/>
            </w:rPr>
            <w:delText>。</w:delText>
          </w:r>
          <w:r w:rsidR="00600489" w:rsidDel="009E1FA8">
            <w:rPr>
              <w:rFonts w:hint="eastAsia"/>
            </w:rPr>
            <w:delText>当卡正常，</w:delText>
          </w:r>
        </w:del>
      </w:ins>
      <w:ins w:id="8828" w:author="xiaohou" w:date="2016-09-27T14:15:00Z">
        <w:del w:id="8829" w:author="Happy" w:date="2018-08-20T18:39:00Z">
          <w:r w:rsidDel="009E1FA8">
            <w:rPr>
              <w:rFonts w:hint="eastAsia"/>
            </w:rPr>
            <w:delText>系统判断卡余额是否够支付，如果能够支付，则直接扣除余额，跳转到支付成功页面（见</w:delText>
          </w:r>
          <w:r w:rsidDel="009E1FA8">
            <w:rPr>
              <w:rFonts w:hint="eastAsia"/>
            </w:rPr>
            <w:delText>1.2.7</w:delText>
          </w:r>
          <w:r w:rsidDel="009E1FA8">
            <w:rPr>
              <w:rFonts w:hint="eastAsia"/>
            </w:rPr>
            <w:delText>）；如果不够支付，则跳转到余额不足页面，用户可以去服务台充值</w:delText>
          </w:r>
        </w:del>
      </w:ins>
      <w:ins w:id="8830" w:author="xiaohou" w:date="2016-09-27T14:18:00Z">
        <w:del w:id="8831" w:author="Happy" w:date="2018-08-20T18:39:00Z">
          <w:r w:rsidR="00E70BDF" w:rsidDel="009E1FA8">
            <w:rPr>
              <w:rFonts w:hint="eastAsia"/>
            </w:rPr>
            <w:delText>或者用微信或者支付宝支付</w:delText>
          </w:r>
        </w:del>
      </w:ins>
      <w:ins w:id="8832" w:author="xiaohou" w:date="2016-09-27T14:15:00Z">
        <w:del w:id="8833" w:author="Happy" w:date="2018-08-20T18:39:00Z">
          <w:r w:rsidDel="009E1FA8">
            <w:rPr>
              <w:rFonts w:hint="eastAsia"/>
            </w:rPr>
            <w:delText>（见</w:delText>
          </w:r>
          <w:r w:rsidDel="009E1FA8">
            <w:rPr>
              <w:rFonts w:hint="eastAsia"/>
            </w:rPr>
            <w:delText>1.2.8</w:delText>
          </w:r>
          <w:r w:rsidDel="009E1FA8">
            <w:rPr>
              <w:rFonts w:hint="eastAsia"/>
            </w:rPr>
            <w:delText>）。</w:delText>
          </w:r>
        </w:del>
      </w:ins>
    </w:p>
    <w:p w14:paraId="30982C80" w14:textId="77777777" w:rsidR="005C6080" w:rsidDel="009E1FA8" w:rsidRDefault="005C6080">
      <w:pPr>
        <w:rPr>
          <w:ins w:id="8834" w:author="xiaohou" w:date="2016-09-27T14:15:00Z"/>
          <w:del w:id="8835" w:author="Happy" w:date="2018-08-20T18:39:00Z"/>
        </w:rPr>
        <w:pPrChange w:id="8836" w:author="Happy" w:date="2018-08-20T18:39:00Z">
          <w:pPr>
            <w:pStyle w:val="af3"/>
            <w:numPr>
              <w:numId w:val="156"/>
            </w:numPr>
            <w:ind w:left="420" w:firstLineChars="0" w:hanging="420"/>
          </w:pPr>
        </w:pPrChange>
      </w:pPr>
      <w:ins w:id="8837" w:author="xiaohou" w:date="2016-09-27T14:15:00Z">
        <w:del w:id="8838" w:author="Happy" w:date="2018-08-20T18:39:00Z">
          <w:r w:rsidDel="009E1FA8">
            <w:rPr>
              <w:rFonts w:hint="eastAsia"/>
            </w:rPr>
            <w:delText>当美食城卡已经实名，可以通过扫一扫，也可以通过输入手机号验证会员身份的方式查询卡信息进行支付，验证通过，则会将用户的券、余额、可用的卡信息等全部显示出来。</w:delText>
          </w:r>
        </w:del>
      </w:ins>
    </w:p>
    <w:p w14:paraId="58EFF547" w14:textId="77777777" w:rsidR="005C6080" w:rsidDel="009E1FA8" w:rsidRDefault="005C6080">
      <w:pPr>
        <w:rPr>
          <w:ins w:id="8839" w:author="xiaohou" w:date="2016-09-27T14:15:00Z"/>
          <w:del w:id="8840" w:author="Happy" w:date="2018-08-20T18:39:00Z"/>
        </w:rPr>
        <w:pPrChange w:id="8841" w:author="Happy" w:date="2018-08-20T18:39:00Z">
          <w:pPr>
            <w:pStyle w:val="af3"/>
            <w:numPr>
              <w:numId w:val="156"/>
            </w:numPr>
            <w:ind w:left="420" w:firstLineChars="0" w:hanging="420"/>
          </w:pPr>
        </w:pPrChange>
      </w:pPr>
      <w:ins w:id="8842" w:author="xiaohou" w:date="2016-09-27T14:15:00Z">
        <w:del w:id="8843" w:author="Happy" w:date="2018-08-20T18:39:00Z">
          <w:r w:rsidDel="009E1FA8">
            <w:rPr>
              <w:rFonts w:hint="eastAsia"/>
            </w:rPr>
            <w:delText>当扫用户的付款码，如果用户没有办理美食城卡，则提示需要去服务台办理或者在线办理；如果用户办理了美食城卡，则能检测到此用户下的券、余额、可用的卡信息。</w:delText>
          </w:r>
        </w:del>
      </w:ins>
    </w:p>
    <w:p w14:paraId="08A18947" w14:textId="77777777" w:rsidR="005C6080" w:rsidDel="009E1FA8" w:rsidRDefault="005C6080">
      <w:pPr>
        <w:rPr>
          <w:ins w:id="8844" w:author="xiaohou" w:date="2016-09-27T14:15:00Z"/>
          <w:del w:id="8845" w:author="Happy" w:date="2018-08-20T18:39:00Z"/>
        </w:rPr>
        <w:pPrChange w:id="8846" w:author="Happy" w:date="2018-08-20T18:39:00Z">
          <w:pPr>
            <w:pStyle w:val="af3"/>
            <w:numPr>
              <w:numId w:val="141"/>
            </w:numPr>
            <w:spacing w:line="360" w:lineRule="auto"/>
            <w:ind w:left="420" w:firstLineChars="0" w:hanging="420"/>
            <w:jc w:val="left"/>
          </w:pPr>
        </w:pPrChange>
      </w:pPr>
      <w:ins w:id="8847" w:author="xiaohou" w:date="2016-09-27T14:15:00Z">
        <w:del w:id="8848" w:author="Happy" w:date="2018-08-20T18:39:00Z">
          <w:r w:rsidDel="009E1FA8">
            <w:rPr>
              <w:rFonts w:hint="eastAsia"/>
            </w:rPr>
            <w:delText>发送手机验证码：点击，则会给手机号码发送验证码，验证码</w:delText>
          </w:r>
          <w:r w:rsidDel="009E1FA8">
            <w:rPr>
              <w:rFonts w:hint="eastAsia"/>
            </w:rPr>
            <w:delText>2</w:delText>
          </w:r>
          <w:r w:rsidDel="009E1FA8">
            <w:rPr>
              <w:rFonts w:hint="eastAsia"/>
            </w:rPr>
            <w:delText>分钟有效。当点击“发送手机验证码”，则变为“重新发送”并进行</w:delText>
          </w:r>
          <w:r w:rsidDel="009E1FA8">
            <w:rPr>
              <w:rFonts w:hint="eastAsia"/>
            </w:rPr>
            <w:delText>60</w:delText>
          </w:r>
          <w:r w:rsidDel="009E1FA8">
            <w:rPr>
              <w:rFonts w:hint="eastAsia"/>
            </w:rPr>
            <w:delText>秒倒计时。</w:delText>
          </w:r>
        </w:del>
      </w:ins>
    </w:p>
    <w:p w14:paraId="381C0C29" w14:textId="77777777" w:rsidR="005C6080" w:rsidDel="009E1FA8" w:rsidRDefault="005C6080">
      <w:pPr>
        <w:rPr>
          <w:ins w:id="8849" w:author="xiaohou" w:date="2016-09-27T14:15:00Z"/>
          <w:del w:id="8850" w:author="Happy" w:date="2018-08-20T18:39:00Z"/>
        </w:rPr>
        <w:pPrChange w:id="8851" w:author="Happy" w:date="2018-08-20T18:39:00Z">
          <w:pPr>
            <w:pStyle w:val="af3"/>
            <w:numPr>
              <w:numId w:val="141"/>
            </w:numPr>
            <w:spacing w:line="360" w:lineRule="auto"/>
            <w:ind w:left="420" w:firstLineChars="0" w:hanging="420"/>
            <w:jc w:val="left"/>
          </w:pPr>
        </w:pPrChange>
      </w:pPr>
      <w:ins w:id="8852" w:author="xiaohou" w:date="2016-09-27T14:15:00Z">
        <w:del w:id="8853" w:author="Happy" w:date="2018-08-20T18:39:00Z">
          <w:r w:rsidDel="009E1FA8">
            <w:rPr>
              <w:rFonts w:hint="eastAsia"/>
            </w:rPr>
            <w:delText>服务员向用餐人索要验证码进行填写。当验证码失效，则可以重新获取验证码。</w:delText>
          </w:r>
        </w:del>
      </w:ins>
    </w:p>
    <w:p w14:paraId="270B508C" w14:textId="77777777" w:rsidR="005C6080" w:rsidDel="009E1FA8" w:rsidRDefault="005C6080">
      <w:pPr>
        <w:rPr>
          <w:ins w:id="8854" w:author="xiaohou" w:date="2016-09-27T14:15:00Z"/>
          <w:del w:id="8855" w:author="Happy" w:date="2018-08-20T18:39:00Z"/>
        </w:rPr>
        <w:pPrChange w:id="8856" w:author="Happy" w:date="2018-08-20T18:39:00Z">
          <w:pPr>
            <w:pStyle w:val="af3"/>
            <w:numPr>
              <w:numId w:val="141"/>
            </w:numPr>
            <w:spacing w:line="360" w:lineRule="auto"/>
            <w:ind w:left="420" w:firstLineChars="0" w:hanging="420"/>
            <w:jc w:val="left"/>
          </w:pPr>
        </w:pPrChange>
      </w:pPr>
      <w:ins w:id="8857" w:author="xiaohou" w:date="2016-09-27T14:15:00Z">
        <w:del w:id="8858" w:author="Happy" w:date="2018-08-20T18:39:00Z">
          <w:r w:rsidDel="009E1FA8">
            <w:rPr>
              <w:rFonts w:hint="eastAsia"/>
            </w:rPr>
            <w:delText>重新发送：系统发送信息后，就开始倒计时</w:delText>
          </w:r>
          <w:r w:rsidDel="009E1FA8">
            <w:rPr>
              <w:rFonts w:hint="eastAsia"/>
            </w:rPr>
            <w:delText>60</w:delText>
          </w:r>
          <w:r w:rsidDel="009E1FA8">
            <w:rPr>
              <w:rFonts w:hint="eastAsia"/>
            </w:rPr>
            <w:delText>秒，当时间超过一分钟还没有收到短信，则此时“重新发送”变为可操作。可以重新获取验证码。</w:delText>
          </w:r>
        </w:del>
      </w:ins>
    </w:p>
    <w:p w14:paraId="781DC18E" w14:textId="77777777" w:rsidR="005C6080" w:rsidDel="009E1FA8" w:rsidRDefault="005C6080">
      <w:pPr>
        <w:rPr>
          <w:ins w:id="8859" w:author="xiaohou" w:date="2016-09-27T14:15:00Z"/>
          <w:del w:id="8860" w:author="Happy" w:date="2018-08-20T18:39:00Z"/>
        </w:rPr>
        <w:pPrChange w:id="8861" w:author="Happy" w:date="2018-08-20T18:39:00Z">
          <w:pPr>
            <w:pStyle w:val="af3"/>
            <w:numPr>
              <w:numId w:val="141"/>
            </w:numPr>
            <w:spacing w:line="360" w:lineRule="auto"/>
            <w:ind w:left="420" w:firstLineChars="0" w:hanging="420"/>
            <w:jc w:val="left"/>
          </w:pPr>
        </w:pPrChange>
      </w:pPr>
      <w:ins w:id="8862" w:author="xiaohou" w:date="2016-09-27T14:15:00Z">
        <w:del w:id="8863" w:author="Happy" w:date="2018-08-20T18:39:00Z">
          <w:r w:rsidDel="009E1FA8">
            <w:rPr>
              <w:rFonts w:hint="eastAsia"/>
            </w:rPr>
            <w:delText>返回：点击，返回到前结主页面。</w:delText>
          </w:r>
        </w:del>
      </w:ins>
    </w:p>
    <w:p w14:paraId="2897555B" w14:textId="77777777" w:rsidR="005C6080" w:rsidRPr="00754B67" w:rsidDel="009E1FA8" w:rsidRDefault="005C6080">
      <w:pPr>
        <w:rPr>
          <w:ins w:id="8864" w:author="xiaohou" w:date="2016-09-27T14:15:00Z"/>
          <w:del w:id="8865" w:author="Happy" w:date="2018-08-20T18:39:00Z"/>
        </w:rPr>
        <w:pPrChange w:id="8866" w:author="Happy" w:date="2018-08-20T18:39:00Z">
          <w:pPr>
            <w:pStyle w:val="af3"/>
            <w:numPr>
              <w:numId w:val="141"/>
            </w:numPr>
            <w:spacing w:line="360" w:lineRule="auto"/>
            <w:ind w:left="420" w:firstLineChars="0" w:hanging="420"/>
            <w:jc w:val="left"/>
          </w:pPr>
        </w:pPrChange>
      </w:pPr>
      <w:ins w:id="8867" w:author="xiaohou" w:date="2016-09-27T14:15:00Z">
        <w:del w:id="8868" w:author="Happy" w:date="2018-08-20T18:39:00Z">
          <w:r w:rsidDel="009E1FA8">
            <w:rPr>
              <w:rFonts w:hint="eastAsia"/>
            </w:rPr>
            <w:delText>确定：点击，系统将验证码发送服务器端，服务器端判断验证码是否正确并且是否是</w:delText>
          </w:r>
          <w:r w:rsidDel="009E1FA8">
            <w:rPr>
              <w:rFonts w:hint="eastAsia"/>
            </w:rPr>
            <w:delText>2</w:delText>
          </w:r>
          <w:r w:rsidDel="009E1FA8">
            <w:rPr>
              <w:rFonts w:hint="eastAsia"/>
            </w:rPr>
            <w:delText>分钟内的有效验证码。正确，对当前需要支付的金额进行锁定，当美食城卡中的钱够支付，则直接跳转到支付成功页面（见</w:delText>
          </w:r>
          <w:r w:rsidDel="009E1FA8">
            <w:rPr>
              <w:rFonts w:hint="eastAsia"/>
            </w:rPr>
            <w:delText>1.2.7</w:delText>
          </w:r>
          <w:r w:rsidDel="009E1FA8">
            <w:rPr>
              <w:rFonts w:hint="eastAsia"/>
            </w:rPr>
            <w:delText>），当余额不足，则跳转到余额不足页面，可以选用其他支付方式（微信、支付宝）进行支付（见</w:delText>
          </w:r>
          <w:r w:rsidDel="009E1FA8">
            <w:rPr>
              <w:rFonts w:hint="eastAsia"/>
            </w:rPr>
            <w:delText>1.2.8</w:delText>
          </w:r>
          <w:r w:rsidDel="009E1FA8">
            <w:rPr>
              <w:rFonts w:hint="eastAsia"/>
            </w:rPr>
            <w:delText>）。</w:delText>
          </w:r>
        </w:del>
      </w:ins>
    </w:p>
    <w:p w14:paraId="50B245C5" w14:textId="77777777" w:rsidR="005C6080" w:rsidDel="009E1FA8" w:rsidRDefault="005C6080">
      <w:pPr>
        <w:rPr>
          <w:ins w:id="8869" w:author="xiaohou" w:date="2016-09-27T14:15:00Z"/>
          <w:del w:id="8870" w:author="Happy" w:date="2018-08-20T18:39:00Z"/>
        </w:rPr>
        <w:pPrChange w:id="8871" w:author="Happy" w:date="2018-08-20T18:39:00Z">
          <w:pPr>
            <w:pStyle w:val="4"/>
          </w:pPr>
        </w:pPrChange>
      </w:pPr>
      <w:ins w:id="8872" w:author="xiaohou" w:date="2016-09-27T14:15:00Z">
        <w:del w:id="8873" w:author="Happy" w:date="2018-08-20T18:39:00Z">
          <w:r w:rsidDel="009E1FA8">
            <w:delText>提示信息</w:delText>
          </w:r>
        </w:del>
      </w:ins>
    </w:p>
    <w:p w14:paraId="622B7BDE" w14:textId="77777777" w:rsidR="005C6080" w:rsidDel="009E1FA8" w:rsidRDefault="005C6080">
      <w:pPr>
        <w:rPr>
          <w:ins w:id="8874" w:author="xiaohou" w:date="2016-09-27T14:15:00Z"/>
          <w:del w:id="8875" w:author="Happy" w:date="2018-08-20T18:39:00Z"/>
        </w:rPr>
        <w:pPrChange w:id="8876" w:author="Happy" w:date="2018-08-20T18:39:00Z">
          <w:pPr>
            <w:pStyle w:val="af3"/>
            <w:numPr>
              <w:numId w:val="142"/>
            </w:numPr>
            <w:spacing w:line="360" w:lineRule="auto"/>
            <w:ind w:left="420" w:firstLineChars="0" w:hanging="420"/>
          </w:pPr>
        </w:pPrChange>
      </w:pPr>
      <w:ins w:id="8877" w:author="xiaohou" w:date="2016-09-27T14:15:00Z">
        <w:del w:id="8878" w:author="Happy" w:date="2018-08-20T18:39:00Z">
          <w:r w:rsidDel="009E1FA8">
            <w:delText>当点击确定时</w:delText>
          </w:r>
          <w:r w:rsidDel="009E1FA8">
            <w:rPr>
              <w:rFonts w:hint="eastAsia"/>
            </w:rPr>
            <w:delText>，</w:delText>
          </w:r>
          <w:r w:rsidDel="009E1FA8">
            <w:delText>输入的验证码不正确</w:delText>
          </w:r>
          <w:r w:rsidDel="009E1FA8">
            <w:rPr>
              <w:rFonts w:hint="eastAsia"/>
            </w:rPr>
            <w:delText>，</w:delText>
          </w:r>
          <w:r w:rsidDel="009E1FA8">
            <w:delText>则</w:delText>
          </w:r>
          <w:r w:rsidDel="009E1FA8">
            <w:delText>toast</w:delText>
          </w:r>
          <w:r w:rsidDel="009E1FA8">
            <w:delText>提示</w:delText>
          </w:r>
          <w:r w:rsidDel="009E1FA8">
            <w:rPr>
              <w:rFonts w:hint="eastAsia"/>
            </w:rPr>
            <w:delText>：</w:delText>
          </w:r>
          <w:r w:rsidDel="009E1FA8">
            <w:delText>输入的验证码不正确</w:delText>
          </w:r>
          <w:r w:rsidDel="009E1FA8">
            <w:rPr>
              <w:rFonts w:hint="eastAsia"/>
            </w:rPr>
            <w:delText>，</w:delText>
          </w:r>
          <w:r w:rsidDel="009E1FA8">
            <w:delText>请重新输入</w:delText>
          </w:r>
          <w:r w:rsidDel="009E1FA8">
            <w:rPr>
              <w:rFonts w:hint="eastAsia"/>
            </w:rPr>
            <w:delText>。</w:delText>
          </w:r>
        </w:del>
      </w:ins>
    </w:p>
    <w:p w14:paraId="393BE3AB" w14:textId="77777777" w:rsidR="005C6080" w:rsidDel="009E1FA8" w:rsidRDefault="005C6080">
      <w:pPr>
        <w:rPr>
          <w:ins w:id="8879" w:author="xiaohou" w:date="2016-09-27T14:15:00Z"/>
          <w:del w:id="8880" w:author="Happy" w:date="2018-08-20T18:39:00Z"/>
        </w:rPr>
        <w:pPrChange w:id="8881" w:author="Happy" w:date="2018-08-20T18:39:00Z">
          <w:pPr>
            <w:pStyle w:val="af3"/>
            <w:numPr>
              <w:numId w:val="142"/>
            </w:numPr>
            <w:spacing w:line="360" w:lineRule="auto"/>
            <w:ind w:left="420" w:firstLineChars="0" w:hanging="420"/>
          </w:pPr>
        </w:pPrChange>
      </w:pPr>
      <w:ins w:id="8882" w:author="xiaohou" w:date="2016-09-27T14:15:00Z">
        <w:del w:id="8883" w:author="Happy" w:date="2018-08-20T18:39:00Z">
          <w:r w:rsidDel="009E1FA8">
            <w:rPr>
              <w:rFonts w:hint="eastAsia"/>
            </w:rPr>
            <w:delText>当点击确定时，输入的验证码超时，则</w:delText>
          </w:r>
          <w:r w:rsidDel="009E1FA8">
            <w:rPr>
              <w:rFonts w:hint="eastAsia"/>
            </w:rPr>
            <w:delText>toast</w:delText>
          </w:r>
          <w:r w:rsidDel="009E1FA8">
            <w:rPr>
              <w:rFonts w:hint="eastAsia"/>
            </w:rPr>
            <w:delText>提示：输入的验证码超时，请重新发送。</w:delText>
          </w:r>
        </w:del>
      </w:ins>
    </w:p>
    <w:p w14:paraId="4999DFCD" w14:textId="77777777" w:rsidR="005C6080" w:rsidDel="009E1FA8" w:rsidRDefault="005C6080">
      <w:pPr>
        <w:rPr>
          <w:ins w:id="8884" w:author="xiaohou" w:date="2016-09-27T14:16:00Z"/>
          <w:del w:id="8885" w:author="Happy" w:date="2018-08-20T18:39:00Z"/>
        </w:rPr>
        <w:pPrChange w:id="8886" w:author="Happy" w:date="2018-08-20T18:39:00Z">
          <w:pPr>
            <w:pStyle w:val="4"/>
          </w:pPr>
        </w:pPrChange>
      </w:pPr>
      <w:ins w:id="8887" w:author="xiaohou" w:date="2016-09-27T14:16:00Z">
        <w:del w:id="8888" w:author="Happy" w:date="2018-08-20T18:39:00Z">
          <w:r w:rsidDel="009E1FA8">
            <w:rPr>
              <w:rFonts w:hint="eastAsia"/>
            </w:rPr>
            <w:delText>扫美食城卡</w:delText>
          </w:r>
        </w:del>
      </w:ins>
    </w:p>
    <w:p w14:paraId="2F2B9CA8" w14:textId="77777777" w:rsidR="005C6080" w:rsidDel="009E1FA8" w:rsidRDefault="0087072B">
      <w:pPr>
        <w:rPr>
          <w:ins w:id="8889" w:author="xiaohou" w:date="2016-09-27T14:16:00Z"/>
          <w:del w:id="8890" w:author="Happy" w:date="2018-08-20T18:39:00Z"/>
        </w:rPr>
      </w:pPr>
      <w:ins w:id="8891" w:author="xiaohou" w:date="2016-09-27T14:16:00Z">
        <w:del w:id="8892" w:author="Happy" w:date="2018-08-20T18:39:00Z">
          <w:r w:rsidDel="009E1FA8">
            <w:rPr>
              <w:noProof/>
              <w:rPrChange w:id="8893" w:author="Unknown">
                <w:rPr>
                  <w:i/>
                  <w:iCs/>
                  <w:noProof/>
                  <w:color w:val="808080" w:themeColor="text1" w:themeTint="7F"/>
                </w:rPr>
              </w:rPrChange>
            </w:rPr>
            <w:drawing>
              <wp:inline distT="0" distB="0" distL="0" distR="0" wp14:anchorId="7D6FEED8" wp14:editId="4A2AD1E6">
                <wp:extent cx="4952365" cy="3782060"/>
                <wp:effectExtent l="19050" t="0" r="635" b="0"/>
                <wp:docPr id="1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6"/>
                        <a:srcRect/>
                        <a:stretch>
                          <a:fillRect/>
                        </a:stretch>
                      </pic:blipFill>
                      <pic:spPr bwMode="auto">
                        <a:xfrm>
                          <a:off x="0" y="0"/>
                          <a:ext cx="4952365" cy="3782060"/>
                        </a:xfrm>
                        <a:prstGeom prst="rect">
                          <a:avLst/>
                        </a:prstGeom>
                        <a:noFill/>
                        <a:ln w="9525">
                          <a:noFill/>
                          <a:miter lim="800000"/>
                          <a:headEnd/>
                          <a:tailEnd/>
                        </a:ln>
                      </pic:spPr>
                    </pic:pic>
                  </a:graphicData>
                </a:graphic>
              </wp:inline>
            </w:drawing>
          </w:r>
        </w:del>
      </w:ins>
    </w:p>
    <w:p w14:paraId="3725A310" w14:textId="77777777" w:rsidR="005C6080" w:rsidDel="009E1FA8" w:rsidRDefault="005C6080">
      <w:pPr>
        <w:rPr>
          <w:ins w:id="8894" w:author="xiaohou" w:date="2016-09-27T14:16:00Z"/>
          <w:del w:id="8895" w:author="Happy" w:date="2018-08-20T18:39:00Z"/>
        </w:rPr>
        <w:pPrChange w:id="8896" w:author="Happy" w:date="2018-08-20T18:39:00Z">
          <w:pPr>
            <w:pStyle w:val="4"/>
          </w:pPr>
        </w:pPrChange>
      </w:pPr>
      <w:ins w:id="8897" w:author="xiaohou" w:date="2016-09-27T14:16:00Z">
        <w:del w:id="8898" w:author="Happy" w:date="2018-08-20T18:39:00Z">
          <w:r w:rsidDel="009E1FA8">
            <w:delText>支付成功</w:delText>
          </w:r>
        </w:del>
      </w:ins>
    </w:p>
    <w:p w14:paraId="39ED61F9" w14:textId="77777777" w:rsidR="005C6080" w:rsidDel="009E1FA8" w:rsidRDefault="0087072B">
      <w:pPr>
        <w:rPr>
          <w:ins w:id="8899" w:author="xiaohou" w:date="2016-09-27T14:16:00Z"/>
          <w:del w:id="8900" w:author="Happy" w:date="2018-08-20T18:39:00Z"/>
        </w:rPr>
      </w:pPr>
      <w:ins w:id="8901" w:author="xiaohou" w:date="2016-09-27T14:16:00Z">
        <w:del w:id="8902" w:author="Happy" w:date="2018-08-20T18:39:00Z">
          <w:r w:rsidDel="009E1FA8">
            <w:rPr>
              <w:noProof/>
              <w:rPrChange w:id="8903" w:author="Unknown">
                <w:rPr>
                  <w:i/>
                  <w:iCs/>
                  <w:noProof/>
                  <w:color w:val="808080" w:themeColor="text1" w:themeTint="7F"/>
                </w:rPr>
              </w:rPrChange>
            </w:rPr>
            <w:drawing>
              <wp:inline distT="0" distB="0" distL="0" distR="0" wp14:anchorId="67C34117" wp14:editId="48A4F5B5">
                <wp:extent cx="4930140" cy="3752850"/>
                <wp:effectExtent l="19050" t="0" r="3810" b="0"/>
                <wp:docPr id="1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7"/>
                        <a:srcRect/>
                        <a:stretch>
                          <a:fillRect/>
                        </a:stretch>
                      </pic:blipFill>
                      <pic:spPr bwMode="auto">
                        <a:xfrm>
                          <a:off x="0" y="0"/>
                          <a:ext cx="4930140" cy="3752850"/>
                        </a:xfrm>
                        <a:prstGeom prst="rect">
                          <a:avLst/>
                        </a:prstGeom>
                        <a:noFill/>
                        <a:ln w="9525">
                          <a:noFill/>
                          <a:miter lim="800000"/>
                          <a:headEnd/>
                          <a:tailEnd/>
                        </a:ln>
                      </pic:spPr>
                    </pic:pic>
                  </a:graphicData>
                </a:graphic>
              </wp:inline>
            </w:drawing>
          </w:r>
        </w:del>
      </w:ins>
    </w:p>
    <w:p w14:paraId="62D45A08" w14:textId="77777777" w:rsidR="005C6080" w:rsidDel="009E1FA8" w:rsidRDefault="005C6080">
      <w:pPr>
        <w:rPr>
          <w:ins w:id="8904" w:author="xiaohou" w:date="2016-09-27T14:16:00Z"/>
          <w:del w:id="8905" w:author="Happy" w:date="2018-08-20T18:39:00Z"/>
        </w:rPr>
        <w:pPrChange w:id="8906" w:author="Happy" w:date="2018-08-20T18:39:00Z">
          <w:pPr>
            <w:pStyle w:val="4"/>
          </w:pPr>
        </w:pPrChange>
      </w:pPr>
      <w:ins w:id="8907" w:author="xiaohou" w:date="2016-09-27T14:16:00Z">
        <w:del w:id="8908" w:author="Happy" w:date="2018-08-20T18:39:00Z">
          <w:r w:rsidDel="009E1FA8">
            <w:delText>余额不足</w:delText>
          </w:r>
        </w:del>
      </w:ins>
    </w:p>
    <w:p w14:paraId="078ED72D" w14:textId="77777777" w:rsidR="005C6080" w:rsidDel="009E1FA8" w:rsidRDefault="005C6080">
      <w:pPr>
        <w:rPr>
          <w:ins w:id="8909" w:author="xiaohou" w:date="2016-09-27T14:21:00Z"/>
          <w:del w:id="8910" w:author="Happy" w:date="2018-08-20T18:39:00Z"/>
          <w:noProof/>
        </w:rPr>
      </w:pPr>
      <w:ins w:id="8911" w:author="xiaohou" w:date="2016-09-27T14:16:00Z">
        <w:del w:id="8912" w:author="Happy" w:date="2018-08-20T18:39:00Z">
          <w:r w:rsidDel="009E1FA8">
            <w:rPr>
              <w:rFonts w:hint="eastAsia"/>
              <w:noProof/>
            </w:rPr>
            <w:delText xml:space="preserve">                                                   </w:delText>
          </w:r>
        </w:del>
      </w:ins>
      <w:ins w:id="8913" w:author="xiaohou" w:date="2016-09-27T14:17:00Z">
        <w:del w:id="8914" w:author="Happy" w:date="2018-08-20T18:39:00Z">
          <w:r w:rsidR="0087072B" w:rsidDel="009E1FA8">
            <w:rPr>
              <w:noProof/>
              <w:rPrChange w:id="8915" w:author="Unknown">
                <w:rPr>
                  <w:i/>
                  <w:iCs/>
                  <w:noProof/>
                  <w:color w:val="808080" w:themeColor="text1" w:themeTint="7F"/>
                </w:rPr>
              </w:rPrChange>
            </w:rPr>
            <w:drawing>
              <wp:inline distT="0" distB="0" distL="0" distR="0" wp14:anchorId="7B72FF3C" wp14:editId="05B6A2E0">
                <wp:extent cx="4959985" cy="3759835"/>
                <wp:effectExtent l="19050" t="0" r="0" b="0"/>
                <wp:docPr id="1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a:srcRect/>
                        <a:stretch>
                          <a:fillRect/>
                        </a:stretch>
                      </pic:blipFill>
                      <pic:spPr bwMode="auto">
                        <a:xfrm>
                          <a:off x="0" y="0"/>
                          <a:ext cx="4959985" cy="3759835"/>
                        </a:xfrm>
                        <a:prstGeom prst="rect">
                          <a:avLst/>
                        </a:prstGeom>
                        <a:noFill/>
                        <a:ln w="9525">
                          <a:noFill/>
                          <a:miter lim="800000"/>
                          <a:headEnd/>
                          <a:tailEnd/>
                        </a:ln>
                      </pic:spPr>
                    </pic:pic>
                  </a:graphicData>
                </a:graphic>
              </wp:inline>
            </w:drawing>
          </w:r>
        </w:del>
      </w:ins>
    </w:p>
    <w:p w14:paraId="0DE18CE7" w14:textId="77777777" w:rsidR="003B1953" w:rsidDel="009E1FA8" w:rsidRDefault="006E5AE9">
      <w:pPr>
        <w:rPr>
          <w:ins w:id="8916" w:author="xiaohou" w:date="2016-09-27T14:21:00Z"/>
          <w:del w:id="8917" w:author="Happy" w:date="2018-08-20T18:39:00Z"/>
          <w:noProof/>
        </w:rPr>
      </w:pPr>
      <w:ins w:id="8918" w:author="xiaohou" w:date="2016-09-27T14:21:00Z">
        <w:del w:id="8919" w:author="Happy" w:date="2018-08-20T18:39:00Z">
          <w:r w:rsidDel="009E1FA8">
            <w:rPr>
              <w:noProof/>
            </w:rPr>
            <w:delText>卡冻结</w:delText>
          </w:r>
        </w:del>
      </w:ins>
    </w:p>
    <w:p w14:paraId="20E72C32" w14:textId="77777777" w:rsidR="00C23550" w:rsidDel="009E1FA8" w:rsidRDefault="0087072B">
      <w:pPr>
        <w:rPr>
          <w:ins w:id="8920" w:author="xiaohou" w:date="2016-09-27T14:16:00Z"/>
          <w:del w:id="8921" w:author="Happy" w:date="2018-08-20T18:39:00Z"/>
          <w:rPrChange w:id="8922" w:author="xiaohou" w:date="2016-09-27T14:21:00Z">
            <w:rPr>
              <w:ins w:id="8923" w:author="xiaohou" w:date="2016-09-27T14:16:00Z"/>
              <w:del w:id="8924" w:author="Happy" w:date="2018-08-20T18:39:00Z"/>
              <w:noProof/>
            </w:rPr>
          </w:rPrChange>
        </w:rPr>
      </w:pPr>
      <w:ins w:id="8925" w:author="xiaohou" w:date="2016-09-27T14:21:00Z">
        <w:del w:id="8926" w:author="Happy" w:date="2018-08-20T18:39:00Z">
          <w:r w:rsidDel="009E1FA8">
            <w:rPr>
              <w:noProof/>
              <w:rPrChange w:id="8927" w:author="Unknown">
                <w:rPr>
                  <w:i/>
                  <w:iCs/>
                  <w:noProof/>
                  <w:color w:val="808080" w:themeColor="text1" w:themeTint="7F"/>
                </w:rPr>
              </w:rPrChange>
            </w:rPr>
            <w:drawing>
              <wp:inline distT="0" distB="0" distL="0" distR="0" wp14:anchorId="4A932B70" wp14:editId="0AF64D25">
                <wp:extent cx="5508625" cy="4169410"/>
                <wp:effectExtent l="19050" t="0" r="0" b="0"/>
                <wp:docPr id="1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9"/>
                        <a:srcRect/>
                        <a:stretch>
                          <a:fillRect/>
                        </a:stretch>
                      </pic:blipFill>
                      <pic:spPr bwMode="auto">
                        <a:xfrm>
                          <a:off x="0" y="0"/>
                          <a:ext cx="5508625" cy="4169410"/>
                        </a:xfrm>
                        <a:prstGeom prst="rect">
                          <a:avLst/>
                        </a:prstGeom>
                        <a:noFill/>
                        <a:ln w="9525">
                          <a:noFill/>
                          <a:miter lim="800000"/>
                          <a:headEnd/>
                          <a:tailEnd/>
                        </a:ln>
                      </pic:spPr>
                    </pic:pic>
                  </a:graphicData>
                </a:graphic>
              </wp:inline>
            </w:drawing>
          </w:r>
        </w:del>
      </w:ins>
    </w:p>
    <w:p w14:paraId="5F974F6E" w14:textId="77777777" w:rsidR="005C6080" w:rsidDel="009E1FA8" w:rsidRDefault="005C6080">
      <w:pPr>
        <w:rPr>
          <w:ins w:id="8928" w:author="xiaohou" w:date="2016-09-27T14:16:00Z"/>
          <w:del w:id="8929" w:author="Happy" w:date="2018-08-20T18:39:00Z"/>
        </w:rPr>
        <w:pPrChange w:id="8930" w:author="Happy" w:date="2018-08-20T18:39:00Z">
          <w:pPr>
            <w:pStyle w:val="3"/>
          </w:pPr>
        </w:pPrChange>
      </w:pPr>
      <w:ins w:id="8931" w:author="xiaohou" w:date="2016-09-27T14:16:00Z">
        <w:del w:id="8932" w:author="Happy" w:date="2018-08-20T18:39:00Z">
          <w:r w:rsidDel="009E1FA8">
            <w:delText>扫已绑定的实体卡</w:delText>
          </w:r>
        </w:del>
      </w:ins>
    </w:p>
    <w:p w14:paraId="4ACF23EC" w14:textId="77777777" w:rsidR="005C6080" w:rsidDel="009E1FA8" w:rsidRDefault="0087072B">
      <w:pPr>
        <w:rPr>
          <w:ins w:id="8933" w:author="xiaohou" w:date="2016-09-27T14:16:00Z"/>
          <w:del w:id="8934" w:author="Happy" w:date="2018-08-20T18:39:00Z"/>
        </w:rPr>
      </w:pPr>
      <w:ins w:id="8935" w:author="xiaohou" w:date="2016-09-27T14:16:00Z">
        <w:del w:id="8936" w:author="Happy" w:date="2018-08-20T18:39:00Z">
          <w:r w:rsidDel="009E1FA8">
            <w:rPr>
              <w:noProof/>
              <w:rPrChange w:id="8937" w:author="Unknown">
                <w:rPr>
                  <w:i/>
                  <w:iCs/>
                  <w:noProof/>
                  <w:color w:val="808080" w:themeColor="text1" w:themeTint="7F"/>
                </w:rPr>
              </w:rPrChange>
            </w:rPr>
            <w:drawing>
              <wp:inline distT="0" distB="0" distL="0" distR="0" wp14:anchorId="25FA35AC" wp14:editId="0AE9C7ED">
                <wp:extent cx="4945380" cy="3745230"/>
                <wp:effectExtent l="19050" t="0" r="7620" b="0"/>
                <wp:docPr id="1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0"/>
                        <a:srcRect/>
                        <a:stretch>
                          <a:fillRect/>
                        </a:stretch>
                      </pic:blipFill>
                      <pic:spPr bwMode="auto">
                        <a:xfrm>
                          <a:off x="0" y="0"/>
                          <a:ext cx="4945380" cy="3745230"/>
                        </a:xfrm>
                        <a:prstGeom prst="rect">
                          <a:avLst/>
                        </a:prstGeom>
                        <a:noFill/>
                        <a:ln w="9525">
                          <a:noFill/>
                          <a:miter lim="800000"/>
                          <a:headEnd/>
                          <a:tailEnd/>
                        </a:ln>
                      </pic:spPr>
                    </pic:pic>
                  </a:graphicData>
                </a:graphic>
              </wp:inline>
            </w:drawing>
          </w:r>
        </w:del>
      </w:ins>
    </w:p>
    <w:p w14:paraId="07A20355" w14:textId="77777777" w:rsidR="005C6080" w:rsidDel="009E1FA8" w:rsidRDefault="005C6080">
      <w:pPr>
        <w:rPr>
          <w:ins w:id="8938" w:author="xiaohou" w:date="2016-09-27T14:16:00Z"/>
          <w:del w:id="8939" w:author="Happy" w:date="2018-08-20T18:39:00Z"/>
        </w:rPr>
        <w:pPrChange w:id="8940" w:author="Happy" w:date="2018-08-20T18:39:00Z">
          <w:pPr>
            <w:pStyle w:val="4"/>
          </w:pPr>
        </w:pPrChange>
      </w:pPr>
      <w:ins w:id="8941" w:author="xiaohou" w:date="2016-09-27T14:16:00Z">
        <w:del w:id="8942" w:author="Happy" w:date="2018-08-20T18:39:00Z">
          <w:r w:rsidDel="009E1FA8">
            <w:delText>显示信息</w:delText>
          </w:r>
        </w:del>
      </w:ins>
    </w:p>
    <w:p w14:paraId="6D668B40" w14:textId="77777777" w:rsidR="005C6080" w:rsidDel="009E1FA8" w:rsidRDefault="005C6080">
      <w:pPr>
        <w:rPr>
          <w:ins w:id="8943" w:author="xiaohou" w:date="2016-09-27T14:16:00Z"/>
          <w:del w:id="8944" w:author="Happy" w:date="2018-08-20T18:39:00Z"/>
        </w:rPr>
        <w:pPrChange w:id="8945" w:author="Happy" w:date="2018-08-20T18:39:00Z">
          <w:pPr>
            <w:pStyle w:val="af3"/>
            <w:numPr>
              <w:numId w:val="179"/>
            </w:numPr>
            <w:ind w:left="420" w:firstLineChars="0" w:hanging="420"/>
          </w:pPr>
        </w:pPrChange>
      </w:pPr>
      <w:ins w:id="8946" w:author="xiaohou" w:date="2016-09-27T14:16:00Z">
        <w:del w:id="8947" w:author="Happy" w:date="2018-08-20T18:39:00Z">
          <w:r w:rsidDel="009E1FA8">
            <w:delText>优惠</w:delText>
          </w:r>
          <w:r w:rsidDel="009E1FA8">
            <w:rPr>
              <w:rFonts w:hint="eastAsia"/>
            </w:rPr>
            <w:delText>：显示已经优惠的金额，点开后，可以具体显示使用具体券信息优惠情况。</w:delText>
          </w:r>
        </w:del>
      </w:ins>
    </w:p>
    <w:p w14:paraId="11F8F902" w14:textId="77777777" w:rsidR="005C6080" w:rsidDel="009E1FA8" w:rsidRDefault="005C6080">
      <w:pPr>
        <w:rPr>
          <w:ins w:id="8948" w:author="xiaohou" w:date="2016-09-27T14:16:00Z"/>
          <w:del w:id="8949" w:author="Happy" w:date="2018-08-20T18:39:00Z"/>
        </w:rPr>
        <w:pPrChange w:id="8950" w:author="Happy" w:date="2018-08-20T18:39:00Z">
          <w:pPr>
            <w:pStyle w:val="af3"/>
            <w:numPr>
              <w:numId w:val="179"/>
            </w:numPr>
            <w:ind w:left="420" w:firstLineChars="0" w:hanging="420"/>
          </w:pPr>
        </w:pPrChange>
      </w:pPr>
      <w:ins w:id="8951" w:author="xiaohou" w:date="2016-09-27T14:16:00Z">
        <w:del w:id="8952" w:author="Happy" w:date="2018-08-20T18:39:00Z">
          <w:r w:rsidDel="009E1FA8">
            <w:rPr>
              <w:rFonts w:hint="eastAsia"/>
            </w:rPr>
            <w:delText>已付：显示已经支付的金额，点开后，可以显示使用食乐淘余额或者美食城卡已经支付的金额。</w:delText>
          </w:r>
        </w:del>
      </w:ins>
    </w:p>
    <w:p w14:paraId="177584CA" w14:textId="77777777" w:rsidR="005C6080" w:rsidDel="009E1FA8" w:rsidRDefault="005C6080">
      <w:pPr>
        <w:rPr>
          <w:ins w:id="8953" w:author="xiaohou" w:date="2016-09-27T14:16:00Z"/>
          <w:del w:id="8954" w:author="Happy" w:date="2018-08-20T18:39:00Z"/>
        </w:rPr>
        <w:pPrChange w:id="8955" w:author="Happy" w:date="2018-08-20T18:39:00Z">
          <w:pPr>
            <w:pStyle w:val="af3"/>
            <w:numPr>
              <w:numId w:val="179"/>
            </w:numPr>
            <w:ind w:left="420" w:firstLineChars="0" w:hanging="420"/>
          </w:pPr>
        </w:pPrChange>
      </w:pPr>
      <w:ins w:id="8956" w:author="xiaohou" w:date="2016-09-27T14:16:00Z">
        <w:del w:id="8957" w:author="Happy" w:date="2018-08-20T18:39:00Z">
          <w:r w:rsidDel="009E1FA8">
            <w:rPr>
              <w:rFonts w:hint="eastAsia"/>
            </w:rPr>
            <w:delText>应收：合计</w:delText>
          </w:r>
          <w:r w:rsidDel="009E1FA8">
            <w:rPr>
              <w:rFonts w:hint="eastAsia"/>
            </w:rPr>
            <w:delText>-</w:delText>
          </w:r>
          <w:r w:rsidDel="009E1FA8">
            <w:rPr>
              <w:rFonts w:hint="eastAsia"/>
            </w:rPr>
            <w:delText>优惠即为应收。</w:delText>
          </w:r>
        </w:del>
      </w:ins>
    </w:p>
    <w:p w14:paraId="127402AA" w14:textId="77777777" w:rsidR="005C6080" w:rsidDel="009E1FA8" w:rsidRDefault="005C6080">
      <w:pPr>
        <w:rPr>
          <w:ins w:id="8958" w:author="xiaohou" w:date="2016-09-27T14:16:00Z"/>
          <w:del w:id="8959" w:author="Happy" w:date="2018-08-20T18:39:00Z"/>
        </w:rPr>
        <w:pPrChange w:id="8960" w:author="Happy" w:date="2018-08-20T18:39:00Z">
          <w:pPr>
            <w:pStyle w:val="af3"/>
            <w:numPr>
              <w:numId w:val="179"/>
            </w:numPr>
            <w:ind w:left="420" w:firstLineChars="0" w:hanging="420"/>
          </w:pPr>
        </w:pPrChange>
      </w:pPr>
      <w:ins w:id="8961" w:author="xiaohou" w:date="2016-09-27T14:16:00Z">
        <w:del w:id="8962" w:author="Happy" w:date="2018-08-20T18:39:00Z">
          <w:r w:rsidDel="009E1FA8">
            <w:rPr>
              <w:rFonts w:hint="eastAsia"/>
            </w:rPr>
            <w:delText>待收：合计</w:delText>
          </w:r>
          <w:r w:rsidDel="009E1FA8">
            <w:rPr>
              <w:rFonts w:hint="eastAsia"/>
            </w:rPr>
            <w:delText>-</w:delText>
          </w:r>
          <w:r w:rsidDel="009E1FA8">
            <w:rPr>
              <w:rFonts w:hint="eastAsia"/>
            </w:rPr>
            <w:delText>优惠</w:delText>
          </w:r>
          <w:r w:rsidDel="009E1FA8">
            <w:rPr>
              <w:rFonts w:hint="eastAsia"/>
            </w:rPr>
            <w:delText>-</w:delText>
          </w:r>
          <w:r w:rsidDel="009E1FA8">
            <w:rPr>
              <w:rFonts w:hint="eastAsia"/>
            </w:rPr>
            <w:delText>已付即为待收。</w:delText>
          </w:r>
        </w:del>
      </w:ins>
    </w:p>
    <w:p w14:paraId="0796FFF7" w14:textId="77777777" w:rsidR="005C6080" w:rsidDel="009E1FA8" w:rsidRDefault="005C6080">
      <w:pPr>
        <w:rPr>
          <w:ins w:id="8963" w:author="xiaohou" w:date="2016-09-27T14:16:00Z"/>
          <w:del w:id="8964" w:author="Happy" w:date="2018-08-20T18:39:00Z"/>
        </w:rPr>
        <w:pPrChange w:id="8965" w:author="Happy" w:date="2018-08-20T18:39:00Z">
          <w:pPr>
            <w:pStyle w:val="af3"/>
            <w:numPr>
              <w:numId w:val="179"/>
            </w:numPr>
            <w:ind w:left="420" w:firstLineChars="0" w:hanging="420"/>
          </w:pPr>
        </w:pPrChange>
      </w:pPr>
      <w:ins w:id="8966" w:author="xiaohou" w:date="2016-09-27T14:16:00Z">
        <w:del w:id="8967" w:author="Happy" w:date="2018-08-20T18:39:00Z">
          <w:r w:rsidDel="009E1FA8">
            <w:rPr>
              <w:rFonts w:hint="eastAsia"/>
            </w:rPr>
            <w:delText>食乐淘余额：默认为关闭状态。</w:delText>
          </w:r>
        </w:del>
      </w:ins>
    </w:p>
    <w:p w14:paraId="46E64FCB" w14:textId="77777777" w:rsidR="005C6080" w:rsidDel="009E1FA8" w:rsidRDefault="005C6080">
      <w:pPr>
        <w:rPr>
          <w:ins w:id="8968" w:author="xiaohou" w:date="2016-09-27T14:16:00Z"/>
          <w:del w:id="8969" w:author="Happy" w:date="2018-08-20T18:39:00Z"/>
        </w:rPr>
        <w:pPrChange w:id="8970" w:author="Happy" w:date="2018-08-20T18:39:00Z">
          <w:pPr>
            <w:pStyle w:val="af3"/>
            <w:numPr>
              <w:numId w:val="179"/>
            </w:numPr>
            <w:ind w:left="420" w:firstLineChars="0" w:hanging="420"/>
          </w:pPr>
        </w:pPrChange>
      </w:pPr>
      <w:ins w:id="8971" w:author="xiaohou" w:date="2016-09-27T14:16:00Z">
        <w:del w:id="8972" w:author="Happy" w:date="2018-08-20T18:39:00Z">
          <w:r w:rsidDel="009E1FA8">
            <w:rPr>
              <w:rFonts w:hint="eastAsia"/>
            </w:rPr>
            <w:delText>优惠券：点开后，显示可用的优惠券。</w:delText>
          </w:r>
        </w:del>
      </w:ins>
    </w:p>
    <w:p w14:paraId="0C8FE6E8" w14:textId="77777777" w:rsidR="005C6080" w:rsidDel="009E1FA8" w:rsidRDefault="005C6080">
      <w:pPr>
        <w:rPr>
          <w:ins w:id="8973" w:author="xiaohou" w:date="2016-09-27T14:16:00Z"/>
          <w:del w:id="8974" w:author="Happy" w:date="2018-08-20T18:39:00Z"/>
        </w:rPr>
        <w:pPrChange w:id="8975" w:author="Happy" w:date="2018-08-20T18:39:00Z">
          <w:pPr>
            <w:pStyle w:val="af3"/>
            <w:numPr>
              <w:numId w:val="179"/>
            </w:numPr>
            <w:ind w:left="420" w:firstLineChars="0" w:hanging="420"/>
          </w:pPr>
        </w:pPrChange>
      </w:pPr>
      <w:ins w:id="8976" w:author="xiaohou" w:date="2016-09-27T14:16:00Z">
        <w:del w:id="8977" w:author="Happy" w:date="2018-08-20T18:39:00Z">
          <w:r w:rsidDel="009E1FA8">
            <w:rPr>
              <w:rFonts w:hint="eastAsia"/>
            </w:rPr>
            <w:delText>美食城卡：点开后，显示可用的美食城卡。</w:delText>
          </w:r>
        </w:del>
      </w:ins>
    </w:p>
    <w:p w14:paraId="079A02B0" w14:textId="77777777" w:rsidR="005C6080" w:rsidDel="009E1FA8" w:rsidRDefault="005C6080">
      <w:pPr>
        <w:rPr>
          <w:ins w:id="8978" w:author="xiaohou" w:date="2016-09-27T14:16:00Z"/>
          <w:del w:id="8979" w:author="Happy" w:date="2018-08-20T18:39:00Z"/>
        </w:rPr>
        <w:pPrChange w:id="8980" w:author="Happy" w:date="2018-08-20T18:39:00Z">
          <w:pPr>
            <w:pStyle w:val="4"/>
          </w:pPr>
        </w:pPrChange>
      </w:pPr>
      <w:ins w:id="8981" w:author="xiaohou" w:date="2016-09-27T14:16:00Z">
        <w:del w:id="8982" w:author="Happy" w:date="2018-08-20T18:39:00Z">
          <w:r w:rsidDel="009E1FA8">
            <w:rPr>
              <w:rFonts w:hint="eastAsia"/>
            </w:rPr>
            <w:delText>出入口</w:delText>
          </w:r>
        </w:del>
      </w:ins>
    </w:p>
    <w:p w14:paraId="3A65DA74" w14:textId="77777777" w:rsidR="005C6080" w:rsidDel="009E1FA8" w:rsidRDefault="005C6080">
      <w:pPr>
        <w:rPr>
          <w:ins w:id="8983" w:author="xiaohou" w:date="2016-09-27T14:16:00Z"/>
          <w:del w:id="8984" w:author="Happy" w:date="2018-08-20T18:39:00Z"/>
        </w:rPr>
      </w:pPr>
      <w:ins w:id="8985" w:author="xiaohou" w:date="2016-09-27T14:16:00Z">
        <w:del w:id="8986" w:author="Happy" w:date="2018-08-20T18:39:00Z">
          <w:r w:rsidDel="009E1FA8">
            <w:rPr>
              <w:rFonts w:hint="eastAsia"/>
            </w:rPr>
            <w:delText>出口：主页或者支付结果页面</w:delText>
          </w:r>
        </w:del>
      </w:ins>
    </w:p>
    <w:p w14:paraId="707A56AD" w14:textId="77777777" w:rsidR="005C6080" w:rsidDel="009E1FA8" w:rsidRDefault="005C6080">
      <w:pPr>
        <w:rPr>
          <w:ins w:id="8987" w:author="xiaohou" w:date="2016-09-27T14:16:00Z"/>
          <w:del w:id="8988" w:author="Happy" w:date="2018-08-20T18:39:00Z"/>
        </w:rPr>
      </w:pPr>
      <w:ins w:id="8989" w:author="xiaohou" w:date="2016-09-27T14:16:00Z">
        <w:del w:id="8990" w:author="Happy" w:date="2018-08-20T18:39:00Z">
          <w:r w:rsidDel="009E1FA8">
            <w:rPr>
              <w:rFonts w:hint="eastAsia"/>
            </w:rPr>
            <w:delText>入口：美食城卡页面</w:delText>
          </w:r>
        </w:del>
      </w:ins>
    </w:p>
    <w:p w14:paraId="205C1014" w14:textId="77777777" w:rsidR="005C6080" w:rsidDel="009E1FA8" w:rsidRDefault="005C6080">
      <w:pPr>
        <w:rPr>
          <w:ins w:id="8991" w:author="xiaohou" w:date="2016-09-27T14:16:00Z"/>
          <w:del w:id="8992" w:author="Happy" w:date="2018-08-20T18:39:00Z"/>
        </w:rPr>
        <w:pPrChange w:id="8993" w:author="Happy" w:date="2018-08-20T18:39:00Z">
          <w:pPr>
            <w:pStyle w:val="4"/>
          </w:pPr>
        </w:pPrChange>
      </w:pPr>
      <w:ins w:id="8994" w:author="xiaohou" w:date="2016-09-27T14:16:00Z">
        <w:del w:id="8995" w:author="Happy" w:date="2018-08-20T18:39:00Z">
          <w:r w:rsidDel="009E1FA8">
            <w:rPr>
              <w:rFonts w:hint="eastAsia"/>
            </w:rPr>
            <w:delText>操作规则</w:delText>
          </w:r>
        </w:del>
      </w:ins>
    </w:p>
    <w:p w14:paraId="06E19208" w14:textId="77777777" w:rsidR="005C6080" w:rsidDel="009E1FA8" w:rsidRDefault="005C6080">
      <w:pPr>
        <w:rPr>
          <w:ins w:id="8996" w:author="xiaohou" w:date="2016-09-27T14:16:00Z"/>
          <w:del w:id="8997" w:author="Happy" w:date="2018-08-20T18:39:00Z"/>
        </w:rPr>
        <w:pPrChange w:id="8998" w:author="Happy" w:date="2018-08-20T18:39:00Z">
          <w:pPr>
            <w:pStyle w:val="af3"/>
            <w:numPr>
              <w:numId w:val="181"/>
            </w:numPr>
            <w:ind w:left="420" w:firstLineChars="0" w:hanging="420"/>
          </w:pPr>
        </w:pPrChange>
      </w:pPr>
      <w:ins w:id="8999" w:author="xiaohou" w:date="2016-09-27T14:16:00Z">
        <w:del w:id="9000" w:author="Happy" w:date="2018-08-20T18:39:00Z">
          <w:r w:rsidDel="009E1FA8">
            <w:rPr>
              <w:rFonts w:hint="eastAsia"/>
            </w:rPr>
            <w:delText>食乐淘余额：点开开关，则扣除食乐淘余额，已付、待收发生变化。当扣除食乐淘余额，则通知服务器锁定食乐淘余额。</w:delText>
          </w:r>
        </w:del>
      </w:ins>
    </w:p>
    <w:p w14:paraId="16ABEA51" w14:textId="77777777" w:rsidR="005C6080" w:rsidDel="009E1FA8" w:rsidRDefault="005C6080">
      <w:pPr>
        <w:rPr>
          <w:ins w:id="9001" w:author="xiaohou" w:date="2016-09-27T14:16:00Z"/>
          <w:del w:id="9002" w:author="Happy" w:date="2018-08-20T18:39:00Z"/>
        </w:rPr>
        <w:pPrChange w:id="9003" w:author="Happy" w:date="2018-08-20T18:39:00Z">
          <w:pPr>
            <w:pStyle w:val="af3"/>
            <w:numPr>
              <w:numId w:val="181"/>
            </w:numPr>
            <w:ind w:left="420" w:firstLineChars="0" w:hanging="420"/>
          </w:pPr>
        </w:pPrChange>
      </w:pPr>
      <w:ins w:id="9004" w:author="xiaohou" w:date="2016-09-27T14:16:00Z">
        <w:del w:id="9005" w:author="Happy" w:date="2018-08-20T18:39:00Z">
          <w:r w:rsidDel="009E1FA8">
            <w:rPr>
              <w:rFonts w:hint="eastAsia"/>
            </w:rPr>
            <w:delText>优惠券：点击，选择使用优惠券后，优惠、待收发生变化。当使用了优惠券，则通知服务器锁定优惠券信息。</w:delText>
          </w:r>
        </w:del>
      </w:ins>
    </w:p>
    <w:p w14:paraId="5C48DBBF" w14:textId="77777777" w:rsidR="005C6080" w:rsidDel="009E1FA8" w:rsidRDefault="005C6080">
      <w:pPr>
        <w:rPr>
          <w:ins w:id="9006" w:author="xiaohou" w:date="2016-09-27T14:16:00Z"/>
          <w:del w:id="9007" w:author="Happy" w:date="2018-08-20T18:39:00Z"/>
        </w:rPr>
        <w:pPrChange w:id="9008" w:author="Happy" w:date="2018-08-20T18:39:00Z">
          <w:pPr>
            <w:pStyle w:val="af3"/>
            <w:numPr>
              <w:numId w:val="183"/>
            </w:numPr>
            <w:spacing w:line="360" w:lineRule="auto"/>
            <w:ind w:left="840" w:firstLineChars="0" w:hanging="420"/>
          </w:pPr>
        </w:pPrChange>
      </w:pPr>
      <w:ins w:id="9009" w:author="xiaohou" w:date="2016-09-27T14:16:00Z">
        <w:del w:id="9010" w:author="Happy" w:date="2018-08-20T18:39:00Z">
          <w:r w:rsidDel="009E1FA8">
            <w:rPr>
              <w:rFonts w:hint="eastAsia"/>
            </w:rPr>
            <w:delText>券排序规则</w:delText>
          </w:r>
        </w:del>
      </w:ins>
    </w:p>
    <w:p w14:paraId="722322AC" w14:textId="77777777" w:rsidR="005C6080" w:rsidDel="009E1FA8" w:rsidRDefault="005C6080">
      <w:pPr>
        <w:rPr>
          <w:ins w:id="9011" w:author="xiaohou" w:date="2016-09-27T14:16:00Z"/>
          <w:del w:id="9012" w:author="Happy" w:date="2018-08-20T18:39:00Z"/>
        </w:rPr>
        <w:pPrChange w:id="9013" w:author="Happy" w:date="2018-08-20T18:39:00Z">
          <w:pPr>
            <w:pStyle w:val="af5"/>
            <w:numPr>
              <w:numId w:val="184"/>
            </w:numPr>
            <w:ind w:left="720" w:hanging="360"/>
          </w:pPr>
        </w:pPrChange>
      </w:pPr>
      <w:ins w:id="9014" w:author="xiaohou" w:date="2016-09-27T14:16:00Z">
        <w:del w:id="9015" w:author="Happy" w:date="2018-08-20T18:39:00Z">
          <w:r w:rsidDel="009E1FA8">
            <w:rPr>
              <w:rFonts w:hint="eastAsia"/>
            </w:rPr>
            <w:delText>排序的时候需要计算</w:delText>
          </w:r>
          <w:r w:rsidDel="009E1FA8">
            <w:rPr>
              <w:rFonts w:hint="eastAsia"/>
            </w:rPr>
            <w:delText>3</w:delText>
          </w:r>
          <w:r w:rsidDel="009E1FA8">
            <w:rPr>
              <w:rFonts w:hint="eastAsia"/>
            </w:rPr>
            <w:delText>种优惠券的优惠金额，计算得出可优惠的金额后再按照从大到小排序</w:delText>
          </w:r>
        </w:del>
      </w:ins>
    </w:p>
    <w:p w14:paraId="48F61D17" w14:textId="77777777" w:rsidR="005C6080" w:rsidDel="009E1FA8" w:rsidRDefault="005C6080">
      <w:pPr>
        <w:rPr>
          <w:ins w:id="9016" w:author="xiaohou" w:date="2016-09-27T14:16:00Z"/>
          <w:del w:id="9017" w:author="Happy" w:date="2018-08-20T18:39:00Z"/>
        </w:rPr>
        <w:pPrChange w:id="9018" w:author="Happy" w:date="2018-08-20T18:39:00Z">
          <w:pPr>
            <w:pStyle w:val="af5"/>
            <w:numPr>
              <w:ilvl w:val="1"/>
              <w:numId w:val="184"/>
            </w:numPr>
            <w:ind w:left="1320" w:hanging="480"/>
          </w:pPr>
        </w:pPrChange>
      </w:pPr>
      <w:ins w:id="9019" w:author="xiaohou" w:date="2016-09-27T14:16:00Z">
        <w:del w:id="9020" w:author="Happy" w:date="2018-08-20T18:39:00Z">
          <w:r w:rsidDel="009E1FA8">
            <w:rPr>
              <w:rFonts w:hint="eastAsia"/>
            </w:rPr>
            <w:delText>打开优惠券页面时，服务器计算</w:delText>
          </w:r>
        </w:del>
      </w:ins>
    </w:p>
    <w:p w14:paraId="24C6D7E5" w14:textId="77777777" w:rsidR="005C6080" w:rsidDel="009E1FA8" w:rsidRDefault="005C6080">
      <w:pPr>
        <w:rPr>
          <w:ins w:id="9021" w:author="xiaohou" w:date="2016-09-27T14:16:00Z"/>
          <w:del w:id="9022" w:author="Happy" w:date="2018-08-20T18:39:00Z"/>
        </w:rPr>
        <w:pPrChange w:id="9023" w:author="Happy" w:date="2018-08-20T18:39:00Z">
          <w:pPr>
            <w:pStyle w:val="af5"/>
            <w:numPr>
              <w:ilvl w:val="1"/>
              <w:numId w:val="184"/>
            </w:numPr>
            <w:ind w:left="1320" w:hanging="480"/>
          </w:pPr>
        </w:pPrChange>
      </w:pPr>
      <w:ins w:id="9024" w:author="xiaohou" w:date="2016-09-27T14:16:00Z">
        <w:del w:id="9025" w:author="Happy" w:date="2018-08-20T18:39:00Z">
          <w:r w:rsidDel="009E1FA8">
            <w:rPr>
              <w:rFonts w:hint="eastAsia"/>
            </w:rPr>
            <w:delText>打开优惠券页面时，</w:delText>
          </w:r>
          <w:r w:rsidDel="009E1FA8">
            <w:rPr>
              <w:rFonts w:hint="eastAsia"/>
            </w:rPr>
            <w:delText>app</w:delText>
          </w:r>
          <w:r w:rsidDel="009E1FA8">
            <w:rPr>
              <w:rFonts w:hint="eastAsia"/>
            </w:rPr>
            <w:delText>本地计算</w:delText>
          </w:r>
        </w:del>
      </w:ins>
    </w:p>
    <w:p w14:paraId="7B552C2D" w14:textId="77777777" w:rsidR="005C6080" w:rsidDel="009E1FA8" w:rsidRDefault="005C6080">
      <w:pPr>
        <w:rPr>
          <w:ins w:id="9026" w:author="xiaohou" w:date="2016-09-27T14:16:00Z"/>
          <w:del w:id="9027" w:author="Happy" w:date="2018-08-20T18:39:00Z"/>
        </w:rPr>
        <w:pPrChange w:id="9028" w:author="Happy" w:date="2018-08-20T18:39:00Z">
          <w:pPr>
            <w:pStyle w:val="af5"/>
            <w:numPr>
              <w:ilvl w:val="1"/>
              <w:numId w:val="184"/>
            </w:numPr>
            <w:ind w:left="1320" w:hanging="480"/>
          </w:pPr>
        </w:pPrChange>
      </w:pPr>
      <w:ins w:id="9029" w:author="xiaohou" w:date="2016-09-27T14:16:00Z">
        <w:del w:id="9030" w:author="Happy" w:date="2018-08-20T18:39:00Z">
          <w:r w:rsidDel="009E1FA8">
            <w:rPr>
              <w:rFonts w:hint="eastAsia"/>
            </w:rPr>
            <w:delText>用户下单后，只要有订单和就餐人信息后，服务器就开始计算（排再队列中或启一个进程计算）</w:delText>
          </w:r>
        </w:del>
      </w:ins>
    </w:p>
    <w:p w14:paraId="0D8CBF33" w14:textId="77777777" w:rsidR="005C6080" w:rsidDel="009E1FA8" w:rsidRDefault="005C6080">
      <w:pPr>
        <w:rPr>
          <w:ins w:id="9031" w:author="xiaohou" w:date="2016-09-27T14:16:00Z"/>
          <w:del w:id="9032" w:author="Happy" w:date="2018-08-20T18:39:00Z"/>
        </w:rPr>
        <w:pPrChange w:id="9033" w:author="Happy" w:date="2018-08-20T18:39:00Z">
          <w:pPr>
            <w:pStyle w:val="af3"/>
            <w:numPr>
              <w:numId w:val="180"/>
            </w:numPr>
            <w:ind w:left="420" w:firstLineChars="0" w:hanging="420"/>
          </w:pPr>
        </w:pPrChange>
      </w:pPr>
      <w:ins w:id="9034" w:author="xiaohou" w:date="2016-09-27T14:16:00Z">
        <w:del w:id="9035" w:author="Happy" w:date="2018-08-20T18:39:00Z">
          <w:r w:rsidDel="009E1FA8">
            <w:rPr>
              <w:rFonts w:hint="eastAsia"/>
            </w:rPr>
            <w:delText>美食城卡：点击，看到可用的美食城卡，选用后，已付、待结发生变化。当使用美食城卡，则同时服务器锁定美食城卡信息。</w:delText>
          </w:r>
        </w:del>
      </w:ins>
    </w:p>
    <w:p w14:paraId="6B8FBCF3" w14:textId="77777777" w:rsidR="005C6080" w:rsidDel="009E1FA8" w:rsidRDefault="005C6080">
      <w:pPr>
        <w:rPr>
          <w:ins w:id="9036" w:author="xiaohou" w:date="2016-09-27T14:16:00Z"/>
          <w:del w:id="9037" w:author="Happy" w:date="2018-08-20T18:39:00Z"/>
        </w:rPr>
        <w:pPrChange w:id="9038" w:author="Happy" w:date="2018-08-20T18:39:00Z">
          <w:pPr>
            <w:pStyle w:val="af3"/>
            <w:numPr>
              <w:numId w:val="182"/>
            </w:numPr>
            <w:spacing w:line="360" w:lineRule="auto"/>
            <w:ind w:left="840" w:firstLineChars="0" w:hanging="420"/>
          </w:pPr>
        </w:pPrChange>
      </w:pPr>
      <w:ins w:id="9039" w:author="xiaohou" w:date="2016-09-27T14:16:00Z">
        <w:del w:id="9040" w:author="Happy" w:date="2018-08-20T18:39:00Z">
          <w:r w:rsidDel="009E1FA8">
            <w:rPr>
              <w:rFonts w:hint="eastAsia"/>
            </w:rPr>
            <w:delText>在美食城卡列表中，系统自动根据设置的支付规则，选择一种最佳组合方式，但服务员可以进行重新选择。</w:delText>
          </w:r>
        </w:del>
      </w:ins>
    </w:p>
    <w:p w14:paraId="0450A3AD" w14:textId="77777777" w:rsidR="005C6080" w:rsidDel="009E1FA8" w:rsidRDefault="005C6080">
      <w:pPr>
        <w:rPr>
          <w:ins w:id="9041" w:author="xiaohou" w:date="2016-09-27T14:16:00Z"/>
          <w:del w:id="9042" w:author="Happy" w:date="2018-08-20T18:39:00Z"/>
        </w:rPr>
        <w:pPrChange w:id="9043" w:author="Happy" w:date="2018-08-20T18:39:00Z">
          <w:pPr>
            <w:pStyle w:val="af3"/>
            <w:numPr>
              <w:numId w:val="158"/>
            </w:numPr>
            <w:spacing w:line="360" w:lineRule="auto"/>
            <w:ind w:left="840" w:firstLineChars="0" w:hanging="420"/>
          </w:pPr>
        </w:pPrChange>
      </w:pPr>
      <w:ins w:id="9044" w:author="xiaohou" w:date="2016-09-27T14:16:00Z">
        <w:del w:id="9045" w:author="Happy" w:date="2018-08-20T18:39:00Z">
          <w:r w:rsidDel="009E1FA8">
            <w:rPr>
              <w:rFonts w:hint="eastAsia"/>
            </w:rPr>
            <w:delText>美食城</w:delText>
          </w:r>
          <w:r w:rsidDel="009E1FA8">
            <w:delText>使用优先</w:delText>
          </w:r>
          <w:r w:rsidDel="009E1FA8">
            <w:rPr>
              <w:rFonts w:hint="eastAsia"/>
            </w:rPr>
            <w:delText>级</w:delText>
          </w:r>
        </w:del>
      </w:ins>
    </w:p>
    <w:p w14:paraId="24A3DED1" w14:textId="77777777" w:rsidR="005C6080" w:rsidDel="009E1FA8" w:rsidRDefault="005C6080">
      <w:pPr>
        <w:rPr>
          <w:ins w:id="9046" w:author="xiaohou" w:date="2016-09-27T14:16:00Z"/>
          <w:del w:id="9047" w:author="Happy" w:date="2018-08-20T18:39:00Z"/>
        </w:rPr>
        <w:pPrChange w:id="9048" w:author="Happy" w:date="2018-08-20T18:39:00Z">
          <w:pPr>
            <w:pStyle w:val="af3"/>
            <w:numPr>
              <w:numId w:val="149"/>
            </w:numPr>
            <w:spacing w:line="360" w:lineRule="auto"/>
            <w:ind w:left="1260" w:firstLineChars="0" w:hanging="420"/>
          </w:pPr>
        </w:pPrChange>
      </w:pPr>
      <w:ins w:id="9049" w:author="xiaohou" w:date="2016-09-27T14:16:00Z">
        <w:del w:id="9050" w:author="Happy" w:date="2018-08-20T18:39:00Z">
          <w:r w:rsidDel="009E1FA8">
            <w:rPr>
              <w:rFonts w:hint="eastAsia"/>
            </w:rPr>
            <w:delText>如</w:delText>
          </w:r>
          <w:r w:rsidDel="009E1FA8">
            <w:delText>同时存在</w:delText>
          </w:r>
          <w:r w:rsidDel="009E1FA8">
            <w:rPr>
              <w:rFonts w:hint="eastAsia"/>
            </w:rPr>
            <w:delText>有</w:delText>
          </w:r>
          <w:r w:rsidDel="009E1FA8">
            <w:delText>有效期卡和无有效期卡，优先使用有有效期的</w:delText>
          </w:r>
          <w:r w:rsidDel="009E1FA8">
            <w:rPr>
              <w:rFonts w:hint="eastAsia"/>
            </w:rPr>
            <w:delText>消费卡</w:delText>
          </w:r>
        </w:del>
      </w:ins>
    </w:p>
    <w:p w14:paraId="3DA7CFE4" w14:textId="77777777" w:rsidR="005C6080" w:rsidDel="009E1FA8" w:rsidRDefault="005C6080">
      <w:pPr>
        <w:rPr>
          <w:ins w:id="9051" w:author="xiaohou" w:date="2016-09-27T14:16:00Z"/>
          <w:del w:id="9052" w:author="Happy" w:date="2018-08-20T18:39:00Z"/>
        </w:rPr>
        <w:pPrChange w:id="9053" w:author="Happy" w:date="2018-08-20T18:39:00Z">
          <w:pPr>
            <w:pStyle w:val="af3"/>
            <w:numPr>
              <w:numId w:val="149"/>
            </w:numPr>
            <w:spacing w:line="360" w:lineRule="auto"/>
            <w:ind w:left="1260" w:firstLineChars="0" w:hanging="420"/>
          </w:pPr>
        </w:pPrChange>
      </w:pPr>
      <w:ins w:id="9054" w:author="xiaohou" w:date="2016-09-27T14:16:00Z">
        <w:del w:id="9055" w:author="Happy" w:date="2018-08-20T18:39:00Z">
          <w:r w:rsidDel="009E1FA8">
            <w:rPr>
              <w:rFonts w:hint="eastAsia"/>
            </w:rPr>
            <w:delText>如美食城</w:delText>
          </w:r>
          <w:r w:rsidDel="009E1FA8">
            <w:delText>卡</w:delText>
          </w:r>
          <w:r w:rsidDel="009E1FA8">
            <w:rPr>
              <w:rFonts w:hint="eastAsia"/>
            </w:rPr>
            <w:delText>都</w:delText>
          </w:r>
          <w:r w:rsidDel="009E1FA8">
            <w:delText>有有效期，则优先使用</w:delText>
          </w:r>
          <w:r w:rsidDel="009E1FA8">
            <w:rPr>
              <w:rFonts w:hint="eastAsia"/>
            </w:rPr>
            <w:delText>有效期</w:delText>
          </w:r>
          <w:r w:rsidDel="009E1FA8">
            <w:delText>较近的</w:delText>
          </w:r>
        </w:del>
      </w:ins>
    </w:p>
    <w:p w14:paraId="69DF411B" w14:textId="77777777" w:rsidR="005C6080" w:rsidDel="009E1FA8" w:rsidRDefault="005C6080">
      <w:pPr>
        <w:rPr>
          <w:ins w:id="9056" w:author="xiaohou" w:date="2016-09-27T14:41:00Z"/>
          <w:del w:id="9057" w:author="Happy" w:date="2018-08-20T18:39:00Z"/>
        </w:rPr>
        <w:pPrChange w:id="9058" w:author="Happy" w:date="2018-08-20T18:39:00Z">
          <w:pPr>
            <w:pStyle w:val="af3"/>
            <w:numPr>
              <w:numId w:val="149"/>
            </w:numPr>
            <w:spacing w:line="360" w:lineRule="auto"/>
            <w:ind w:left="1260" w:firstLineChars="0" w:hanging="420"/>
          </w:pPr>
        </w:pPrChange>
      </w:pPr>
      <w:ins w:id="9059" w:author="xiaohou" w:date="2016-09-27T14:16:00Z">
        <w:del w:id="9060" w:author="Happy" w:date="2018-08-20T18:39:00Z">
          <w:r w:rsidDel="009E1FA8">
            <w:rPr>
              <w:rFonts w:hint="eastAsia"/>
            </w:rPr>
            <w:delText>如美食城</w:delText>
          </w:r>
          <w:r w:rsidDel="009E1FA8">
            <w:delText>卡</w:delText>
          </w:r>
          <w:r w:rsidDel="009E1FA8">
            <w:rPr>
              <w:rFonts w:hint="eastAsia"/>
            </w:rPr>
            <w:delText>有效期</w:delText>
          </w:r>
          <w:r w:rsidDel="009E1FA8">
            <w:delText>相同</w:delText>
          </w:r>
          <w:r w:rsidDel="009E1FA8">
            <w:rPr>
              <w:rFonts w:hint="eastAsia"/>
            </w:rPr>
            <w:delText>（或没有有效期）</w:delText>
          </w:r>
          <w:r w:rsidDel="009E1FA8">
            <w:delText>，优先使用</w:delText>
          </w:r>
          <w:r w:rsidDel="009E1FA8">
            <w:rPr>
              <w:rFonts w:hint="eastAsia"/>
            </w:rPr>
            <w:delText>余额</w:delText>
          </w:r>
          <w:r w:rsidDel="009E1FA8">
            <w:delText>小的</w:delText>
          </w:r>
        </w:del>
      </w:ins>
    </w:p>
    <w:p w14:paraId="34D19C80" w14:textId="77777777" w:rsidR="00FA38B0" w:rsidDel="009E1FA8" w:rsidRDefault="00FA38B0">
      <w:pPr>
        <w:rPr>
          <w:ins w:id="9061" w:author="xiaohou" w:date="2016-09-27T14:16:00Z"/>
          <w:del w:id="9062" w:author="Happy" w:date="2018-08-20T18:39:00Z"/>
        </w:rPr>
        <w:pPrChange w:id="9063" w:author="Happy" w:date="2018-08-20T18:39:00Z">
          <w:pPr>
            <w:pStyle w:val="af3"/>
            <w:numPr>
              <w:numId w:val="149"/>
            </w:numPr>
            <w:spacing w:line="360" w:lineRule="auto"/>
            <w:ind w:left="1260" w:firstLineChars="0" w:hanging="420"/>
          </w:pPr>
        </w:pPrChange>
      </w:pPr>
      <w:ins w:id="9064" w:author="xiaohou" w:date="2016-09-27T14:42:00Z">
        <w:del w:id="9065" w:author="Happy" w:date="2018-08-20T18:39:00Z">
          <w:r w:rsidDel="009E1FA8">
            <w:rPr>
              <w:rFonts w:hint="eastAsia"/>
            </w:rPr>
            <w:delText>单卡内扣款按照单笔充值顺序扣款（前一笔充值没有扣完，不扣</w:delText>
          </w:r>
        </w:del>
      </w:ins>
      <w:ins w:id="9066" w:author="xiaohou" w:date="2016-09-27T14:43:00Z">
        <w:del w:id="9067" w:author="Happy" w:date="2018-08-20T18:39:00Z">
          <w:r w:rsidDel="009E1FA8">
            <w:rPr>
              <w:rFonts w:hint="eastAsia"/>
            </w:rPr>
            <w:delText>后一笔充值的余额</w:delText>
          </w:r>
        </w:del>
      </w:ins>
      <w:ins w:id="9068" w:author="xiaohou" w:date="2016-09-27T14:42:00Z">
        <w:del w:id="9069" w:author="Happy" w:date="2018-08-20T18:39:00Z">
          <w:r w:rsidDel="009E1FA8">
            <w:rPr>
              <w:rFonts w:hint="eastAsia"/>
            </w:rPr>
            <w:delText>）</w:delText>
          </w:r>
        </w:del>
      </w:ins>
      <w:ins w:id="9070" w:author="xiaohou" w:date="2016-09-27T14:44:00Z">
        <w:del w:id="9071" w:author="Happy" w:date="2018-08-20T18:39:00Z">
          <w:r w:rsidDel="009E1FA8">
            <w:rPr>
              <w:rFonts w:hint="eastAsia"/>
            </w:rPr>
            <w:delText>，先扣卡实储账户，再扣赠送账户。</w:delText>
          </w:r>
        </w:del>
      </w:ins>
    </w:p>
    <w:p w14:paraId="686D9F5B" w14:textId="77777777" w:rsidR="005C6080" w:rsidRPr="004F6288" w:rsidDel="009E1FA8" w:rsidRDefault="005C6080">
      <w:pPr>
        <w:rPr>
          <w:ins w:id="9072" w:author="xiaohou" w:date="2016-09-27T14:16:00Z"/>
          <w:del w:id="9073" w:author="Happy" w:date="2018-08-20T18:39:00Z"/>
        </w:rPr>
        <w:pPrChange w:id="9074" w:author="Happy" w:date="2018-08-20T18:39:00Z">
          <w:pPr>
            <w:pStyle w:val="af3"/>
            <w:numPr>
              <w:numId w:val="182"/>
            </w:numPr>
            <w:spacing w:line="360" w:lineRule="auto"/>
            <w:ind w:left="840" w:firstLineChars="0" w:hanging="420"/>
          </w:pPr>
        </w:pPrChange>
      </w:pPr>
      <w:ins w:id="9075" w:author="xiaohou" w:date="2016-09-27T14:16:00Z">
        <w:del w:id="9076" w:author="Happy" w:date="2018-08-20T18:39:00Z">
          <w:r w:rsidDel="009E1FA8">
            <w:rPr>
              <w:rFonts w:hint="eastAsia"/>
            </w:rPr>
            <w:delText>当服务员进行选择时，如果会员卡的卡余额大于等于当餐消费金额，则需支付金额等于待支付金额；当会员卡的卡余额小于当餐消费金额，则需支付金额等于卡余额，剩余未支付部分可以用其他方式支付。</w:delText>
          </w:r>
        </w:del>
      </w:ins>
    </w:p>
    <w:p w14:paraId="5087637D" w14:textId="77777777" w:rsidR="005C6080" w:rsidDel="009E1FA8" w:rsidRDefault="005C6080">
      <w:pPr>
        <w:rPr>
          <w:ins w:id="9077" w:author="xiaohou" w:date="2016-09-27T14:16:00Z"/>
          <w:del w:id="9078" w:author="Happy" w:date="2018-08-20T18:39:00Z"/>
        </w:rPr>
      </w:pPr>
      <w:ins w:id="9079" w:author="xiaohou" w:date="2016-09-27T14:16:00Z">
        <w:del w:id="9080" w:author="Happy" w:date="2018-08-20T18:39:00Z">
          <w:r w:rsidDel="009E1FA8">
            <w:rPr>
              <w:rFonts w:hint="eastAsia"/>
            </w:rPr>
            <w:delText>【确认支付】：当待结为</w:delText>
          </w:r>
          <w:r w:rsidDel="009E1FA8">
            <w:rPr>
              <w:rFonts w:hint="eastAsia"/>
            </w:rPr>
            <w:delText>0</w:delText>
          </w:r>
          <w:r w:rsidDel="009E1FA8">
            <w:rPr>
              <w:rFonts w:hint="eastAsia"/>
            </w:rPr>
            <w:delText>，则可以点击，点击后，跳转到支付成功或者支付失败页面（见前结</w:delText>
          </w:r>
          <w:r w:rsidDel="009E1FA8">
            <w:rPr>
              <w:rFonts w:hint="eastAsia"/>
            </w:rPr>
            <w:delText>1.2.7</w:delText>
          </w:r>
          <w:r w:rsidDel="009E1FA8">
            <w:rPr>
              <w:rFonts w:hint="eastAsia"/>
            </w:rPr>
            <w:delText>）。</w:delText>
          </w:r>
        </w:del>
      </w:ins>
    </w:p>
    <w:p w14:paraId="75008ECB" w14:textId="77777777" w:rsidR="005C6080" w:rsidDel="009E1FA8" w:rsidRDefault="005C6080">
      <w:pPr>
        <w:rPr>
          <w:ins w:id="9081" w:author="xiaohou" w:date="2016-09-27T14:16:00Z"/>
          <w:del w:id="9082" w:author="Happy" w:date="2018-08-20T18:39:00Z"/>
        </w:rPr>
        <w:pPrChange w:id="9083" w:author="Happy" w:date="2018-08-20T18:39:00Z">
          <w:pPr>
            <w:pStyle w:val="4"/>
          </w:pPr>
        </w:pPrChange>
      </w:pPr>
      <w:ins w:id="9084" w:author="xiaohou" w:date="2016-09-27T14:16:00Z">
        <w:del w:id="9085" w:author="Happy" w:date="2018-08-20T18:39:00Z">
          <w:r w:rsidDel="009E1FA8">
            <w:rPr>
              <w:rFonts w:hint="eastAsia"/>
            </w:rPr>
            <w:delText>使用食乐淘余额</w:delText>
          </w:r>
        </w:del>
      </w:ins>
    </w:p>
    <w:p w14:paraId="31730087" w14:textId="77777777" w:rsidR="005C6080" w:rsidRPr="00477479" w:rsidDel="009E1FA8" w:rsidRDefault="0087072B">
      <w:pPr>
        <w:rPr>
          <w:ins w:id="9086" w:author="xiaohou" w:date="2016-09-27T14:16:00Z"/>
          <w:del w:id="9087" w:author="Happy" w:date="2018-08-20T18:39:00Z"/>
        </w:rPr>
      </w:pPr>
      <w:ins w:id="9088" w:author="xiaohou" w:date="2016-09-27T14:16:00Z">
        <w:del w:id="9089" w:author="Happy" w:date="2018-08-20T18:39:00Z">
          <w:r w:rsidDel="009E1FA8">
            <w:rPr>
              <w:noProof/>
              <w:rPrChange w:id="9090" w:author="Unknown">
                <w:rPr>
                  <w:i/>
                  <w:iCs/>
                  <w:noProof/>
                  <w:color w:val="808080" w:themeColor="text1" w:themeTint="7F"/>
                </w:rPr>
              </w:rPrChange>
            </w:rPr>
            <w:drawing>
              <wp:inline distT="0" distB="0" distL="0" distR="0" wp14:anchorId="45A78AAA" wp14:editId="477F851B">
                <wp:extent cx="4945380" cy="3774440"/>
                <wp:effectExtent l="19050" t="0" r="7620" b="0"/>
                <wp:docPr id="1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1"/>
                        <a:srcRect/>
                        <a:stretch>
                          <a:fillRect/>
                        </a:stretch>
                      </pic:blipFill>
                      <pic:spPr bwMode="auto">
                        <a:xfrm>
                          <a:off x="0" y="0"/>
                          <a:ext cx="4945380" cy="3774440"/>
                        </a:xfrm>
                        <a:prstGeom prst="rect">
                          <a:avLst/>
                        </a:prstGeom>
                        <a:noFill/>
                        <a:ln w="9525">
                          <a:noFill/>
                          <a:miter lim="800000"/>
                          <a:headEnd/>
                          <a:tailEnd/>
                        </a:ln>
                      </pic:spPr>
                    </pic:pic>
                  </a:graphicData>
                </a:graphic>
              </wp:inline>
            </w:drawing>
          </w:r>
        </w:del>
      </w:ins>
    </w:p>
    <w:p w14:paraId="23E7FB69" w14:textId="77777777" w:rsidR="005C6080" w:rsidDel="009E1FA8" w:rsidRDefault="005C6080">
      <w:pPr>
        <w:rPr>
          <w:ins w:id="9091" w:author="xiaohou" w:date="2016-09-27T14:16:00Z"/>
          <w:del w:id="9092" w:author="Happy" w:date="2018-08-20T18:39:00Z"/>
        </w:rPr>
        <w:pPrChange w:id="9093" w:author="Happy" w:date="2018-08-20T18:39:00Z">
          <w:pPr>
            <w:pStyle w:val="4"/>
          </w:pPr>
        </w:pPrChange>
      </w:pPr>
      <w:ins w:id="9094" w:author="xiaohou" w:date="2016-09-27T14:16:00Z">
        <w:del w:id="9095" w:author="Happy" w:date="2018-08-20T18:39:00Z">
          <w:r w:rsidDel="009E1FA8">
            <w:delText>优惠券</w:delText>
          </w:r>
        </w:del>
      </w:ins>
    </w:p>
    <w:p w14:paraId="15A49FBF" w14:textId="77777777" w:rsidR="005C6080" w:rsidDel="009E1FA8" w:rsidRDefault="0087072B">
      <w:pPr>
        <w:rPr>
          <w:ins w:id="9096" w:author="xiaohou" w:date="2016-09-27T14:16:00Z"/>
          <w:del w:id="9097" w:author="Happy" w:date="2018-08-20T18:39:00Z"/>
        </w:rPr>
      </w:pPr>
      <w:ins w:id="9098" w:author="xiaohou" w:date="2016-09-27T14:16:00Z">
        <w:del w:id="9099" w:author="Happy" w:date="2018-08-20T18:39:00Z">
          <w:r w:rsidDel="009E1FA8">
            <w:rPr>
              <w:noProof/>
              <w:rPrChange w:id="9100" w:author="Unknown">
                <w:rPr>
                  <w:i/>
                  <w:iCs/>
                  <w:noProof/>
                  <w:color w:val="808080" w:themeColor="text1" w:themeTint="7F"/>
                </w:rPr>
              </w:rPrChange>
            </w:rPr>
            <w:drawing>
              <wp:inline distT="0" distB="0" distL="0" distR="0" wp14:anchorId="0222457D" wp14:editId="77D0765E">
                <wp:extent cx="4945380" cy="3752850"/>
                <wp:effectExtent l="19050" t="0" r="7620" b="0"/>
                <wp:docPr id="1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2"/>
                        <a:srcRect/>
                        <a:stretch>
                          <a:fillRect/>
                        </a:stretch>
                      </pic:blipFill>
                      <pic:spPr bwMode="auto">
                        <a:xfrm>
                          <a:off x="0" y="0"/>
                          <a:ext cx="4945380" cy="3752850"/>
                        </a:xfrm>
                        <a:prstGeom prst="rect">
                          <a:avLst/>
                        </a:prstGeom>
                        <a:noFill/>
                        <a:ln w="9525">
                          <a:noFill/>
                          <a:miter lim="800000"/>
                          <a:headEnd/>
                          <a:tailEnd/>
                        </a:ln>
                      </pic:spPr>
                    </pic:pic>
                  </a:graphicData>
                </a:graphic>
              </wp:inline>
            </w:drawing>
          </w:r>
        </w:del>
      </w:ins>
    </w:p>
    <w:p w14:paraId="6791297E" w14:textId="77777777" w:rsidR="005C6080" w:rsidDel="009E1FA8" w:rsidRDefault="005C6080">
      <w:pPr>
        <w:rPr>
          <w:ins w:id="9101" w:author="xiaohou" w:date="2016-09-27T14:16:00Z"/>
          <w:del w:id="9102" w:author="Happy" w:date="2018-08-20T18:39:00Z"/>
        </w:rPr>
        <w:pPrChange w:id="9103" w:author="Happy" w:date="2018-08-20T18:39:00Z">
          <w:pPr>
            <w:pStyle w:val="4"/>
          </w:pPr>
        </w:pPrChange>
      </w:pPr>
      <w:ins w:id="9104" w:author="xiaohou" w:date="2016-09-27T14:16:00Z">
        <w:del w:id="9105" w:author="Happy" w:date="2018-08-20T18:39:00Z">
          <w:r w:rsidDel="009E1FA8">
            <w:delText>美食城卡</w:delText>
          </w:r>
        </w:del>
      </w:ins>
    </w:p>
    <w:p w14:paraId="46F1AF13" w14:textId="77777777" w:rsidR="005C6080" w:rsidDel="009E1FA8" w:rsidRDefault="0087072B">
      <w:pPr>
        <w:rPr>
          <w:ins w:id="9106" w:author="xiaohou" w:date="2016-09-27T14:16:00Z"/>
          <w:del w:id="9107" w:author="Happy" w:date="2018-08-20T18:39:00Z"/>
        </w:rPr>
      </w:pPr>
      <w:ins w:id="9108" w:author="xiaohou" w:date="2016-09-27T14:24:00Z">
        <w:del w:id="9109" w:author="Happy" w:date="2018-08-20T18:39:00Z">
          <w:r w:rsidDel="009E1FA8">
            <w:rPr>
              <w:noProof/>
              <w:rPrChange w:id="9110" w:author="Unknown">
                <w:rPr>
                  <w:i/>
                  <w:iCs/>
                  <w:noProof/>
                  <w:color w:val="808080" w:themeColor="text1" w:themeTint="7F"/>
                </w:rPr>
              </w:rPrChange>
            </w:rPr>
            <w:drawing>
              <wp:inline distT="0" distB="0" distL="0" distR="0" wp14:anchorId="1359E991" wp14:editId="7B621BFD">
                <wp:extent cx="5486400" cy="4140200"/>
                <wp:effectExtent l="19050" t="0" r="0" b="0"/>
                <wp:docPr id="1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3"/>
                        <a:srcRect/>
                        <a:stretch>
                          <a:fillRect/>
                        </a:stretch>
                      </pic:blipFill>
                      <pic:spPr bwMode="auto">
                        <a:xfrm>
                          <a:off x="0" y="0"/>
                          <a:ext cx="5486400" cy="4140200"/>
                        </a:xfrm>
                        <a:prstGeom prst="rect">
                          <a:avLst/>
                        </a:prstGeom>
                        <a:noFill/>
                        <a:ln w="9525">
                          <a:noFill/>
                          <a:miter lim="800000"/>
                          <a:headEnd/>
                          <a:tailEnd/>
                        </a:ln>
                      </pic:spPr>
                    </pic:pic>
                  </a:graphicData>
                </a:graphic>
              </wp:inline>
            </w:drawing>
          </w:r>
        </w:del>
      </w:ins>
    </w:p>
    <w:p w14:paraId="40D63FBF" w14:textId="77777777" w:rsidR="005C6080" w:rsidDel="009E1FA8" w:rsidRDefault="005C6080">
      <w:pPr>
        <w:rPr>
          <w:ins w:id="9111" w:author="xiaohou" w:date="2016-09-27T14:16:00Z"/>
          <w:del w:id="9112" w:author="Happy" w:date="2018-08-20T18:39:00Z"/>
        </w:rPr>
        <w:pPrChange w:id="9113" w:author="Happy" w:date="2018-08-20T18:39:00Z">
          <w:pPr>
            <w:pStyle w:val="3"/>
          </w:pPr>
        </w:pPrChange>
      </w:pPr>
      <w:ins w:id="9114" w:author="xiaohou" w:date="2016-09-27T14:16:00Z">
        <w:del w:id="9115" w:author="Happy" w:date="2018-08-20T18:39:00Z">
          <w:r w:rsidDel="009E1FA8">
            <w:delText>扫用户付款码</w:delText>
          </w:r>
        </w:del>
      </w:ins>
    </w:p>
    <w:p w14:paraId="7658660A" w14:textId="77777777" w:rsidR="005C6080" w:rsidDel="009E1FA8" w:rsidRDefault="005C6080">
      <w:pPr>
        <w:rPr>
          <w:ins w:id="9116" w:author="xiaohou" w:date="2016-09-27T14:16:00Z"/>
          <w:del w:id="9117" w:author="Happy" w:date="2018-08-20T18:39:00Z"/>
        </w:rPr>
      </w:pPr>
      <w:ins w:id="9118" w:author="xiaohou" w:date="2016-09-27T14:16:00Z">
        <w:del w:id="9119" w:author="Happy" w:date="2018-08-20T18:39:00Z">
          <w:r w:rsidDel="009E1FA8">
            <w:delText>如果用户没有办理美食城卡</w:delText>
          </w:r>
          <w:r w:rsidDel="009E1FA8">
            <w:rPr>
              <w:rFonts w:hint="eastAsia"/>
            </w:rPr>
            <w:delText>，</w:delText>
          </w:r>
          <w:r w:rsidDel="009E1FA8">
            <w:delText>则如下图所示</w:delText>
          </w:r>
          <w:r w:rsidDel="009E1FA8">
            <w:rPr>
              <w:rFonts w:hint="eastAsia"/>
            </w:rPr>
            <w:delText>：</w:delText>
          </w:r>
        </w:del>
      </w:ins>
    </w:p>
    <w:p w14:paraId="384F7DCD" w14:textId="77777777" w:rsidR="005C6080" w:rsidDel="009E1FA8" w:rsidRDefault="0087072B">
      <w:pPr>
        <w:rPr>
          <w:ins w:id="9120" w:author="xiaohou" w:date="2016-09-27T14:16:00Z"/>
          <w:del w:id="9121" w:author="Happy" w:date="2018-08-20T18:39:00Z"/>
        </w:rPr>
      </w:pPr>
      <w:ins w:id="9122" w:author="xiaohou" w:date="2016-09-27T14:16:00Z">
        <w:del w:id="9123" w:author="Happy" w:date="2018-08-20T18:39:00Z">
          <w:r w:rsidDel="009E1FA8">
            <w:rPr>
              <w:noProof/>
              <w:rPrChange w:id="9124" w:author="Unknown">
                <w:rPr>
                  <w:i/>
                  <w:iCs/>
                  <w:noProof/>
                  <w:color w:val="808080" w:themeColor="text1" w:themeTint="7F"/>
                </w:rPr>
              </w:rPrChange>
            </w:rPr>
            <w:drawing>
              <wp:inline distT="0" distB="0" distL="0" distR="0" wp14:anchorId="7DD8C193" wp14:editId="7F873097">
                <wp:extent cx="4959985" cy="3759835"/>
                <wp:effectExtent l="19050" t="0" r="0" b="0"/>
                <wp:docPr id="1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4"/>
                        <a:srcRect/>
                        <a:stretch>
                          <a:fillRect/>
                        </a:stretch>
                      </pic:blipFill>
                      <pic:spPr bwMode="auto">
                        <a:xfrm>
                          <a:off x="0" y="0"/>
                          <a:ext cx="4959985" cy="3759835"/>
                        </a:xfrm>
                        <a:prstGeom prst="rect">
                          <a:avLst/>
                        </a:prstGeom>
                        <a:noFill/>
                        <a:ln w="9525">
                          <a:noFill/>
                          <a:miter lim="800000"/>
                          <a:headEnd/>
                          <a:tailEnd/>
                        </a:ln>
                      </pic:spPr>
                    </pic:pic>
                  </a:graphicData>
                </a:graphic>
              </wp:inline>
            </w:drawing>
          </w:r>
        </w:del>
      </w:ins>
    </w:p>
    <w:p w14:paraId="5C99F82A" w14:textId="77777777" w:rsidR="005C6080" w:rsidDel="009E1FA8" w:rsidRDefault="005C6080">
      <w:pPr>
        <w:rPr>
          <w:ins w:id="9125" w:author="xiaohou" w:date="2016-09-27T14:16:00Z"/>
          <w:del w:id="9126" w:author="Happy" w:date="2018-08-20T18:39:00Z"/>
        </w:rPr>
      </w:pPr>
      <w:ins w:id="9127" w:author="xiaohou" w:date="2016-09-27T14:16:00Z">
        <w:del w:id="9128" w:author="Happy" w:date="2018-08-20T18:39:00Z">
          <w:r w:rsidDel="009E1FA8">
            <w:rPr>
              <w:rFonts w:hint="eastAsia"/>
            </w:rPr>
            <w:delText>如果用户线上有美食城卡，则扫付款码后，跳转到前结</w:delText>
          </w:r>
          <w:r w:rsidDel="009E1FA8">
            <w:rPr>
              <w:rFonts w:hint="eastAsia"/>
            </w:rPr>
            <w:delText>1.3</w:delText>
          </w:r>
        </w:del>
      </w:ins>
    </w:p>
    <w:p w14:paraId="19D2432B" w14:textId="77777777" w:rsidR="005C6080" w:rsidRPr="005C6080" w:rsidDel="009E1FA8" w:rsidRDefault="005C6080">
      <w:pPr>
        <w:rPr>
          <w:del w:id="9129" w:author="Happy" w:date="2018-08-20T18:39:00Z"/>
        </w:rPr>
        <w:pPrChange w:id="9130" w:author="Happy" w:date="2018-08-20T18:39:00Z">
          <w:pPr>
            <w:spacing w:line="360" w:lineRule="auto"/>
          </w:pPr>
        </w:pPrChange>
      </w:pPr>
    </w:p>
    <w:p w14:paraId="32678F48" w14:textId="77777777" w:rsidR="00F42C03" w:rsidDel="009E1FA8" w:rsidRDefault="00F42C03">
      <w:pPr>
        <w:rPr>
          <w:del w:id="9131" w:author="Happy" w:date="2018-08-20T18:39:00Z"/>
        </w:rPr>
        <w:pPrChange w:id="9132" w:author="Happy" w:date="2018-08-20T18:39:00Z">
          <w:pPr>
            <w:pStyle w:val="3"/>
            <w:spacing w:line="360" w:lineRule="auto"/>
          </w:pPr>
        </w:pPrChange>
      </w:pPr>
      <w:del w:id="9133" w:author="Happy" w:date="2018-08-20T18:39:00Z">
        <w:r w:rsidDel="009E1FA8">
          <w:rPr>
            <w:rFonts w:hint="eastAsia"/>
          </w:rPr>
          <w:delText>查单</w:delText>
        </w:r>
      </w:del>
    </w:p>
    <w:p w14:paraId="49F07BA5" w14:textId="77777777" w:rsidR="00F42C03" w:rsidDel="009E1FA8" w:rsidRDefault="00727D10">
      <w:pPr>
        <w:rPr>
          <w:del w:id="9134" w:author="Happy" w:date="2018-08-20T18:39:00Z"/>
        </w:rPr>
        <w:pPrChange w:id="9135" w:author="Happy" w:date="2018-08-20T18:39:00Z">
          <w:pPr>
            <w:spacing w:line="360" w:lineRule="auto"/>
          </w:pPr>
        </w:pPrChange>
      </w:pPr>
      <w:del w:id="9136" w:author="Happy" w:date="2018-08-20T18:39:00Z">
        <w:r w:rsidDel="009E1FA8">
          <w:rPr>
            <w:noProof/>
          </w:rPr>
          <w:drawing>
            <wp:inline distT="0" distB="0" distL="0" distR="0" wp14:anchorId="00600B5E" wp14:editId="7FA0C805">
              <wp:extent cx="5193665" cy="3950335"/>
              <wp:effectExtent l="19050" t="0" r="6985" b="0"/>
              <wp:docPr id="4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5" cstate="print"/>
                      <a:srcRect/>
                      <a:stretch>
                        <a:fillRect/>
                      </a:stretch>
                    </pic:blipFill>
                    <pic:spPr bwMode="auto">
                      <a:xfrm>
                        <a:off x="0" y="0"/>
                        <a:ext cx="5193665" cy="3950335"/>
                      </a:xfrm>
                      <a:prstGeom prst="rect">
                        <a:avLst/>
                      </a:prstGeom>
                      <a:noFill/>
                      <a:ln w="9525">
                        <a:noFill/>
                        <a:miter lim="800000"/>
                        <a:headEnd/>
                        <a:tailEnd/>
                      </a:ln>
                    </pic:spPr>
                  </pic:pic>
                </a:graphicData>
              </a:graphic>
            </wp:inline>
          </w:drawing>
        </w:r>
      </w:del>
    </w:p>
    <w:p w14:paraId="29C45584" w14:textId="77777777" w:rsidR="00F42C03" w:rsidRPr="003A119B" w:rsidDel="009E1FA8" w:rsidRDefault="00F42C03">
      <w:pPr>
        <w:rPr>
          <w:del w:id="9137" w:author="Happy" w:date="2018-08-20T18:39:00Z"/>
          <w:rStyle w:val="af8"/>
          <w:bCs/>
          <w:i w:val="0"/>
          <w:color w:val="auto"/>
        </w:rPr>
        <w:pPrChange w:id="9138" w:author="Happy" w:date="2018-08-20T18:39:00Z">
          <w:pPr>
            <w:pStyle w:val="4"/>
            <w:spacing w:line="360" w:lineRule="auto"/>
          </w:pPr>
        </w:pPrChange>
      </w:pPr>
      <w:del w:id="9139" w:author="Happy" w:date="2018-08-20T18:39:00Z">
        <w:r w:rsidRPr="003A119B" w:rsidDel="009E1FA8">
          <w:rPr>
            <w:rStyle w:val="af8"/>
            <w:rFonts w:hint="eastAsia"/>
            <w:b/>
            <w:i w:val="0"/>
            <w:color w:val="auto"/>
          </w:rPr>
          <w:delText>显示内容</w:delText>
        </w:r>
      </w:del>
    </w:p>
    <w:p w14:paraId="6C1163FF" w14:textId="77777777" w:rsidR="00F42C03" w:rsidRPr="00AE5A5C" w:rsidDel="009E1FA8" w:rsidRDefault="00EF2892">
      <w:pPr>
        <w:rPr>
          <w:del w:id="9140" w:author="Happy" w:date="2018-08-20T18:39:00Z"/>
        </w:rPr>
        <w:pPrChange w:id="9141" w:author="Happy" w:date="2018-08-20T18:39:00Z">
          <w:pPr>
            <w:spacing w:line="360" w:lineRule="auto"/>
          </w:pPr>
        </w:pPrChange>
      </w:pPr>
      <w:del w:id="9142" w:author="Happy" w:date="2018-08-20T18:39:00Z">
        <w:r w:rsidDel="009E1FA8">
          <w:fldChar w:fldCharType="begin"/>
        </w:r>
        <w:r w:rsidR="00F42C03" w:rsidDel="009E1FA8">
          <w:rPr>
            <w:rFonts w:hint="eastAsia"/>
          </w:rPr>
          <w:delInstrText>eq \o\ac(</w:delInstrText>
        </w:r>
        <w:r w:rsidR="00F42C03" w:rsidRPr="00AE5A5C" w:rsidDel="009E1FA8">
          <w:rPr>
            <w:rFonts w:ascii="宋体" w:hint="eastAsia"/>
            <w:position w:val="-4"/>
            <w:sz w:val="31"/>
          </w:rPr>
          <w:delInstrText>○</w:delInstrText>
        </w:r>
        <w:r w:rsidR="00F42C03" w:rsidDel="009E1FA8">
          <w:rPr>
            <w:rFonts w:hint="eastAsia"/>
          </w:rPr>
          <w:delInstrText>,1)</w:delInstrText>
        </w:r>
        <w:r w:rsidDel="009E1FA8">
          <w:fldChar w:fldCharType="end"/>
        </w:r>
        <w:r w:rsidR="00F42C03" w:rsidDel="009E1FA8">
          <w:rPr>
            <w:rFonts w:hint="eastAsia"/>
          </w:rPr>
          <w:delText>查询条件</w:delText>
        </w:r>
      </w:del>
    </w:p>
    <w:p w14:paraId="72360C91" w14:textId="77777777" w:rsidR="00F42C03" w:rsidDel="009E1FA8" w:rsidRDefault="00F42C03">
      <w:pPr>
        <w:rPr>
          <w:del w:id="9143" w:author="Happy" w:date="2018-08-20T18:39:00Z"/>
        </w:rPr>
        <w:pPrChange w:id="9144" w:author="Happy" w:date="2018-08-20T18:39:00Z">
          <w:pPr>
            <w:pStyle w:val="af3"/>
            <w:numPr>
              <w:numId w:val="8"/>
            </w:numPr>
            <w:spacing w:line="360" w:lineRule="auto"/>
            <w:ind w:left="420" w:firstLineChars="0" w:hanging="420"/>
          </w:pPr>
        </w:pPrChange>
      </w:pPr>
      <w:del w:id="9145" w:author="Happy" w:date="2018-08-20T18:39:00Z">
        <w:r w:rsidDel="009E1FA8">
          <w:rPr>
            <w:rFonts w:hint="eastAsia"/>
          </w:rPr>
          <w:delText>查询条件包含：全部、已买单、退单。当选择状态并点击【确定】按钮后，列表会出现相应状态下的订单。</w:delText>
        </w:r>
      </w:del>
    </w:p>
    <w:p w14:paraId="1E8D1C46" w14:textId="77777777" w:rsidR="00F42C03" w:rsidRPr="002A3D6B" w:rsidDel="009E1FA8" w:rsidRDefault="00F42C03">
      <w:pPr>
        <w:rPr>
          <w:del w:id="9146" w:author="Happy" w:date="2018-08-20T18:39:00Z"/>
        </w:rPr>
        <w:pPrChange w:id="9147" w:author="Happy" w:date="2018-08-20T18:39:00Z">
          <w:pPr>
            <w:pStyle w:val="af3"/>
            <w:numPr>
              <w:numId w:val="8"/>
            </w:numPr>
            <w:spacing w:line="360" w:lineRule="auto"/>
            <w:ind w:left="420" w:firstLineChars="0" w:hanging="420"/>
          </w:pPr>
        </w:pPrChange>
      </w:pPr>
      <w:del w:id="9148" w:author="Happy" w:date="2018-08-20T18:39:00Z">
        <w:r w:rsidDel="009E1FA8">
          <w:rPr>
            <w:rFonts w:hint="eastAsia"/>
          </w:rPr>
          <w:delText>查询输入框：可以按照桌卡号或者取餐号、订单号、手机号进行模糊查询。</w:delText>
        </w:r>
      </w:del>
    </w:p>
    <w:p w14:paraId="26827E2D" w14:textId="77777777" w:rsidR="00F42C03" w:rsidDel="009E1FA8" w:rsidRDefault="00EF2892">
      <w:pPr>
        <w:rPr>
          <w:del w:id="9149" w:author="Happy" w:date="2018-08-20T18:39:00Z"/>
        </w:rPr>
        <w:pPrChange w:id="9150" w:author="Happy" w:date="2018-08-20T18:39:00Z">
          <w:pPr>
            <w:pStyle w:val="af3"/>
            <w:spacing w:line="360" w:lineRule="auto"/>
            <w:ind w:firstLineChars="0" w:firstLine="0"/>
          </w:pPr>
        </w:pPrChange>
      </w:pPr>
      <w:del w:id="9151" w:author="Happy" w:date="2018-08-20T18:39:00Z">
        <w:r w:rsidDel="009E1FA8">
          <w:fldChar w:fldCharType="begin"/>
        </w:r>
        <w:r w:rsidR="00F42C03" w:rsidDel="009E1FA8">
          <w:rPr>
            <w:rFonts w:hint="eastAsia"/>
          </w:rPr>
          <w:delInstrText>eq \o\ac(</w:delInstrText>
        </w:r>
        <w:r w:rsidR="00F42C03" w:rsidRPr="004A6B23" w:rsidDel="009E1FA8">
          <w:rPr>
            <w:rFonts w:ascii="宋体" w:hint="eastAsia"/>
            <w:position w:val="-4"/>
            <w:sz w:val="31"/>
          </w:rPr>
          <w:delInstrText>○</w:delInstrText>
        </w:r>
        <w:r w:rsidR="00F42C03" w:rsidDel="009E1FA8">
          <w:rPr>
            <w:rFonts w:hint="eastAsia"/>
          </w:rPr>
          <w:delInstrText>,2)</w:delInstrText>
        </w:r>
        <w:r w:rsidDel="009E1FA8">
          <w:fldChar w:fldCharType="end"/>
        </w:r>
        <w:r w:rsidR="00F42C03" w:rsidDel="009E1FA8">
          <w:rPr>
            <w:rFonts w:hint="eastAsia"/>
          </w:rPr>
          <w:delText>查询列表</w:delText>
        </w:r>
      </w:del>
    </w:p>
    <w:p w14:paraId="772F4888" w14:textId="77777777" w:rsidR="00F42C03" w:rsidDel="009E1FA8" w:rsidRDefault="00F42C03">
      <w:pPr>
        <w:rPr>
          <w:del w:id="9152" w:author="Happy" w:date="2018-08-20T18:39:00Z"/>
        </w:rPr>
        <w:pPrChange w:id="9153" w:author="Happy" w:date="2018-08-20T18:39:00Z">
          <w:pPr>
            <w:pStyle w:val="af3"/>
            <w:numPr>
              <w:numId w:val="8"/>
            </w:numPr>
            <w:spacing w:line="360" w:lineRule="auto"/>
            <w:ind w:left="420" w:firstLineChars="0" w:hanging="420"/>
          </w:pPr>
        </w:pPrChange>
      </w:pPr>
      <w:del w:id="9154" w:author="Happy" w:date="2018-08-20T18:39:00Z">
        <w:r w:rsidDel="009E1FA8">
          <w:delText>默认显示所有桌台</w:delText>
        </w:r>
        <w:r w:rsidDel="009E1FA8">
          <w:rPr>
            <w:rFonts w:hint="eastAsia"/>
          </w:rPr>
          <w:delText>或者取餐码</w:delText>
        </w:r>
        <w:r w:rsidDel="009E1FA8">
          <w:delText>订单列表</w:delText>
        </w:r>
      </w:del>
    </w:p>
    <w:p w14:paraId="6BFE6E7B" w14:textId="77777777" w:rsidR="00F42C03" w:rsidDel="009E1FA8" w:rsidRDefault="00F42C03">
      <w:pPr>
        <w:rPr>
          <w:del w:id="9155" w:author="Happy" w:date="2018-08-20T18:39:00Z"/>
        </w:rPr>
        <w:pPrChange w:id="9156" w:author="Happy" w:date="2018-08-20T18:39:00Z">
          <w:pPr>
            <w:pStyle w:val="af3"/>
            <w:numPr>
              <w:numId w:val="8"/>
            </w:numPr>
            <w:spacing w:line="360" w:lineRule="auto"/>
            <w:ind w:left="420" w:firstLineChars="0" w:hanging="420"/>
          </w:pPr>
        </w:pPrChange>
      </w:pPr>
      <w:del w:id="9157" w:author="Happy" w:date="2018-08-20T18:39:00Z">
        <w:r w:rsidDel="009E1FA8">
          <w:rPr>
            <w:rFonts w:hint="eastAsia"/>
          </w:rPr>
          <w:delText>订单列表按照生成订单时间倒序排列。</w:delText>
        </w:r>
      </w:del>
    </w:p>
    <w:p w14:paraId="1AE1663D" w14:textId="77777777" w:rsidR="00F42C03" w:rsidDel="009E1FA8" w:rsidRDefault="00F42C03">
      <w:pPr>
        <w:rPr>
          <w:del w:id="9158" w:author="Happy" w:date="2018-08-20T18:39:00Z"/>
        </w:rPr>
        <w:pPrChange w:id="9159" w:author="Happy" w:date="2018-08-20T18:39:00Z">
          <w:pPr>
            <w:pStyle w:val="af3"/>
            <w:numPr>
              <w:numId w:val="8"/>
            </w:numPr>
            <w:spacing w:line="360" w:lineRule="auto"/>
            <w:ind w:left="420" w:firstLineChars="0" w:hanging="420"/>
          </w:pPr>
        </w:pPrChange>
      </w:pPr>
      <w:del w:id="9160" w:author="Happy" w:date="2018-08-20T18:39:00Z">
        <w:r w:rsidDel="009E1FA8">
          <w:rPr>
            <w:rFonts w:hint="eastAsia"/>
          </w:rPr>
          <w:delText>订单列表包含：桌台号或者取餐号、订单号、订单生成时间、下单菜品、金额、订单状态。</w:delText>
        </w:r>
      </w:del>
    </w:p>
    <w:p w14:paraId="541BE7E2" w14:textId="77777777" w:rsidR="00F42C03" w:rsidRPr="003A119B" w:rsidDel="009E1FA8" w:rsidRDefault="00F42C03">
      <w:pPr>
        <w:rPr>
          <w:del w:id="9161" w:author="Happy" w:date="2018-08-20T18:39:00Z"/>
          <w:rStyle w:val="af8"/>
          <w:bCs/>
          <w:i w:val="0"/>
          <w:color w:val="auto"/>
        </w:rPr>
        <w:pPrChange w:id="9162" w:author="Happy" w:date="2018-08-20T18:39:00Z">
          <w:pPr>
            <w:pStyle w:val="4"/>
            <w:spacing w:line="360" w:lineRule="auto"/>
          </w:pPr>
        </w:pPrChange>
      </w:pPr>
      <w:del w:id="9163" w:author="Happy" w:date="2018-08-20T18:39:00Z">
        <w:r w:rsidRPr="003A119B" w:rsidDel="009E1FA8">
          <w:rPr>
            <w:rStyle w:val="af8"/>
            <w:rFonts w:hint="eastAsia"/>
            <w:b/>
            <w:i w:val="0"/>
            <w:color w:val="auto"/>
          </w:rPr>
          <w:delText>出入口</w:delText>
        </w:r>
      </w:del>
    </w:p>
    <w:p w14:paraId="4D9BAC02" w14:textId="77777777" w:rsidR="00F42C03" w:rsidDel="009E1FA8" w:rsidRDefault="00F42C03">
      <w:pPr>
        <w:rPr>
          <w:del w:id="9164" w:author="Happy" w:date="2018-08-20T18:39:00Z"/>
        </w:rPr>
        <w:pPrChange w:id="9165" w:author="Happy" w:date="2018-08-20T18:39:00Z">
          <w:pPr>
            <w:pStyle w:val="af3"/>
            <w:numPr>
              <w:numId w:val="9"/>
            </w:numPr>
            <w:spacing w:line="360" w:lineRule="auto"/>
            <w:ind w:left="420" w:firstLineChars="0" w:hanging="420"/>
          </w:pPr>
        </w:pPrChange>
      </w:pPr>
      <w:del w:id="9166" w:author="Happy" w:date="2018-08-20T18:39:00Z">
        <w:r w:rsidDel="009E1FA8">
          <w:delText>出口</w:delText>
        </w:r>
        <w:r w:rsidDel="009E1FA8">
          <w:rPr>
            <w:rFonts w:hint="eastAsia"/>
          </w:rPr>
          <w:delText>：前结主页</w:delText>
        </w:r>
      </w:del>
    </w:p>
    <w:p w14:paraId="68229992" w14:textId="77777777" w:rsidR="00F42C03" w:rsidDel="009E1FA8" w:rsidRDefault="00F42C03">
      <w:pPr>
        <w:rPr>
          <w:del w:id="9167" w:author="Happy" w:date="2018-08-20T18:39:00Z"/>
        </w:rPr>
        <w:pPrChange w:id="9168" w:author="Happy" w:date="2018-08-20T18:39:00Z">
          <w:pPr>
            <w:pStyle w:val="af3"/>
            <w:numPr>
              <w:numId w:val="9"/>
            </w:numPr>
            <w:spacing w:line="360" w:lineRule="auto"/>
            <w:ind w:left="420" w:firstLineChars="0" w:hanging="420"/>
          </w:pPr>
        </w:pPrChange>
      </w:pPr>
      <w:del w:id="9169" w:author="Happy" w:date="2018-08-20T18:39:00Z">
        <w:r w:rsidDel="009E1FA8">
          <w:rPr>
            <w:rFonts w:hint="eastAsia"/>
          </w:rPr>
          <w:delText>入口：前结主页</w:delText>
        </w:r>
      </w:del>
    </w:p>
    <w:p w14:paraId="126A75DF" w14:textId="77777777" w:rsidR="00F42C03" w:rsidRPr="003A119B" w:rsidDel="009E1FA8" w:rsidRDefault="00F42C03">
      <w:pPr>
        <w:rPr>
          <w:del w:id="9170" w:author="Happy" w:date="2018-08-20T18:39:00Z"/>
          <w:rStyle w:val="af8"/>
          <w:bCs/>
          <w:i w:val="0"/>
          <w:color w:val="auto"/>
        </w:rPr>
        <w:pPrChange w:id="9171" w:author="Happy" w:date="2018-08-20T18:39:00Z">
          <w:pPr>
            <w:pStyle w:val="4"/>
            <w:spacing w:line="360" w:lineRule="auto"/>
          </w:pPr>
        </w:pPrChange>
      </w:pPr>
      <w:del w:id="9172" w:author="Happy" w:date="2018-08-20T18:39:00Z">
        <w:r w:rsidRPr="003A119B" w:rsidDel="009E1FA8">
          <w:rPr>
            <w:rStyle w:val="af8"/>
            <w:b/>
            <w:i w:val="0"/>
            <w:color w:val="auto"/>
          </w:rPr>
          <w:delText>数据来源</w:delText>
        </w:r>
      </w:del>
    </w:p>
    <w:p w14:paraId="19389AD8" w14:textId="77777777" w:rsidR="00F42C03" w:rsidDel="009E1FA8" w:rsidRDefault="00F42C03">
      <w:pPr>
        <w:rPr>
          <w:del w:id="9173" w:author="Happy" w:date="2018-08-20T18:39:00Z"/>
        </w:rPr>
        <w:pPrChange w:id="9174" w:author="Happy" w:date="2018-08-20T18:39:00Z">
          <w:pPr>
            <w:pStyle w:val="af3"/>
            <w:numPr>
              <w:numId w:val="38"/>
            </w:numPr>
            <w:spacing w:line="360" w:lineRule="auto"/>
            <w:ind w:left="420" w:firstLineChars="0" w:hanging="420"/>
          </w:pPr>
        </w:pPrChange>
      </w:pPr>
      <w:del w:id="9175" w:author="Happy" w:date="2018-08-20T18:39:00Z">
        <w:r w:rsidDel="009E1FA8">
          <w:rPr>
            <w:rFonts w:hint="eastAsia"/>
          </w:rPr>
          <w:delText>订单查询结果信息从服务端获得。</w:delText>
        </w:r>
      </w:del>
    </w:p>
    <w:p w14:paraId="2B99181A" w14:textId="77777777" w:rsidR="00F42C03" w:rsidRPr="003A119B" w:rsidDel="009E1FA8" w:rsidRDefault="00F42C03">
      <w:pPr>
        <w:rPr>
          <w:del w:id="9176" w:author="Happy" w:date="2018-08-20T18:39:00Z"/>
          <w:rStyle w:val="af8"/>
          <w:bCs/>
          <w:i w:val="0"/>
          <w:color w:val="auto"/>
        </w:rPr>
        <w:pPrChange w:id="9177" w:author="Happy" w:date="2018-08-20T18:39:00Z">
          <w:pPr>
            <w:pStyle w:val="4"/>
            <w:spacing w:line="360" w:lineRule="auto"/>
          </w:pPr>
        </w:pPrChange>
      </w:pPr>
      <w:del w:id="9178" w:author="Happy" w:date="2018-08-20T18:39:00Z">
        <w:r w:rsidRPr="003A119B" w:rsidDel="009E1FA8">
          <w:rPr>
            <w:rStyle w:val="af8"/>
            <w:rFonts w:hint="eastAsia"/>
            <w:b/>
            <w:i w:val="0"/>
            <w:color w:val="auto"/>
          </w:rPr>
          <w:delText>输入项</w:delText>
        </w:r>
      </w:del>
    </w:p>
    <w:p w14:paraId="2B3E69CD" w14:textId="77777777" w:rsidR="00F42C03" w:rsidDel="009E1FA8" w:rsidRDefault="00F42C03">
      <w:pPr>
        <w:rPr>
          <w:del w:id="9179" w:author="Happy" w:date="2018-08-20T18:39:00Z"/>
        </w:rPr>
        <w:pPrChange w:id="9180" w:author="Happy" w:date="2018-08-20T18:39:00Z">
          <w:pPr>
            <w:pStyle w:val="af3"/>
            <w:numPr>
              <w:numId w:val="38"/>
            </w:numPr>
            <w:spacing w:line="360" w:lineRule="auto"/>
            <w:ind w:left="420" w:firstLineChars="0" w:hanging="420"/>
          </w:pPr>
        </w:pPrChange>
      </w:pPr>
      <w:del w:id="9181" w:author="Happy" w:date="2018-08-20T18:39:00Z">
        <w:r w:rsidDel="009E1FA8">
          <w:rPr>
            <w:rFonts w:hint="eastAsia"/>
          </w:rPr>
          <w:delText>查询输入框：可以输入桌号或者取餐码、订单号、手机号进行模糊查询。</w:delText>
        </w:r>
      </w:del>
    </w:p>
    <w:p w14:paraId="146D9479" w14:textId="77777777" w:rsidR="00F42C03" w:rsidRPr="003A119B" w:rsidDel="009E1FA8" w:rsidRDefault="00F42C03">
      <w:pPr>
        <w:rPr>
          <w:del w:id="9182" w:author="Happy" w:date="2018-08-20T18:39:00Z"/>
          <w:rStyle w:val="af8"/>
          <w:bCs/>
          <w:i w:val="0"/>
          <w:color w:val="auto"/>
        </w:rPr>
        <w:pPrChange w:id="9183" w:author="Happy" w:date="2018-08-20T18:39:00Z">
          <w:pPr>
            <w:pStyle w:val="4"/>
            <w:spacing w:line="360" w:lineRule="auto"/>
          </w:pPr>
        </w:pPrChange>
      </w:pPr>
      <w:del w:id="9184" w:author="Happy" w:date="2018-08-20T18:39:00Z">
        <w:r w:rsidRPr="003A119B" w:rsidDel="009E1FA8">
          <w:rPr>
            <w:rStyle w:val="af8"/>
            <w:rFonts w:hint="eastAsia"/>
            <w:b/>
            <w:i w:val="0"/>
            <w:color w:val="auto"/>
          </w:rPr>
          <w:delText>操作规则</w:delText>
        </w:r>
      </w:del>
    </w:p>
    <w:p w14:paraId="4AE5A5DF" w14:textId="77777777" w:rsidR="00F42C03" w:rsidDel="009E1FA8" w:rsidRDefault="00F42C03">
      <w:pPr>
        <w:rPr>
          <w:del w:id="9185" w:author="Happy" w:date="2018-08-20T18:39:00Z"/>
        </w:rPr>
        <w:pPrChange w:id="9186" w:author="Happy" w:date="2018-08-20T18:39:00Z">
          <w:pPr>
            <w:pStyle w:val="af3"/>
            <w:numPr>
              <w:numId w:val="38"/>
            </w:numPr>
            <w:spacing w:line="360" w:lineRule="auto"/>
            <w:ind w:left="420" w:firstLineChars="0" w:hanging="420"/>
          </w:pPr>
        </w:pPrChange>
      </w:pPr>
      <w:del w:id="9187" w:author="Happy" w:date="2018-08-20T18:39:00Z">
        <w:r w:rsidDel="009E1FA8">
          <w:rPr>
            <w:rFonts w:hint="eastAsia"/>
          </w:rPr>
          <w:delText>点击【查询】按钮可以通过查询条件、也可以通过查询输入框进行查询。</w:delText>
        </w:r>
      </w:del>
    </w:p>
    <w:p w14:paraId="67193387" w14:textId="77777777" w:rsidR="00F42C03" w:rsidRPr="003A119B" w:rsidDel="009E1FA8" w:rsidRDefault="00F42C03">
      <w:pPr>
        <w:rPr>
          <w:del w:id="9188" w:author="Happy" w:date="2018-08-20T18:39:00Z"/>
          <w:rStyle w:val="af8"/>
          <w:bCs/>
          <w:i w:val="0"/>
          <w:color w:val="auto"/>
        </w:rPr>
        <w:pPrChange w:id="9189" w:author="Happy" w:date="2018-08-20T18:39:00Z">
          <w:pPr>
            <w:pStyle w:val="4"/>
            <w:spacing w:line="360" w:lineRule="auto"/>
          </w:pPr>
        </w:pPrChange>
      </w:pPr>
      <w:del w:id="9190" w:author="Happy" w:date="2018-08-20T18:39:00Z">
        <w:r w:rsidRPr="003A119B" w:rsidDel="009E1FA8">
          <w:rPr>
            <w:rStyle w:val="af8"/>
            <w:rFonts w:hint="eastAsia"/>
            <w:b/>
            <w:i w:val="0"/>
            <w:color w:val="auto"/>
          </w:rPr>
          <w:delText>提示信息</w:delText>
        </w:r>
      </w:del>
    </w:p>
    <w:p w14:paraId="4CDAA1E0" w14:textId="77777777" w:rsidR="00F42C03" w:rsidDel="009E1FA8" w:rsidRDefault="00F42C03">
      <w:pPr>
        <w:rPr>
          <w:del w:id="9191" w:author="Happy" w:date="2018-08-20T18:39:00Z"/>
        </w:rPr>
        <w:pPrChange w:id="9192" w:author="Happy" w:date="2018-08-20T18:39:00Z">
          <w:pPr>
            <w:pStyle w:val="af3"/>
            <w:numPr>
              <w:numId w:val="38"/>
            </w:numPr>
            <w:spacing w:line="360" w:lineRule="auto"/>
            <w:ind w:left="420" w:firstLineChars="0" w:hanging="420"/>
          </w:pPr>
        </w:pPrChange>
      </w:pPr>
      <w:del w:id="9193" w:author="Happy" w:date="2018-08-20T18:39:00Z">
        <w:r w:rsidDel="009E1FA8">
          <w:rPr>
            <w:rFonts w:hint="eastAsia"/>
          </w:rPr>
          <w:delText>当搜索无信息，则列表处提示：无搜索结果（如</w:delText>
        </w:r>
      </w:del>
      <w:ins w:id="9194" w:author="xiaohou" w:date="2016-09-01T10:56:00Z">
        <w:del w:id="9195" w:author="Happy" w:date="2018-08-20T18:39:00Z">
          <w:r w:rsidR="00215DF0" w:rsidDel="009E1FA8">
            <w:rPr>
              <w:rFonts w:hint="eastAsia"/>
            </w:rPr>
            <w:delText>前结</w:delText>
          </w:r>
          <w:r w:rsidR="00215DF0" w:rsidDel="009E1FA8">
            <w:rPr>
              <w:rFonts w:hint="eastAsia"/>
            </w:rPr>
            <w:delText>1</w:delText>
          </w:r>
        </w:del>
      </w:ins>
      <w:del w:id="9196" w:author="Happy" w:date="2018-08-20T18:39:00Z">
        <w:r w:rsidDel="009E1FA8">
          <w:rPr>
            <w:rFonts w:hint="eastAsia"/>
          </w:rPr>
          <w:delText>.3.7</w:delText>
        </w:r>
        <w:r w:rsidDel="009E1FA8">
          <w:rPr>
            <w:rFonts w:hint="eastAsia"/>
          </w:rPr>
          <w:delText>）。</w:delText>
        </w:r>
      </w:del>
    </w:p>
    <w:p w14:paraId="7A80F46D" w14:textId="77777777" w:rsidR="00F42C03" w:rsidDel="009E1FA8" w:rsidRDefault="00F42C03">
      <w:pPr>
        <w:rPr>
          <w:del w:id="9197" w:author="Happy" w:date="2018-08-20T18:39:00Z"/>
        </w:rPr>
        <w:pPrChange w:id="9198" w:author="Happy" w:date="2018-08-20T18:39:00Z">
          <w:pPr>
            <w:pStyle w:val="4"/>
            <w:spacing w:line="360" w:lineRule="auto"/>
          </w:pPr>
        </w:pPrChange>
      </w:pPr>
      <w:del w:id="9199" w:author="Happy" w:date="2018-08-20T18:39:00Z">
        <w:r w:rsidDel="009E1FA8">
          <w:rPr>
            <w:rFonts w:hint="eastAsia"/>
          </w:rPr>
          <w:delText>搜索无结果</w:delText>
        </w:r>
      </w:del>
    </w:p>
    <w:p w14:paraId="402DE293" w14:textId="77777777" w:rsidR="00F42C03" w:rsidDel="009E1FA8" w:rsidRDefault="00727D10">
      <w:pPr>
        <w:rPr>
          <w:del w:id="9200" w:author="Happy" w:date="2018-08-20T18:39:00Z"/>
        </w:rPr>
        <w:pPrChange w:id="9201" w:author="Happy" w:date="2018-08-20T18:39:00Z">
          <w:pPr>
            <w:spacing w:line="360" w:lineRule="auto"/>
          </w:pPr>
        </w:pPrChange>
      </w:pPr>
      <w:del w:id="9202" w:author="Happy" w:date="2018-08-20T18:39:00Z">
        <w:r w:rsidDel="009E1FA8">
          <w:rPr>
            <w:noProof/>
          </w:rPr>
          <w:drawing>
            <wp:inline distT="0" distB="0" distL="0" distR="0" wp14:anchorId="562674D5" wp14:editId="1C5CF1C3">
              <wp:extent cx="5172075" cy="3950335"/>
              <wp:effectExtent l="19050" t="0" r="9525" b="0"/>
              <wp:docPr id="5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srcRect/>
                      <a:stretch>
                        <a:fillRect/>
                      </a:stretch>
                    </pic:blipFill>
                    <pic:spPr bwMode="auto">
                      <a:xfrm>
                        <a:off x="0" y="0"/>
                        <a:ext cx="5172075" cy="3950335"/>
                      </a:xfrm>
                      <a:prstGeom prst="rect">
                        <a:avLst/>
                      </a:prstGeom>
                      <a:noFill/>
                      <a:ln w="9525">
                        <a:noFill/>
                        <a:miter lim="800000"/>
                        <a:headEnd/>
                        <a:tailEnd/>
                      </a:ln>
                    </pic:spPr>
                  </pic:pic>
                </a:graphicData>
              </a:graphic>
            </wp:inline>
          </w:drawing>
        </w:r>
      </w:del>
    </w:p>
    <w:p w14:paraId="3B59E750" w14:textId="77777777" w:rsidR="00F42C03" w:rsidDel="009E1FA8" w:rsidRDefault="00F42C03">
      <w:pPr>
        <w:rPr>
          <w:del w:id="9203" w:author="Happy" w:date="2018-08-20T18:39:00Z"/>
        </w:rPr>
        <w:pPrChange w:id="9204" w:author="Happy" w:date="2018-08-20T18:39:00Z">
          <w:pPr>
            <w:pStyle w:val="3"/>
            <w:spacing w:line="360" w:lineRule="auto"/>
          </w:pPr>
        </w:pPrChange>
      </w:pPr>
      <w:del w:id="9205" w:author="Happy" w:date="2018-08-20T18:39:00Z">
        <w:r w:rsidDel="009E1FA8">
          <w:rPr>
            <w:rFonts w:hint="eastAsia"/>
          </w:rPr>
          <w:delText>订单详情</w:delText>
        </w:r>
      </w:del>
      <w:ins w:id="9206" w:author="xiaohou" w:date="2016-09-01T10:46:00Z">
        <w:del w:id="9207" w:author="Happy" w:date="2018-08-20T18:39:00Z">
          <w:r w:rsidR="00A7163F" w:rsidDel="009E1FA8">
            <w:rPr>
              <w:rFonts w:hint="eastAsia"/>
            </w:rPr>
            <w:delText>（已买单）</w:delText>
          </w:r>
        </w:del>
      </w:ins>
    </w:p>
    <w:p w14:paraId="030BAD9A" w14:textId="77777777" w:rsidR="00F42C03" w:rsidDel="009E1FA8" w:rsidRDefault="00727D10">
      <w:pPr>
        <w:rPr>
          <w:del w:id="9208" w:author="Happy" w:date="2018-08-20T18:39:00Z"/>
        </w:rPr>
        <w:pPrChange w:id="9209" w:author="Happy" w:date="2018-08-20T18:39:00Z">
          <w:pPr>
            <w:spacing w:line="360" w:lineRule="auto"/>
          </w:pPr>
        </w:pPrChange>
      </w:pPr>
      <w:del w:id="9210" w:author="Happy" w:date="2018-08-20T18:39:00Z">
        <w:r w:rsidDel="009E1FA8">
          <w:rPr>
            <w:noProof/>
          </w:rPr>
          <w:drawing>
            <wp:inline distT="0" distB="0" distL="0" distR="0" wp14:anchorId="34B38C46" wp14:editId="67192960">
              <wp:extent cx="5201285" cy="3935730"/>
              <wp:effectExtent l="19050" t="0" r="0" b="0"/>
              <wp:docPr id="8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6" cstate="print"/>
                      <a:srcRect/>
                      <a:stretch>
                        <a:fillRect/>
                      </a:stretch>
                    </pic:blipFill>
                    <pic:spPr bwMode="auto">
                      <a:xfrm>
                        <a:off x="0" y="0"/>
                        <a:ext cx="5201285" cy="3935730"/>
                      </a:xfrm>
                      <a:prstGeom prst="rect">
                        <a:avLst/>
                      </a:prstGeom>
                      <a:noFill/>
                      <a:ln w="9525">
                        <a:noFill/>
                        <a:miter lim="800000"/>
                        <a:headEnd/>
                        <a:tailEnd/>
                      </a:ln>
                    </pic:spPr>
                  </pic:pic>
                </a:graphicData>
              </a:graphic>
            </wp:inline>
          </w:drawing>
        </w:r>
      </w:del>
    </w:p>
    <w:p w14:paraId="720F8FA2" w14:textId="77777777" w:rsidR="00F42C03" w:rsidDel="009E1FA8" w:rsidRDefault="00F42C03">
      <w:pPr>
        <w:rPr>
          <w:del w:id="9211" w:author="Happy" w:date="2018-08-20T18:39:00Z"/>
        </w:rPr>
        <w:pPrChange w:id="9212" w:author="Happy" w:date="2018-08-20T18:39:00Z">
          <w:pPr>
            <w:pStyle w:val="4"/>
            <w:spacing w:line="360" w:lineRule="auto"/>
          </w:pPr>
        </w:pPrChange>
      </w:pPr>
      <w:del w:id="9213" w:author="Happy" w:date="2018-08-20T18:39:00Z">
        <w:r w:rsidDel="009E1FA8">
          <w:rPr>
            <w:rFonts w:hint="eastAsia"/>
          </w:rPr>
          <w:delText>显示内容</w:delText>
        </w:r>
      </w:del>
    </w:p>
    <w:p w14:paraId="5A063DE0" w14:textId="77777777" w:rsidR="00F42C03" w:rsidDel="009E1FA8" w:rsidRDefault="00F42C03">
      <w:pPr>
        <w:rPr>
          <w:del w:id="9214" w:author="Happy" w:date="2018-08-20T18:39:00Z"/>
        </w:rPr>
        <w:pPrChange w:id="9215" w:author="Happy" w:date="2018-08-20T18:39:00Z">
          <w:pPr>
            <w:pStyle w:val="af3"/>
            <w:numPr>
              <w:numId w:val="38"/>
            </w:numPr>
            <w:spacing w:line="360" w:lineRule="auto"/>
            <w:ind w:left="420" w:firstLineChars="0" w:hanging="420"/>
          </w:pPr>
        </w:pPrChange>
      </w:pPr>
      <w:del w:id="9216" w:author="Happy" w:date="2018-08-20T18:39:00Z">
        <w:r w:rsidDel="009E1FA8">
          <w:rPr>
            <w:rFonts w:hint="eastAsia"/>
          </w:rPr>
          <w:delText>取餐号</w:delText>
        </w:r>
        <w:r w:rsidDel="009E1FA8">
          <w:rPr>
            <w:rFonts w:hint="eastAsia"/>
          </w:rPr>
          <w:delText>/</w:delText>
        </w:r>
        <w:r w:rsidDel="009E1FA8">
          <w:rPr>
            <w:rFonts w:hint="eastAsia"/>
          </w:rPr>
          <w:delText>桌卡号：如果是自行取餐，则显示取餐号；如果是桌卡，则显示桌卡</w:delText>
        </w:r>
      </w:del>
    </w:p>
    <w:p w14:paraId="3C80AD3E" w14:textId="77777777" w:rsidR="00F42C03" w:rsidDel="009E1FA8" w:rsidRDefault="00F42C03">
      <w:pPr>
        <w:rPr>
          <w:del w:id="9217" w:author="Happy" w:date="2018-08-20T18:39:00Z"/>
        </w:rPr>
        <w:pPrChange w:id="9218" w:author="Happy" w:date="2018-08-20T18:39:00Z">
          <w:pPr>
            <w:pStyle w:val="af3"/>
            <w:numPr>
              <w:numId w:val="38"/>
            </w:numPr>
            <w:spacing w:line="360" w:lineRule="auto"/>
            <w:ind w:left="420" w:firstLineChars="0" w:hanging="420"/>
          </w:pPr>
        </w:pPrChange>
      </w:pPr>
      <w:del w:id="9219" w:author="Happy" w:date="2018-08-20T18:39:00Z">
        <w:r w:rsidDel="009E1FA8">
          <w:rPr>
            <w:rFonts w:hint="eastAsia"/>
          </w:rPr>
          <w:delText>用餐人信息：显示用餐人姓名、性别、电话。没有用餐人信息时，显示为“无”</w:delText>
        </w:r>
      </w:del>
    </w:p>
    <w:p w14:paraId="2F82E875" w14:textId="77777777" w:rsidR="00F42C03" w:rsidDel="009E1FA8" w:rsidRDefault="00F42C03">
      <w:pPr>
        <w:rPr>
          <w:del w:id="9220" w:author="Happy" w:date="2018-08-20T18:39:00Z"/>
        </w:rPr>
        <w:pPrChange w:id="9221" w:author="Happy" w:date="2018-08-20T18:39:00Z">
          <w:pPr>
            <w:pStyle w:val="af3"/>
            <w:numPr>
              <w:numId w:val="38"/>
            </w:numPr>
            <w:spacing w:line="360" w:lineRule="auto"/>
            <w:ind w:left="420" w:firstLineChars="0" w:hanging="420"/>
          </w:pPr>
        </w:pPrChange>
      </w:pPr>
      <w:del w:id="9222" w:author="Happy" w:date="2018-08-20T18:39:00Z">
        <w:r w:rsidDel="009E1FA8">
          <w:rPr>
            <w:rFonts w:hint="eastAsia"/>
          </w:rPr>
          <w:delText>订单号：支付完成，系统自动生成订单号。</w:delText>
        </w:r>
      </w:del>
    </w:p>
    <w:p w14:paraId="4C1CAE8A" w14:textId="77777777" w:rsidR="00F42C03" w:rsidDel="009E1FA8" w:rsidRDefault="00F42C03">
      <w:pPr>
        <w:rPr>
          <w:del w:id="9223" w:author="Happy" w:date="2018-08-20T18:39:00Z"/>
        </w:rPr>
        <w:pPrChange w:id="9224" w:author="Happy" w:date="2018-08-20T18:39:00Z">
          <w:pPr>
            <w:pStyle w:val="af3"/>
            <w:numPr>
              <w:numId w:val="38"/>
            </w:numPr>
            <w:spacing w:line="360" w:lineRule="auto"/>
            <w:ind w:left="420" w:firstLineChars="0" w:hanging="420"/>
          </w:pPr>
        </w:pPrChange>
      </w:pPr>
      <w:del w:id="9225" w:author="Happy" w:date="2018-08-20T18:39:00Z">
        <w:r w:rsidDel="009E1FA8">
          <w:rPr>
            <w:rFonts w:hint="eastAsia"/>
          </w:rPr>
          <w:delText>买单信息：包含买单时间及操作人。</w:delText>
        </w:r>
      </w:del>
    </w:p>
    <w:p w14:paraId="0360BC67" w14:textId="77777777" w:rsidR="00F42C03" w:rsidDel="009E1FA8" w:rsidRDefault="00F42C03">
      <w:pPr>
        <w:rPr>
          <w:del w:id="9226" w:author="Happy" w:date="2018-08-20T18:39:00Z"/>
        </w:rPr>
        <w:pPrChange w:id="9227" w:author="Happy" w:date="2018-08-20T18:39:00Z">
          <w:pPr>
            <w:pStyle w:val="af3"/>
            <w:numPr>
              <w:numId w:val="38"/>
            </w:numPr>
            <w:spacing w:line="360" w:lineRule="auto"/>
            <w:ind w:left="420" w:firstLineChars="0" w:hanging="420"/>
          </w:pPr>
        </w:pPrChange>
      </w:pPr>
      <w:del w:id="9228" w:author="Happy" w:date="2018-08-20T18:39:00Z">
        <w:r w:rsidDel="009E1FA8">
          <w:rPr>
            <w:rFonts w:hint="eastAsia"/>
          </w:rPr>
          <w:delText>取餐信息：如果有取餐码，则对应的需要有取餐信息，包含取餐时间及操作人。</w:delText>
        </w:r>
      </w:del>
    </w:p>
    <w:p w14:paraId="31286DD9" w14:textId="77777777" w:rsidR="00F42C03" w:rsidDel="009E1FA8" w:rsidRDefault="00F42C03">
      <w:pPr>
        <w:rPr>
          <w:del w:id="9229" w:author="Happy" w:date="2018-08-20T18:39:00Z"/>
        </w:rPr>
        <w:pPrChange w:id="9230" w:author="Happy" w:date="2018-08-20T18:39:00Z">
          <w:pPr>
            <w:pStyle w:val="af3"/>
            <w:numPr>
              <w:numId w:val="38"/>
            </w:numPr>
            <w:spacing w:line="360" w:lineRule="auto"/>
            <w:ind w:left="420" w:firstLineChars="0" w:hanging="420"/>
          </w:pPr>
        </w:pPrChange>
      </w:pPr>
      <w:del w:id="9231" w:author="Happy" w:date="2018-08-20T18:39:00Z">
        <w:r w:rsidDel="009E1FA8">
          <w:rPr>
            <w:rFonts w:hint="eastAsia"/>
          </w:rPr>
          <w:delText>如果有退菜信息，则关联退菜订单，具体展示信息（见</w:delText>
        </w:r>
      </w:del>
      <w:ins w:id="9232" w:author="xiaohou" w:date="2016-09-01T10:58:00Z">
        <w:del w:id="9233" w:author="Happy" w:date="2018-08-20T18:39:00Z">
          <w:r w:rsidR="00215DF0" w:rsidDel="009E1FA8">
            <w:rPr>
              <w:rFonts w:hint="eastAsia"/>
            </w:rPr>
            <w:delText>4.4.8</w:delText>
          </w:r>
        </w:del>
      </w:ins>
      <w:del w:id="9234" w:author="Happy" w:date="2018-08-20T18:39:00Z">
        <w:r w:rsidDel="009E1FA8">
          <w:rPr>
            <w:rFonts w:hint="eastAsia"/>
          </w:rPr>
          <w:delText>）</w:delText>
        </w:r>
      </w:del>
    </w:p>
    <w:p w14:paraId="770ADAAC" w14:textId="77777777" w:rsidR="00F42C03" w:rsidDel="009E1FA8" w:rsidRDefault="00F42C03">
      <w:pPr>
        <w:rPr>
          <w:del w:id="9235" w:author="Happy" w:date="2018-08-20T18:39:00Z"/>
        </w:rPr>
        <w:pPrChange w:id="9236" w:author="Happy" w:date="2018-08-20T18:39:00Z">
          <w:pPr>
            <w:pStyle w:val="4"/>
            <w:spacing w:line="360" w:lineRule="auto"/>
          </w:pPr>
        </w:pPrChange>
      </w:pPr>
      <w:del w:id="9237" w:author="Happy" w:date="2018-08-20T18:39:00Z">
        <w:r w:rsidDel="009E1FA8">
          <w:rPr>
            <w:rFonts w:hint="eastAsia"/>
          </w:rPr>
          <w:delText>出入口</w:delText>
        </w:r>
      </w:del>
    </w:p>
    <w:p w14:paraId="7673E534" w14:textId="77777777" w:rsidR="00F42C03" w:rsidDel="009E1FA8" w:rsidRDefault="00F42C03">
      <w:pPr>
        <w:rPr>
          <w:del w:id="9238" w:author="Happy" w:date="2018-08-20T18:39:00Z"/>
        </w:rPr>
        <w:pPrChange w:id="9239" w:author="Happy" w:date="2018-08-20T18:39:00Z">
          <w:pPr>
            <w:pStyle w:val="af3"/>
            <w:numPr>
              <w:numId w:val="118"/>
            </w:numPr>
            <w:spacing w:line="360" w:lineRule="auto"/>
            <w:ind w:left="420" w:firstLineChars="0" w:hanging="420"/>
          </w:pPr>
        </w:pPrChange>
      </w:pPr>
      <w:del w:id="9240" w:author="Happy" w:date="2018-08-20T18:39:00Z">
        <w:r w:rsidDel="009E1FA8">
          <w:rPr>
            <w:rFonts w:hint="eastAsia"/>
          </w:rPr>
          <w:delText>出口：查单或退菜</w:delText>
        </w:r>
      </w:del>
    </w:p>
    <w:p w14:paraId="572CEB4F" w14:textId="77777777" w:rsidR="00F42C03" w:rsidDel="009E1FA8" w:rsidRDefault="00F42C03">
      <w:pPr>
        <w:rPr>
          <w:del w:id="9241" w:author="Happy" w:date="2018-08-20T18:39:00Z"/>
        </w:rPr>
        <w:pPrChange w:id="9242" w:author="Happy" w:date="2018-08-20T18:39:00Z">
          <w:pPr>
            <w:pStyle w:val="af3"/>
            <w:numPr>
              <w:numId w:val="118"/>
            </w:numPr>
            <w:spacing w:line="360" w:lineRule="auto"/>
            <w:ind w:left="420" w:firstLineChars="0" w:hanging="420"/>
          </w:pPr>
        </w:pPrChange>
      </w:pPr>
      <w:del w:id="9243" w:author="Happy" w:date="2018-08-20T18:39:00Z">
        <w:r w:rsidDel="009E1FA8">
          <w:rPr>
            <w:rFonts w:hint="eastAsia"/>
          </w:rPr>
          <w:delText>入口：查单</w:delText>
        </w:r>
      </w:del>
    </w:p>
    <w:p w14:paraId="714C136F" w14:textId="77777777" w:rsidR="00F42C03" w:rsidDel="009E1FA8" w:rsidRDefault="00F42C03">
      <w:pPr>
        <w:rPr>
          <w:del w:id="9244" w:author="Happy" w:date="2018-08-20T18:39:00Z"/>
        </w:rPr>
        <w:pPrChange w:id="9245" w:author="Happy" w:date="2018-08-20T18:39:00Z">
          <w:pPr>
            <w:pStyle w:val="4"/>
            <w:spacing w:line="360" w:lineRule="auto"/>
          </w:pPr>
        </w:pPrChange>
      </w:pPr>
      <w:del w:id="9246" w:author="Happy" w:date="2018-08-20T18:39:00Z">
        <w:r w:rsidDel="009E1FA8">
          <w:rPr>
            <w:rFonts w:hint="eastAsia"/>
          </w:rPr>
          <w:delText>数据来源</w:delText>
        </w:r>
      </w:del>
    </w:p>
    <w:p w14:paraId="0E926C15" w14:textId="77777777" w:rsidR="00F42C03" w:rsidDel="009E1FA8" w:rsidRDefault="00F42C03">
      <w:pPr>
        <w:rPr>
          <w:del w:id="9247" w:author="Happy" w:date="2018-08-20T18:39:00Z"/>
        </w:rPr>
        <w:pPrChange w:id="9248" w:author="Happy" w:date="2018-08-20T18:39:00Z">
          <w:pPr>
            <w:pStyle w:val="af3"/>
            <w:numPr>
              <w:numId w:val="119"/>
            </w:numPr>
            <w:spacing w:line="360" w:lineRule="auto"/>
            <w:ind w:left="420" w:firstLineChars="0" w:hanging="420"/>
          </w:pPr>
        </w:pPrChange>
      </w:pPr>
      <w:del w:id="9249" w:author="Happy" w:date="2018-08-20T18:39:00Z">
        <w:r w:rsidDel="009E1FA8">
          <w:rPr>
            <w:rFonts w:hint="eastAsia"/>
          </w:rPr>
          <w:delText>订单基本信息、菜品信息从服务器端获取</w:delText>
        </w:r>
      </w:del>
    </w:p>
    <w:p w14:paraId="224924B1" w14:textId="77777777" w:rsidR="00F42C03" w:rsidDel="009E1FA8" w:rsidRDefault="00F42C03">
      <w:pPr>
        <w:rPr>
          <w:del w:id="9250" w:author="Happy" w:date="2018-08-20T18:39:00Z"/>
        </w:rPr>
        <w:pPrChange w:id="9251" w:author="Happy" w:date="2018-08-20T18:39:00Z">
          <w:pPr>
            <w:pStyle w:val="4"/>
            <w:spacing w:line="360" w:lineRule="auto"/>
          </w:pPr>
        </w:pPrChange>
      </w:pPr>
      <w:del w:id="9252" w:author="Happy" w:date="2018-08-20T18:39:00Z">
        <w:r w:rsidDel="009E1FA8">
          <w:rPr>
            <w:rFonts w:hint="eastAsia"/>
          </w:rPr>
          <w:delText>操作规则</w:delText>
        </w:r>
      </w:del>
    </w:p>
    <w:p w14:paraId="6B116394" w14:textId="77777777" w:rsidR="00F42C03" w:rsidDel="009E1FA8" w:rsidRDefault="00F42C03">
      <w:pPr>
        <w:rPr>
          <w:del w:id="9253" w:author="Happy" w:date="2018-08-20T18:39:00Z"/>
        </w:rPr>
        <w:pPrChange w:id="9254" w:author="Happy" w:date="2018-08-20T18:39:00Z">
          <w:pPr>
            <w:spacing w:line="360" w:lineRule="auto"/>
          </w:pPr>
        </w:pPrChange>
      </w:pPr>
      <w:del w:id="9255" w:author="Happy" w:date="2018-08-20T18:39:00Z">
        <w:r w:rsidDel="009E1FA8">
          <w:rPr>
            <w:rFonts w:hint="eastAsia"/>
          </w:rPr>
          <w:delText>当订单完成</w:delText>
        </w:r>
        <w:r w:rsidDel="009E1FA8">
          <w:rPr>
            <w:rFonts w:hint="eastAsia"/>
          </w:rPr>
          <w:delText>24</w:delText>
        </w:r>
        <w:r w:rsidDel="009E1FA8">
          <w:rPr>
            <w:rFonts w:hint="eastAsia"/>
          </w:rPr>
          <w:delText>小时之内，则会后“退菜”按钮，当订单完成超过</w:delText>
        </w:r>
        <w:r w:rsidDel="009E1FA8">
          <w:rPr>
            <w:rFonts w:hint="eastAsia"/>
          </w:rPr>
          <w:delText>24</w:delText>
        </w:r>
        <w:r w:rsidDel="009E1FA8">
          <w:rPr>
            <w:rFonts w:hint="eastAsia"/>
          </w:rPr>
          <w:delText>小时，则没有“退菜”按钮。</w:delText>
        </w:r>
      </w:del>
    </w:p>
    <w:p w14:paraId="15261755" w14:textId="77777777" w:rsidR="00F42C03" w:rsidDel="009E1FA8" w:rsidRDefault="00F42C03">
      <w:pPr>
        <w:rPr>
          <w:del w:id="9256" w:author="Happy" w:date="2018-08-20T18:39:00Z"/>
        </w:rPr>
        <w:pPrChange w:id="9257" w:author="Happy" w:date="2018-08-20T18:39:00Z">
          <w:pPr>
            <w:pStyle w:val="3"/>
            <w:spacing w:line="360" w:lineRule="auto"/>
          </w:pPr>
        </w:pPrChange>
      </w:pPr>
      <w:del w:id="9258" w:author="Happy" w:date="2018-08-20T18:39:00Z">
        <w:r w:rsidDel="009E1FA8">
          <w:rPr>
            <w:rFonts w:hint="eastAsia"/>
          </w:rPr>
          <w:delText>退菜</w:delText>
        </w:r>
      </w:del>
    </w:p>
    <w:p w14:paraId="7159E760" w14:textId="77777777" w:rsidR="00F42C03" w:rsidDel="009E1FA8" w:rsidRDefault="00F42C03">
      <w:pPr>
        <w:rPr>
          <w:del w:id="9259" w:author="Happy" w:date="2018-08-20T18:39:00Z"/>
        </w:rPr>
        <w:pPrChange w:id="9260" w:author="Happy" w:date="2018-08-20T18:39:00Z">
          <w:pPr>
            <w:spacing w:line="360" w:lineRule="auto"/>
          </w:pPr>
        </w:pPrChange>
      </w:pPr>
      <w:del w:id="9261" w:author="Happy" w:date="2018-08-20T18:39:00Z">
        <w:r w:rsidDel="009E1FA8">
          <w:delText>前结的退菜</w:delText>
        </w:r>
        <w:r w:rsidDel="009E1FA8">
          <w:rPr>
            <w:rFonts w:hint="eastAsia"/>
          </w:rPr>
          <w:delText>，</w:delText>
        </w:r>
        <w:r w:rsidDel="009E1FA8">
          <w:delText>都是在支付之后退菜</w:delText>
        </w:r>
        <w:r w:rsidDel="009E1FA8">
          <w:rPr>
            <w:rFonts w:hint="eastAsia"/>
          </w:rPr>
          <w:delText>，</w:delText>
        </w:r>
        <w:r w:rsidDel="009E1FA8">
          <w:delText>即退菜时需要退款</w:delText>
        </w:r>
        <w:r w:rsidDel="009E1FA8">
          <w:rPr>
            <w:rFonts w:hint="eastAsia"/>
          </w:rPr>
          <w:delText>，</w:delText>
        </w:r>
        <w:r w:rsidDel="009E1FA8">
          <w:delText>生成</w:delText>
        </w:r>
        <w:r w:rsidDel="009E1FA8">
          <w:rPr>
            <w:rFonts w:hint="eastAsia"/>
          </w:rPr>
          <w:delText>退货单同时根据退款方式退款。</w:delText>
        </w:r>
      </w:del>
    </w:p>
    <w:p w14:paraId="210E435D" w14:textId="77777777" w:rsidR="00F42C03" w:rsidDel="009E1FA8" w:rsidRDefault="00727D10">
      <w:pPr>
        <w:rPr>
          <w:del w:id="9262" w:author="Happy" w:date="2018-08-20T18:39:00Z"/>
        </w:rPr>
        <w:pPrChange w:id="9263" w:author="Happy" w:date="2018-08-20T18:39:00Z">
          <w:pPr>
            <w:spacing w:line="360" w:lineRule="auto"/>
          </w:pPr>
        </w:pPrChange>
      </w:pPr>
      <w:del w:id="9264" w:author="Happy" w:date="2018-08-20T18:39:00Z">
        <w:r w:rsidDel="009E1FA8">
          <w:rPr>
            <w:noProof/>
          </w:rPr>
          <w:drawing>
            <wp:inline distT="0" distB="0" distL="0" distR="0" wp14:anchorId="4B5540CF" wp14:editId="20A4257C">
              <wp:extent cx="5478780" cy="4169410"/>
              <wp:effectExtent l="19050" t="0" r="7620" b="0"/>
              <wp:docPr id="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7" cstate="print"/>
                      <a:srcRect/>
                      <a:stretch>
                        <a:fillRect/>
                      </a:stretch>
                    </pic:blipFill>
                    <pic:spPr bwMode="auto">
                      <a:xfrm>
                        <a:off x="0" y="0"/>
                        <a:ext cx="5478780" cy="4169410"/>
                      </a:xfrm>
                      <a:prstGeom prst="rect">
                        <a:avLst/>
                      </a:prstGeom>
                      <a:noFill/>
                      <a:ln w="9525">
                        <a:noFill/>
                        <a:miter lim="800000"/>
                        <a:headEnd/>
                        <a:tailEnd/>
                      </a:ln>
                    </pic:spPr>
                  </pic:pic>
                </a:graphicData>
              </a:graphic>
            </wp:inline>
          </w:drawing>
        </w:r>
      </w:del>
    </w:p>
    <w:p w14:paraId="3B3B196F" w14:textId="77777777" w:rsidR="00F42C03" w:rsidDel="009E1FA8" w:rsidRDefault="00F42C03">
      <w:pPr>
        <w:rPr>
          <w:del w:id="9265" w:author="Happy" w:date="2018-08-20T18:39:00Z"/>
        </w:rPr>
        <w:pPrChange w:id="9266" w:author="Happy" w:date="2018-08-20T18:39:00Z">
          <w:pPr>
            <w:pStyle w:val="4"/>
            <w:spacing w:line="360" w:lineRule="auto"/>
          </w:pPr>
        </w:pPrChange>
      </w:pPr>
      <w:del w:id="9267" w:author="Happy" w:date="2018-08-20T18:39:00Z">
        <w:r w:rsidDel="009E1FA8">
          <w:rPr>
            <w:rFonts w:hint="eastAsia"/>
          </w:rPr>
          <w:delText>显示内容</w:delText>
        </w:r>
      </w:del>
    </w:p>
    <w:p w14:paraId="654B7836" w14:textId="77777777" w:rsidR="00F42C03" w:rsidDel="009E1FA8" w:rsidRDefault="00F42C03">
      <w:pPr>
        <w:rPr>
          <w:del w:id="9268" w:author="Happy" w:date="2018-08-20T18:39:00Z"/>
        </w:rPr>
        <w:pPrChange w:id="9269" w:author="Happy" w:date="2018-08-20T18:39:00Z">
          <w:pPr>
            <w:pStyle w:val="af3"/>
            <w:numPr>
              <w:numId w:val="119"/>
            </w:numPr>
            <w:spacing w:line="360" w:lineRule="auto"/>
            <w:ind w:left="420" w:firstLineChars="0" w:hanging="420"/>
          </w:pPr>
        </w:pPrChange>
      </w:pPr>
      <w:del w:id="9270" w:author="Happy" w:date="2018-08-20T18:39:00Z">
        <w:r w:rsidDel="009E1FA8">
          <w:rPr>
            <w:rFonts w:hint="eastAsia"/>
          </w:rPr>
          <w:delText>显示可退菜品名称及数量，默认数量都为买单时的数量。</w:delText>
        </w:r>
      </w:del>
    </w:p>
    <w:p w14:paraId="1B4F94FF" w14:textId="77777777" w:rsidR="00F42C03" w:rsidDel="009E1FA8" w:rsidRDefault="00F42C03">
      <w:pPr>
        <w:rPr>
          <w:del w:id="9271" w:author="Happy" w:date="2018-08-20T18:39:00Z"/>
        </w:rPr>
        <w:pPrChange w:id="9272" w:author="Happy" w:date="2018-08-20T18:39:00Z">
          <w:pPr>
            <w:pStyle w:val="af3"/>
            <w:numPr>
              <w:numId w:val="119"/>
            </w:numPr>
            <w:spacing w:line="360" w:lineRule="auto"/>
            <w:ind w:left="420" w:firstLineChars="0" w:hanging="420"/>
          </w:pPr>
        </w:pPrChange>
      </w:pPr>
      <w:del w:id="9273" w:author="Happy" w:date="2018-08-20T18:39:00Z">
        <w:r w:rsidDel="009E1FA8">
          <w:rPr>
            <w:rFonts w:hint="eastAsia"/>
          </w:rPr>
          <w:delText>其中套餐和按照称重的菜品只能整份退菜。</w:delText>
        </w:r>
      </w:del>
    </w:p>
    <w:p w14:paraId="5713CB42" w14:textId="77777777" w:rsidR="00F42C03" w:rsidDel="009E1FA8" w:rsidRDefault="00F42C03">
      <w:pPr>
        <w:rPr>
          <w:del w:id="9274" w:author="Happy" w:date="2018-08-20T18:39:00Z"/>
        </w:rPr>
        <w:pPrChange w:id="9275" w:author="Happy" w:date="2018-08-20T18:39:00Z">
          <w:pPr>
            <w:pStyle w:val="af3"/>
            <w:numPr>
              <w:numId w:val="119"/>
            </w:numPr>
            <w:spacing w:line="360" w:lineRule="auto"/>
            <w:ind w:left="420" w:firstLineChars="0" w:hanging="420"/>
          </w:pPr>
        </w:pPrChange>
      </w:pPr>
      <w:del w:id="9276" w:author="Happy" w:date="2018-08-20T18:39:00Z">
        <w:r w:rsidDel="009E1FA8">
          <w:rPr>
            <w:rFonts w:hint="eastAsia"/>
          </w:rPr>
          <w:delText>退菜原因</w:delText>
        </w:r>
      </w:del>
    </w:p>
    <w:p w14:paraId="2D698DE7" w14:textId="77777777" w:rsidR="00F42C03" w:rsidDel="009E1FA8" w:rsidRDefault="00F42C03">
      <w:pPr>
        <w:rPr>
          <w:del w:id="9277" w:author="Happy" w:date="2018-08-20T18:39:00Z"/>
        </w:rPr>
        <w:pPrChange w:id="9278" w:author="Happy" w:date="2018-08-20T18:39:00Z">
          <w:pPr>
            <w:pStyle w:val="af3"/>
            <w:numPr>
              <w:numId w:val="119"/>
            </w:numPr>
            <w:spacing w:line="360" w:lineRule="auto"/>
            <w:ind w:left="420" w:firstLineChars="0" w:hanging="420"/>
          </w:pPr>
        </w:pPrChange>
      </w:pPr>
      <w:del w:id="9279" w:author="Happy" w:date="2018-08-20T18:39:00Z">
        <w:r w:rsidDel="009E1FA8">
          <w:rPr>
            <w:rFonts w:hint="eastAsia"/>
          </w:rPr>
          <w:delText>退菜金额：系统提供的退款金额（购买时的菜品原价金额，如果是会员价购买，则退回时按照会员价金额）。</w:delText>
        </w:r>
      </w:del>
    </w:p>
    <w:p w14:paraId="4575921C" w14:textId="77777777" w:rsidR="00F42C03" w:rsidDel="009E1FA8" w:rsidRDefault="00F42C03">
      <w:pPr>
        <w:rPr>
          <w:del w:id="9280" w:author="Happy" w:date="2018-08-20T18:39:00Z"/>
        </w:rPr>
        <w:pPrChange w:id="9281" w:author="Happy" w:date="2018-08-20T18:39:00Z">
          <w:pPr>
            <w:pStyle w:val="af3"/>
            <w:numPr>
              <w:numId w:val="119"/>
            </w:numPr>
            <w:spacing w:line="360" w:lineRule="auto"/>
            <w:ind w:left="420" w:firstLineChars="0" w:hanging="420"/>
          </w:pPr>
        </w:pPrChange>
      </w:pPr>
      <w:del w:id="9282" w:author="Happy" w:date="2018-08-20T18:39:00Z">
        <w:r w:rsidDel="009E1FA8">
          <w:rPr>
            <w:rFonts w:hint="eastAsia"/>
          </w:rPr>
          <w:delText>退菜方式</w:delText>
        </w:r>
      </w:del>
    </w:p>
    <w:p w14:paraId="4A73290B" w14:textId="77777777" w:rsidR="00F42C03" w:rsidDel="009E1FA8" w:rsidRDefault="00F42C03">
      <w:pPr>
        <w:rPr>
          <w:del w:id="9283" w:author="Happy" w:date="2018-08-20T18:39:00Z"/>
        </w:rPr>
        <w:pPrChange w:id="9284" w:author="Happy" w:date="2018-08-20T18:39:00Z">
          <w:pPr>
            <w:pStyle w:val="4"/>
            <w:spacing w:line="360" w:lineRule="auto"/>
          </w:pPr>
        </w:pPrChange>
      </w:pPr>
      <w:del w:id="9285" w:author="Happy" w:date="2018-08-20T18:39:00Z">
        <w:r w:rsidDel="009E1FA8">
          <w:rPr>
            <w:rFonts w:hint="eastAsia"/>
          </w:rPr>
          <w:delText>出入口</w:delText>
        </w:r>
      </w:del>
    </w:p>
    <w:p w14:paraId="3EFA61EA" w14:textId="77777777" w:rsidR="00F42C03" w:rsidDel="009E1FA8" w:rsidRDefault="00F42C03">
      <w:pPr>
        <w:rPr>
          <w:del w:id="9286" w:author="Happy" w:date="2018-08-20T18:39:00Z"/>
        </w:rPr>
        <w:pPrChange w:id="9287" w:author="Happy" w:date="2018-08-20T18:39:00Z">
          <w:pPr>
            <w:pStyle w:val="af3"/>
            <w:numPr>
              <w:numId w:val="120"/>
            </w:numPr>
            <w:spacing w:line="360" w:lineRule="auto"/>
            <w:ind w:left="420" w:firstLineChars="0" w:hanging="420"/>
          </w:pPr>
        </w:pPrChange>
      </w:pPr>
      <w:del w:id="9288" w:author="Happy" w:date="2018-08-20T18:39:00Z">
        <w:r w:rsidDel="009E1FA8">
          <w:rPr>
            <w:rFonts w:hint="eastAsia"/>
          </w:rPr>
          <w:delText>出口：订单详情</w:delText>
        </w:r>
      </w:del>
    </w:p>
    <w:p w14:paraId="268B1C76" w14:textId="77777777" w:rsidR="00F42C03" w:rsidDel="009E1FA8" w:rsidRDefault="00F42C03">
      <w:pPr>
        <w:rPr>
          <w:del w:id="9289" w:author="Happy" w:date="2018-08-20T18:39:00Z"/>
        </w:rPr>
        <w:pPrChange w:id="9290" w:author="Happy" w:date="2018-08-20T18:39:00Z">
          <w:pPr>
            <w:pStyle w:val="af3"/>
            <w:numPr>
              <w:numId w:val="120"/>
            </w:numPr>
            <w:spacing w:line="360" w:lineRule="auto"/>
            <w:ind w:left="420" w:firstLineChars="0" w:hanging="420"/>
          </w:pPr>
        </w:pPrChange>
      </w:pPr>
      <w:del w:id="9291" w:author="Happy" w:date="2018-08-20T18:39:00Z">
        <w:r w:rsidDel="009E1FA8">
          <w:rPr>
            <w:rFonts w:hint="eastAsia"/>
          </w:rPr>
          <w:delText>入口：订单详情</w:delText>
        </w:r>
      </w:del>
    </w:p>
    <w:p w14:paraId="41CF9529" w14:textId="77777777" w:rsidR="00F42C03" w:rsidDel="009E1FA8" w:rsidRDefault="00F42C03">
      <w:pPr>
        <w:rPr>
          <w:del w:id="9292" w:author="Happy" w:date="2018-08-20T18:39:00Z"/>
        </w:rPr>
        <w:pPrChange w:id="9293" w:author="Happy" w:date="2018-08-20T18:39:00Z">
          <w:pPr>
            <w:pStyle w:val="4"/>
            <w:spacing w:line="360" w:lineRule="auto"/>
          </w:pPr>
        </w:pPrChange>
      </w:pPr>
      <w:del w:id="9294" w:author="Happy" w:date="2018-08-20T18:39:00Z">
        <w:r w:rsidDel="009E1FA8">
          <w:rPr>
            <w:rFonts w:hint="eastAsia"/>
          </w:rPr>
          <w:delText>数据来源</w:delText>
        </w:r>
      </w:del>
    </w:p>
    <w:p w14:paraId="539A2BDF" w14:textId="77777777" w:rsidR="00F42C03" w:rsidDel="009E1FA8" w:rsidRDefault="00F42C03">
      <w:pPr>
        <w:rPr>
          <w:del w:id="9295" w:author="Happy" w:date="2018-08-20T18:39:00Z"/>
        </w:rPr>
        <w:pPrChange w:id="9296" w:author="Happy" w:date="2018-08-20T18:39:00Z">
          <w:pPr>
            <w:spacing w:line="360" w:lineRule="auto"/>
          </w:pPr>
        </w:pPrChange>
      </w:pPr>
      <w:del w:id="9297" w:author="Happy" w:date="2018-08-20T18:39:00Z">
        <w:r w:rsidDel="009E1FA8">
          <w:rPr>
            <w:rFonts w:hint="eastAsia"/>
          </w:rPr>
          <w:delText>菜品信息、退菜原因、退菜金额、退款方式从服务器端获取</w:delText>
        </w:r>
      </w:del>
    </w:p>
    <w:p w14:paraId="5C91EC04" w14:textId="77777777" w:rsidR="00F42C03" w:rsidDel="009E1FA8" w:rsidRDefault="00F42C03">
      <w:pPr>
        <w:rPr>
          <w:del w:id="9298" w:author="Happy" w:date="2018-08-20T18:39:00Z"/>
        </w:rPr>
        <w:pPrChange w:id="9299" w:author="Happy" w:date="2018-08-20T18:39:00Z">
          <w:pPr>
            <w:pStyle w:val="4"/>
            <w:spacing w:line="360" w:lineRule="auto"/>
          </w:pPr>
        </w:pPrChange>
      </w:pPr>
      <w:del w:id="9300" w:author="Happy" w:date="2018-08-20T18:39:00Z">
        <w:r w:rsidDel="009E1FA8">
          <w:rPr>
            <w:rFonts w:hint="eastAsia"/>
          </w:rPr>
          <w:delText>输入项</w:delText>
        </w:r>
      </w:del>
    </w:p>
    <w:p w14:paraId="651845C5" w14:textId="77777777" w:rsidR="00F42C03" w:rsidDel="009E1FA8" w:rsidRDefault="00F42C03">
      <w:pPr>
        <w:rPr>
          <w:del w:id="9301" w:author="Happy" w:date="2018-08-20T18:39:00Z"/>
        </w:rPr>
        <w:pPrChange w:id="9302" w:author="Happy" w:date="2018-08-20T18:39:00Z">
          <w:pPr>
            <w:spacing w:line="360" w:lineRule="auto"/>
          </w:pPr>
        </w:pPrChange>
      </w:pPr>
      <w:del w:id="9303" w:author="Happy" w:date="2018-08-20T18:39:00Z">
        <w:r w:rsidDel="009E1FA8">
          <w:rPr>
            <w:rFonts w:hint="eastAsia"/>
          </w:rPr>
          <w:delText>菜品数量：可以通过加减号来改变，也可以直接点击输入框，直接改数量。</w:delText>
        </w:r>
      </w:del>
    </w:p>
    <w:p w14:paraId="6F397B1E" w14:textId="77777777" w:rsidR="00F42C03" w:rsidDel="009E1FA8" w:rsidRDefault="00F42C03">
      <w:pPr>
        <w:rPr>
          <w:del w:id="9304" w:author="Happy" w:date="2018-08-20T18:39:00Z"/>
        </w:rPr>
        <w:pPrChange w:id="9305" w:author="Happy" w:date="2018-08-20T18:39:00Z">
          <w:pPr>
            <w:spacing w:line="360" w:lineRule="auto"/>
          </w:pPr>
        </w:pPrChange>
      </w:pPr>
      <w:del w:id="9306" w:author="Happy" w:date="2018-08-20T18:39:00Z">
        <w:r w:rsidDel="009E1FA8">
          <w:rPr>
            <w:rFonts w:hint="eastAsia"/>
          </w:rPr>
          <w:delText>退菜金额：输入框，数字。可以自行填写退菜金额。</w:delText>
        </w:r>
      </w:del>
    </w:p>
    <w:p w14:paraId="0B3524F7" w14:textId="77777777" w:rsidR="00F42C03" w:rsidDel="009E1FA8" w:rsidRDefault="00F42C03">
      <w:pPr>
        <w:rPr>
          <w:del w:id="9307" w:author="Happy" w:date="2018-08-20T18:39:00Z"/>
        </w:rPr>
        <w:pPrChange w:id="9308" w:author="Happy" w:date="2018-08-20T18:39:00Z">
          <w:pPr>
            <w:pStyle w:val="4"/>
            <w:spacing w:line="360" w:lineRule="auto"/>
          </w:pPr>
        </w:pPrChange>
      </w:pPr>
      <w:del w:id="9309" w:author="Happy" w:date="2018-08-20T18:39:00Z">
        <w:r w:rsidDel="009E1FA8">
          <w:rPr>
            <w:rFonts w:hint="eastAsia"/>
          </w:rPr>
          <w:delText>操作规则</w:delText>
        </w:r>
      </w:del>
    </w:p>
    <w:p w14:paraId="10D7BCF9" w14:textId="77777777" w:rsidR="00F42C03" w:rsidDel="009E1FA8" w:rsidRDefault="00F42C03">
      <w:pPr>
        <w:rPr>
          <w:del w:id="9310" w:author="Happy" w:date="2018-08-20T18:39:00Z"/>
        </w:rPr>
        <w:pPrChange w:id="9311" w:author="Happy" w:date="2018-08-20T18:39:00Z">
          <w:pPr>
            <w:pStyle w:val="af3"/>
            <w:numPr>
              <w:numId w:val="121"/>
            </w:numPr>
            <w:spacing w:line="360" w:lineRule="auto"/>
            <w:ind w:left="420" w:firstLineChars="0" w:hanging="420"/>
          </w:pPr>
        </w:pPrChange>
      </w:pPr>
      <w:del w:id="9312" w:author="Happy" w:date="2018-08-20T18:39:00Z">
        <w:r w:rsidDel="009E1FA8">
          <w:rPr>
            <w:rFonts w:hint="eastAsia"/>
          </w:rPr>
          <w:delText>通过勾选复选框，开选择需要退菜的菜品。</w:delText>
        </w:r>
      </w:del>
    </w:p>
    <w:p w14:paraId="3F795A7F" w14:textId="77777777" w:rsidR="00F42C03" w:rsidDel="009E1FA8" w:rsidRDefault="00F42C03">
      <w:pPr>
        <w:rPr>
          <w:del w:id="9313" w:author="Happy" w:date="2018-08-20T18:39:00Z"/>
        </w:rPr>
        <w:pPrChange w:id="9314" w:author="Happy" w:date="2018-08-20T18:39:00Z">
          <w:pPr>
            <w:pStyle w:val="af3"/>
            <w:numPr>
              <w:numId w:val="121"/>
            </w:numPr>
            <w:spacing w:line="360" w:lineRule="auto"/>
            <w:ind w:left="420" w:firstLineChars="0" w:hanging="420"/>
          </w:pPr>
        </w:pPrChange>
      </w:pPr>
      <w:del w:id="9315" w:author="Happy" w:date="2018-08-20T18:39:00Z">
        <w:r w:rsidDel="009E1FA8">
          <w:rPr>
            <w:rFonts w:hint="eastAsia"/>
          </w:rPr>
          <w:delText>菜品数量默认为购买的数量，“</w:delText>
        </w:r>
        <w:r w:rsidDel="009E1FA8">
          <w:rPr>
            <w:rFonts w:hint="eastAsia"/>
          </w:rPr>
          <w:delText>+</w:delText>
        </w:r>
        <w:r w:rsidDel="009E1FA8">
          <w:rPr>
            <w:rFonts w:hint="eastAsia"/>
          </w:rPr>
          <w:delText>”置灰。可以通过减号来改变数量，如果当数量小于购买数量时，则“</w:delText>
        </w:r>
        <w:r w:rsidDel="009E1FA8">
          <w:rPr>
            <w:rFonts w:hint="eastAsia"/>
          </w:rPr>
          <w:delText>+</w:delText>
        </w:r>
        <w:r w:rsidDel="009E1FA8">
          <w:rPr>
            <w:rFonts w:hint="eastAsia"/>
          </w:rPr>
          <w:delText>”可以操作。</w:delText>
        </w:r>
      </w:del>
    </w:p>
    <w:p w14:paraId="2D91A343" w14:textId="77777777" w:rsidR="00F42C03" w:rsidDel="009E1FA8" w:rsidRDefault="00F42C03">
      <w:pPr>
        <w:rPr>
          <w:del w:id="9316" w:author="Happy" w:date="2018-08-20T18:39:00Z"/>
        </w:rPr>
        <w:pPrChange w:id="9317" w:author="Happy" w:date="2018-08-20T18:39:00Z">
          <w:pPr>
            <w:pStyle w:val="af3"/>
            <w:numPr>
              <w:numId w:val="121"/>
            </w:numPr>
            <w:spacing w:line="360" w:lineRule="auto"/>
            <w:ind w:left="420" w:firstLineChars="0" w:hanging="420"/>
          </w:pPr>
        </w:pPrChange>
      </w:pPr>
      <w:del w:id="9318" w:author="Happy" w:date="2018-08-20T18:39:00Z">
        <w:r w:rsidDel="009E1FA8">
          <w:rPr>
            <w:rFonts w:hint="eastAsia"/>
          </w:rPr>
          <w:delText>勾选退菜原因（当前退菜订单里只能记录一个原因）</w:delText>
        </w:r>
      </w:del>
    </w:p>
    <w:p w14:paraId="4731151C" w14:textId="77777777" w:rsidR="00F42C03" w:rsidDel="009E1FA8" w:rsidRDefault="00F42C03">
      <w:pPr>
        <w:rPr>
          <w:del w:id="9319" w:author="Happy" w:date="2018-08-20T18:39:00Z"/>
        </w:rPr>
        <w:pPrChange w:id="9320" w:author="Happy" w:date="2018-08-20T18:39:00Z">
          <w:pPr>
            <w:pStyle w:val="af3"/>
            <w:numPr>
              <w:numId w:val="121"/>
            </w:numPr>
            <w:spacing w:line="360" w:lineRule="auto"/>
            <w:ind w:left="420" w:firstLineChars="0" w:hanging="420"/>
          </w:pPr>
        </w:pPrChange>
      </w:pPr>
      <w:del w:id="9321" w:author="Happy" w:date="2018-08-20T18:39:00Z">
        <w:r w:rsidDel="009E1FA8">
          <w:rPr>
            <w:rFonts w:hint="eastAsia"/>
          </w:rPr>
          <w:delText>默认退菜金额为购买时的金额，也可以自行修改（输入的退款金额不能大于当前订单的金额）。</w:delText>
        </w:r>
      </w:del>
    </w:p>
    <w:p w14:paraId="4103AFDC" w14:textId="77777777" w:rsidR="00F42C03" w:rsidDel="009E1FA8" w:rsidRDefault="00F42C03">
      <w:pPr>
        <w:rPr>
          <w:del w:id="9322" w:author="Happy" w:date="2018-08-20T18:39:00Z"/>
        </w:rPr>
        <w:pPrChange w:id="9323" w:author="Happy" w:date="2018-08-20T18:39:00Z">
          <w:pPr>
            <w:pStyle w:val="af3"/>
            <w:numPr>
              <w:numId w:val="121"/>
            </w:numPr>
            <w:spacing w:line="360" w:lineRule="auto"/>
            <w:ind w:left="420" w:firstLineChars="0" w:hanging="420"/>
          </w:pPr>
        </w:pPrChange>
      </w:pPr>
      <w:del w:id="9324" w:author="Happy" w:date="2018-08-20T18:39:00Z">
        <w:r w:rsidDel="009E1FA8">
          <w:rPr>
            <w:rFonts w:hint="eastAsia"/>
          </w:rPr>
          <w:delText>退款方式默认为按照支付方式退回，可以进行更改。</w:delText>
        </w:r>
      </w:del>
    </w:p>
    <w:p w14:paraId="457E58D9" w14:textId="77777777" w:rsidR="00F42C03" w:rsidDel="009E1FA8" w:rsidRDefault="00F42C03">
      <w:pPr>
        <w:rPr>
          <w:del w:id="9325" w:author="Happy" w:date="2018-08-20T18:39:00Z"/>
        </w:rPr>
        <w:pPrChange w:id="9326" w:author="Happy" w:date="2018-08-20T18:39:00Z">
          <w:pPr>
            <w:pStyle w:val="af3"/>
            <w:numPr>
              <w:numId w:val="121"/>
            </w:numPr>
            <w:spacing w:line="360" w:lineRule="auto"/>
            <w:ind w:left="420" w:firstLineChars="0" w:hanging="420"/>
          </w:pPr>
        </w:pPrChange>
      </w:pPr>
      <w:del w:id="9327" w:author="Happy" w:date="2018-08-20T18:39:00Z">
        <w:r w:rsidDel="009E1FA8">
          <w:rPr>
            <w:rFonts w:hint="eastAsia"/>
          </w:rPr>
          <w:delText>点击【确定】，则退款单生成，退款进度（参考</w:delText>
        </w:r>
      </w:del>
      <w:ins w:id="9328" w:author="xiaohou" w:date="2016-09-01T10:58:00Z">
        <w:del w:id="9329" w:author="Happy" w:date="2018-08-20T18:39:00Z">
          <w:r w:rsidR="0091597E" w:rsidDel="009E1FA8">
            <w:rPr>
              <w:rFonts w:hint="eastAsia"/>
            </w:rPr>
            <w:delText>4.4.8</w:delText>
          </w:r>
        </w:del>
      </w:ins>
      <w:del w:id="9330" w:author="Happy" w:date="2018-08-20T18:39:00Z">
        <w:r w:rsidDel="009E1FA8">
          <w:rPr>
            <w:rFonts w:hint="eastAsia"/>
          </w:rPr>
          <w:delText>）。</w:delText>
        </w:r>
      </w:del>
    </w:p>
    <w:p w14:paraId="1B235314" w14:textId="77777777" w:rsidR="00F42C03" w:rsidDel="009E1FA8" w:rsidRDefault="00F42C03">
      <w:pPr>
        <w:rPr>
          <w:del w:id="9331" w:author="Happy" w:date="2018-08-20T18:39:00Z"/>
        </w:rPr>
        <w:pPrChange w:id="9332" w:author="Happy" w:date="2018-08-20T18:39:00Z">
          <w:pPr>
            <w:pStyle w:val="4"/>
            <w:spacing w:line="360" w:lineRule="auto"/>
          </w:pPr>
        </w:pPrChange>
      </w:pPr>
      <w:del w:id="9333" w:author="Happy" w:date="2018-08-20T18:39:00Z">
        <w:r w:rsidDel="009E1FA8">
          <w:rPr>
            <w:rFonts w:hint="eastAsia"/>
          </w:rPr>
          <w:delText>提示语</w:delText>
        </w:r>
      </w:del>
    </w:p>
    <w:p w14:paraId="3536DC5D" w14:textId="77777777" w:rsidR="00F42C03" w:rsidDel="009E1FA8" w:rsidRDefault="00F42C03">
      <w:pPr>
        <w:rPr>
          <w:del w:id="9334" w:author="Happy" w:date="2018-08-20T18:39:00Z"/>
        </w:rPr>
        <w:pPrChange w:id="9335" w:author="Happy" w:date="2018-08-20T18:39:00Z">
          <w:pPr>
            <w:pStyle w:val="af3"/>
            <w:numPr>
              <w:numId w:val="122"/>
            </w:numPr>
            <w:spacing w:line="360" w:lineRule="auto"/>
            <w:ind w:left="420" w:firstLineChars="0" w:hanging="420"/>
          </w:pPr>
        </w:pPrChange>
      </w:pPr>
      <w:del w:id="9336" w:author="Happy" w:date="2018-08-20T18:39:00Z">
        <w:r w:rsidDel="009E1FA8">
          <w:rPr>
            <w:rFonts w:hint="eastAsia"/>
          </w:rPr>
          <w:delText>当网络正常，填写信息完整，点击确定时，则</w:delText>
        </w:r>
        <w:r w:rsidDel="009E1FA8">
          <w:rPr>
            <w:rFonts w:hint="eastAsia"/>
          </w:rPr>
          <w:delText>toast</w:delText>
        </w:r>
        <w:r w:rsidDel="009E1FA8">
          <w:rPr>
            <w:rFonts w:hint="eastAsia"/>
          </w:rPr>
          <w:delText>提示：</w:delText>
        </w:r>
        <w:r w:rsidDel="009E1FA8">
          <w:rPr>
            <w:rFonts w:hint="eastAsia"/>
          </w:rPr>
          <w:delText>**</w:delText>
        </w:r>
        <w:r w:rsidDel="009E1FA8">
          <w:rPr>
            <w:rFonts w:hint="eastAsia"/>
          </w:rPr>
          <w:delText>、</w:delText>
        </w:r>
        <w:r w:rsidDel="009E1FA8">
          <w:rPr>
            <w:rFonts w:hint="eastAsia"/>
          </w:rPr>
          <w:delText>**</w:delText>
        </w:r>
        <w:r w:rsidDel="009E1FA8">
          <w:rPr>
            <w:rFonts w:hint="eastAsia"/>
          </w:rPr>
          <w:delText>菜品退菜成功。</w:delText>
        </w:r>
      </w:del>
    </w:p>
    <w:p w14:paraId="14B0BB2C" w14:textId="77777777" w:rsidR="00F42C03" w:rsidDel="009E1FA8" w:rsidRDefault="00F42C03">
      <w:pPr>
        <w:rPr>
          <w:del w:id="9337" w:author="Happy" w:date="2018-08-20T18:39:00Z"/>
        </w:rPr>
        <w:pPrChange w:id="9338" w:author="Happy" w:date="2018-08-20T18:39:00Z">
          <w:pPr>
            <w:pStyle w:val="af3"/>
            <w:numPr>
              <w:numId w:val="122"/>
            </w:numPr>
            <w:spacing w:line="360" w:lineRule="auto"/>
            <w:ind w:left="420" w:firstLineChars="0" w:hanging="420"/>
          </w:pPr>
        </w:pPrChange>
      </w:pPr>
      <w:del w:id="9339" w:author="Happy" w:date="2018-08-20T18:39:00Z">
        <w:r w:rsidDel="009E1FA8">
          <w:rPr>
            <w:rFonts w:hint="eastAsia"/>
          </w:rPr>
          <w:delText>当网络不正常，点击确定时，则</w:delText>
        </w:r>
        <w:r w:rsidDel="009E1FA8">
          <w:rPr>
            <w:rFonts w:hint="eastAsia"/>
          </w:rPr>
          <w:delText>toast</w:delText>
        </w:r>
        <w:r w:rsidDel="009E1FA8">
          <w:rPr>
            <w:rFonts w:hint="eastAsia"/>
          </w:rPr>
          <w:delText>提示：</w:delText>
        </w:r>
        <w:r w:rsidDel="009E1FA8">
          <w:rPr>
            <w:rFonts w:hint="eastAsia"/>
          </w:rPr>
          <w:delText>**</w:delText>
        </w:r>
        <w:r w:rsidDel="009E1FA8">
          <w:rPr>
            <w:rFonts w:hint="eastAsia"/>
          </w:rPr>
          <w:delText>、</w:delText>
        </w:r>
        <w:r w:rsidDel="009E1FA8">
          <w:rPr>
            <w:rFonts w:hint="eastAsia"/>
          </w:rPr>
          <w:delText>**</w:delText>
        </w:r>
        <w:r w:rsidDel="009E1FA8">
          <w:rPr>
            <w:rFonts w:hint="eastAsia"/>
          </w:rPr>
          <w:delText>菜品退菜失败。</w:delText>
        </w:r>
      </w:del>
    </w:p>
    <w:p w14:paraId="5B09433A" w14:textId="77777777" w:rsidR="00F42C03" w:rsidDel="009E1FA8" w:rsidRDefault="00F42C03">
      <w:pPr>
        <w:rPr>
          <w:del w:id="9340" w:author="Happy" w:date="2018-08-20T18:39:00Z"/>
        </w:rPr>
        <w:pPrChange w:id="9341" w:author="Happy" w:date="2018-08-20T18:39:00Z">
          <w:pPr>
            <w:pStyle w:val="af3"/>
            <w:numPr>
              <w:numId w:val="122"/>
            </w:numPr>
            <w:spacing w:line="360" w:lineRule="auto"/>
            <w:ind w:left="420" w:firstLineChars="0" w:hanging="420"/>
          </w:pPr>
        </w:pPrChange>
      </w:pPr>
      <w:del w:id="9342" w:author="Happy" w:date="2018-08-20T18:39:00Z">
        <w:r w:rsidDel="009E1FA8">
          <w:rPr>
            <w:rFonts w:hint="eastAsia"/>
          </w:rPr>
          <w:delText>当对应的比如退菜菜品没有勾选，则</w:delText>
        </w:r>
        <w:r w:rsidDel="009E1FA8">
          <w:rPr>
            <w:rFonts w:hint="eastAsia"/>
          </w:rPr>
          <w:delText>toast</w:delText>
        </w:r>
        <w:r w:rsidDel="009E1FA8">
          <w:rPr>
            <w:rFonts w:hint="eastAsia"/>
          </w:rPr>
          <w:delText>提示：请选择要退菜品。</w:delText>
        </w:r>
      </w:del>
    </w:p>
    <w:p w14:paraId="0D64E369" w14:textId="77777777" w:rsidR="00F42C03" w:rsidDel="009E1FA8" w:rsidRDefault="00F42C03">
      <w:pPr>
        <w:rPr>
          <w:del w:id="9343" w:author="Happy" w:date="2018-08-20T18:39:00Z"/>
        </w:rPr>
        <w:pPrChange w:id="9344" w:author="Happy" w:date="2018-08-20T18:39:00Z">
          <w:pPr>
            <w:pStyle w:val="af3"/>
            <w:numPr>
              <w:numId w:val="122"/>
            </w:numPr>
            <w:spacing w:line="360" w:lineRule="auto"/>
            <w:ind w:left="420" w:firstLineChars="0" w:hanging="420"/>
          </w:pPr>
        </w:pPrChange>
      </w:pPr>
      <w:del w:id="9345" w:author="Happy" w:date="2018-08-20T18:39:00Z">
        <w:r w:rsidDel="009E1FA8">
          <w:rPr>
            <w:rFonts w:hint="eastAsia"/>
          </w:rPr>
          <w:delText>当对应的退菜原因没有勾选，则</w:delText>
        </w:r>
        <w:r w:rsidDel="009E1FA8">
          <w:rPr>
            <w:rFonts w:hint="eastAsia"/>
          </w:rPr>
          <w:delText>toast</w:delText>
        </w:r>
        <w:r w:rsidDel="009E1FA8">
          <w:rPr>
            <w:rFonts w:hint="eastAsia"/>
          </w:rPr>
          <w:delText>提示：请选择退菜原因。</w:delText>
        </w:r>
      </w:del>
    </w:p>
    <w:p w14:paraId="7274F6BA" w14:textId="77777777" w:rsidR="00F42C03" w:rsidDel="009E1FA8" w:rsidRDefault="00F42C03">
      <w:pPr>
        <w:rPr>
          <w:del w:id="9346" w:author="Happy" w:date="2018-08-20T18:39:00Z"/>
        </w:rPr>
        <w:pPrChange w:id="9347" w:author="Happy" w:date="2018-08-20T18:39:00Z">
          <w:pPr>
            <w:pStyle w:val="af3"/>
            <w:numPr>
              <w:numId w:val="122"/>
            </w:numPr>
            <w:spacing w:line="360" w:lineRule="auto"/>
            <w:ind w:left="420" w:firstLineChars="0" w:hanging="420"/>
          </w:pPr>
        </w:pPrChange>
      </w:pPr>
      <w:del w:id="9348" w:author="Happy" w:date="2018-08-20T18:39:00Z">
        <w:r w:rsidDel="009E1FA8">
          <w:rPr>
            <w:rFonts w:hint="eastAsia"/>
          </w:rPr>
          <w:delText>当选择了自定义退款金额，但是没有输入时，则</w:delText>
        </w:r>
        <w:r w:rsidDel="009E1FA8">
          <w:rPr>
            <w:rFonts w:hint="eastAsia"/>
          </w:rPr>
          <w:delText>toast</w:delText>
        </w:r>
        <w:r w:rsidDel="009E1FA8">
          <w:rPr>
            <w:rFonts w:hint="eastAsia"/>
          </w:rPr>
          <w:delText>提示：请填写退款金额。</w:delText>
        </w:r>
      </w:del>
    </w:p>
    <w:p w14:paraId="0C2A37A2" w14:textId="77777777" w:rsidR="003B1953" w:rsidDel="009E1FA8" w:rsidRDefault="003B1953">
      <w:pPr>
        <w:rPr>
          <w:ins w:id="9349" w:author="xiaohou" w:date="2016-09-01T10:31:00Z"/>
          <w:del w:id="9350" w:author="Happy" w:date="2018-08-20T18:39:00Z"/>
        </w:rPr>
      </w:pPr>
    </w:p>
    <w:p w14:paraId="4AA4F148" w14:textId="77777777" w:rsidR="00E9243E" w:rsidDel="009E1FA8" w:rsidRDefault="00E9243E">
      <w:pPr>
        <w:rPr>
          <w:ins w:id="9351" w:author="xiaohou" w:date="2016-09-21T10:45:00Z"/>
          <w:del w:id="9352" w:author="Happy" w:date="2018-08-20T18:39:00Z"/>
        </w:rPr>
        <w:pPrChange w:id="9353" w:author="Happy" w:date="2018-08-20T18:39:00Z">
          <w:pPr>
            <w:pStyle w:val="2"/>
            <w:spacing w:line="360" w:lineRule="auto"/>
          </w:pPr>
        </w:pPrChange>
      </w:pPr>
      <w:bookmarkStart w:id="9354" w:name="_Toc458758260"/>
      <w:ins w:id="9355" w:author="xiaohou" w:date="2016-09-21T10:45:00Z">
        <w:del w:id="9356" w:author="Happy" w:date="2018-08-20T18:39:00Z">
          <w:r w:rsidDel="009E1FA8">
            <w:rPr>
              <w:rFonts w:hint="eastAsia"/>
            </w:rPr>
            <w:delText>前结模式</w:delText>
          </w:r>
        </w:del>
      </w:ins>
      <w:bookmarkEnd w:id="9354"/>
      <w:ins w:id="9357" w:author="xiaohou" w:date="2016-09-21T11:22:00Z">
        <w:del w:id="9358" w:author="Happy" w:date="2018-08-20T18:39:00Z">
          <w:r w:rsidR="00BE4AF7" w:rsidDel="009E1FA8">
            <w:rPr>
              <w:rFonts w:hint="eastAsia"/>
            </w:rPr>
            <w:delText>（取餐号）</w:delText>
          </w:r>
        </w:del>
      </w:ins>
    </w:p>
    <w:p w14:paraId="34C9302C" w14:textId="77777777" w:rsidR="00E9243E" w:rsidDel="009E1FA8" w:rsidRDefault="00E9243E">
      <w:pPr>
        <w:rPr>
          <w:ins w:id="9359" w:author="xiaohou" w:date="2016-09-21T10:45:00Z"/>
          <w:del w:id="9360" w:author="Happy" w:date="2018-08-20T18:39:00Z"/>
        </w:rPr>
        <w:pPrChange w:id="9361" w:author="Happy" w:date="2018-08-20T18:39:00Z">
          <w:pPr>
            <w:spacing w:line="360" w:lineRule="auto"/>
          </w:pPr>
        </w:pPrChange>
      </w:pPr>
      <w:ins w:id="9362" w:author="xiaohou" w:date="2016-09-21T10:45:00Z">
        <w:del w:id="9363" w:author="Happy" w:date="2018-08-20T18:39:00Z">
          <w:r w:rsidDel="009E1FA8">
            <w:rPr>
              <w:rFonts w:hint="eastAsia"/>
            </w:rPr>
            <w:delText>对于前结，则在</w:delText>
          </w:r>
          <w:r w:rsidDel="009E1FA8">
            <w:rPr>
              <w:rFonts w:hint="eastAsia"/>
            </w:rPr>
            <w:delText>BP</w:delText>
          </w:r>
          <w:r w:rsidDel="009E1FA8">
            <w:rPr>
              <w:rFonts w:hint="eastAsia"/>
            </w:rPr>
            <w:delText>上或者</w:delText>
          </w:r>
          <w:r w:rsidDel="009E1FA8">
            <w:rPr>
              <w:rFonts w:hint="eastAsia"/>
            </w:rPr>
            <w:delText>CA</w:delText>
          </w:r>
          <w:r w:rsidDel="009E1FA8">
            <w:rPr>
              <w:rFonts w:hint="eastAsia"/>
            </w:rPr>
            <w:delText>上完成。前结有取餐号或者发桌卡两种模式。</w:delText>
          </w:r>
        </w:del>
      </w:ins>
    </w:p>
    <w:p w14:paraId="2549D9BC" w14:textId="77777777" w:rsidR="00E9243E" w:rsidDel="009E1FA8" w:rsidRDefault="00E9243E">
      <w:pPr>
        <w:rPr>
          <w:ins w:id="9364" w:author="xiaohou" w:date="2016-09-21T10:45:00Z"/>
          <w:del w:id="9365" w:author="Happy" w:date="2018-08-20T18:39:00Z"/>
        </w:rPr>
        <w:pPrChange w:id="9366" w:author="Happy" w:date="2018-08-20T18:39:00Z">
          <w:pPr>
            <w:pStyle w:val="af3"/>
            <w:numPr>
              <w:numId w:val="173"/>
            </w:numPr>
            <w:spacing w:line="360" w:lineRule="auto"/>
            <w:ind w:left="420" w:firstLineChars="0" w:hanging="420"/>
          </w:pPr>
        </w:pPrChange>
      </w:pPr>
      <w:ins w:id="9367" w:author="xiaohou" w:date="2016-09-21T10:45:00Z">
        <w:del w:id="9368" w:author="Happy" w:date="2018-08-20T18:39:00Z">
          <w:r w:rsidDel="009E1FA8">
            <w:rPr>
              <w:rFonts w:hint="eastAsia"/>
            </w:rPr>
            <w:delText>取餐号模式（主要是</w:delText>
          </w:r>
          <w:r w:rsidDel="009E1FA8">
            <w:rPr>
              <w:rFonts w:hint="eastAsia"/>
            </w:rPr>
            <w:delText>C</w:delText>
          </w:r>
          <w:r w:rsidDel="009E1FA8">
            <w:rPr>
              <w:rFonts w:hint="eastAsia"/>
            </w:rPr>
            <w:delText>端操作）：</w:delText>
          </w:r>
        </w:del>
      </w:ins>
    </w:p>
    <w:p w14:paraId="1D32BB4B" w14:textId="77777777" w:rsidR="00E9243E" w:rsidDel="009E1FA8" w:rsidRDefault="00E9243E">
      <w:pPr>
        <w:rPr>
          <w:ins w:id="9369" w:author="xiaohou" w:date="2016-09-21T10:45:00Z"/>
          <w:del w:id="9370" w:author="Happy" w:date="2018-08-20T18:39:00Z"/>
        </w:rPr>
        <w:pPrChange w:id="9371" w:author="Happy" w:date="2018-08-20T18:39:00Z">
          <w:pPr>
            <w:pStyle w:val="af3"/>
            <w:numPr>
              <w:numId w:val="177"/>
            </w:numPr>
            <w:spacing w:line="360" w:lineRule="auto"/>
            <w:ind w:left="840" w:firstLineChars="0" w:hanging="420"/>
          </w:pPr>
        </w:pPrChange>
      </w:pPr>
      <w:ins w:id="9372" w:author="xiaohou" w:date="2016-09-21T10:45:00Z">
        <w:del w:id="9373" w:author="Happy" w:date="2018-08-20T18:39:00Z">
          <w:r w:rsidDel="009E1FA8">
            <w:rPr>
              <w:rFonts w:hint="eastAsia"/>
            </w:rPr>
            <w:delText>CA</w:delText>
          </w:r>
          <w:r w:rsidDel="009E1FA8">
            <w:rPr>
              <w:rFonts w:hint="eastAsia"/>
            </w:rPr>
            <w:delText>端点菜支付完成。出现【</w:delText>
          </w:r>
        </w:del>
      </w:ins>
      <w:ins w:id="9374" w:author="xiaohou" w:date="2016-09-21T11:22:00Z">
        <w:del w:id="9375" w:author="Happy" w:date="2018-08-20T18:39:00Z">
          <w:r w:rsidR="004222EB" w:rsidDel="009E1FA8">
            <w:rPr>
              <w:rFonts w:hint="eastAsia"/>
            </w:rPr>
            <w:delText>扫一扫取餐</w:delText>
          </w:r>
        </w:del>
      </w:ins>
      <w:ins w:id="9376" w:author="xiaohou" w:date="2016-09-21T10:45:00Z">
        <w:del w:id="9377" w:author="Happy" w:date="2018-08-20T18:39:00Z">
          <w:r w:rsidDel="009E1FA8">
            <w:rPr>
              <w:rFonts w:hint="eastAsia"/>
            </w:rPr>
            <w:delText>】按钮。</w:delText>
          </w:r>
        </w:del>
      </w:ins>
    </w:p>
    <w:p w14:paraId="3E47F65A" w14:textId="77777777" w:rsidR="00E9243E" w:rsidDel="009E1FA8" w:rsidRDefault="00E9243E">
      <w:pPr>
        <w:rPr>
          <w:ins w:id="9378" w:author="xiaohou" w:date="2016-09-21T10:45:00Z"/>
          <w:del w:id="9379" w:author="Happy" w:date="2018-08-20T18:39:00Z"/>
        </w:rPr>
        <w:pPrChange w:id="9380" w:author="Happy" w:date="2018-08-20T18:39:00Z">
          <w:pPr>
            <w:pStyle w:val="af3"/>
            <w:numPr>
              <w:numId w:val="177"/>
            </w:numPr>
            <w:spacing w:line="360" w:lineRule="auto"/>
            <w:ind w:left="840" w:firstLineChars="0" w:hanging="420"/>
          </w:pPr>
        </w:pPrChange>
      </w:pPr>
      <w:ins w:id="9381" w:author="xiaohou" w:date="2016-09-21T10:45:00Z">
        <w:del w:id="9382" w:author="Happy" w:date="2018-08-20T18:39:00Z">
          <w:r w:rsidDel="009E1FA8">
            <w:rPr>
              <w:rFonts w:hint="eastAsia"/>
            </w:rPr>
            <w:delText>当用户到店后，点击【</w:delText>
          </w:r>
        </w:del>
      </w:ins>
      <w:ins w:id="9383" w:author="xiaohou" w:date="2016-09-21T11:22:00Z">
        <w:del w:id="9384" w:author="Happy" w:date="2018-08-20T18:39:00Z">
          <w:r w:rsidR="004222EB" w:rsidDel="009E1FA8">
            <w:rPr>
              <w:rFonts w:hint="eastAsia"/>
            </w:rPr>
            <w:delText>扫一扫</w:delText>
          </w:r>
        </w:del>
      </w:ins>
      <w:ins w:id="9385" w:author="xiaohou" w:date="2016-09-21T11:23:00Z">
        <w:del w:id="9386" w:author="Happy" w:date="2018-08-20T18:39:00Z">
          <w:r w:rsidR="004222EB" w:rsidDel="009E1FA8">
            <w:rPr>
              <w:rFonts w:hint="eastAsia"/>
            </w:rPr>
            <w:delText>取餐</w:delText>
          </w:r>
        </w:del>
      </w:ins>
      <w:ins w:id="9387" w:author="xiaohou" w:date="2016-09-21T10:45:00Z">
        <w:del w:id="9388" w:author="Happy" w:date="2018-08-20T18:39:00Z">
          <w:r w:rsidDel="009E1FA8">
            <w:rPr>
              <w:rFonts w:hint="eastAsia"/>
            </w:rPr>
            <w:delText>】按钮，则服务器生成取餐码，并在</w:delText>
          </w:r>
          <w:r w:rsidDel="009E1FA8">
            <w:rPr>
              <w:rFonts w:hint="eastAsia"/>
            </w:rPr>
            <w:delText>CA</w:delText>
          </w:r>
          <w:r w:rsidDel="009E1FA8">
            <w:rPr>
              <w:rFonts w:hint="eastAsia"/>
            </w:rPr>
            <w:delText>上显示此取餐号码。</w:delText>
          </w:r>
        </w:del>
      </w:ins>
    </w:p>
    <w:p w14:paraId="69C2A6D2" w14:textId="77777777" w:rsidR="00E9243E" w:rsidDel="009E1FA8" w:rsidRDefault="00E9243E">
      <w:pPr>
        <w:rPr>
          <w:ins w:id="9389" w:author="xiaohou" w:date="2016-09-21T10:45:00Z"/>
          <w:del w:id="9390" w:author="Happy" w:date="2018-08-20T18:39:00Z"/>
        </w:rPr>
        <w:pPrChange w:id="9391" w:author="Happy" w:date="2018-08-20T18:39:00Z">
          <w:pPr>
            <w:pStyle w:val="af3"/>
            <w:numPr>
              <w:numId w:val="177"/>
            </w:numPr>
            <w:spacing w:line="360" w:lineRule="auto"/>
            <w:ind w:left="840" w:firstLineChars="0" w:hanging="420"/>
          </w:pPr>
        </w:pPrChange>
      </w:pPr>
      <w:ins w:id="9392" w:author="xiaohou" w:date="2016-09-21T10:45:00Z">
        <w:del w:id="9393" w:author="Happy" w:date="2018-08-20T18:39:00Z">
          <w:r w:rsidDel="009E1FA8">
            <w:rPr>
              <w:rFonts w:hint="eastAsia"/>
            </w:rPr>
            <w:delText>同时系统将此单下到后厨，系统通知</w:delText>
          </w:r>
          <w:r w:rsidDel="009E1FA8">
            <w:rPr>
              <w:rFonts w:hint="eastAsia"/>
            </w:rPr>
            <w:delText>BP</w:delText>
          </w:r>
          <w:r w:rsidDel="009E1FA8">
            <w:rPr>
              <w:rFonts w:hint="eastAsia"/>
            </w:rPr>
            <w:delText>，触发打印机打印厨打单，传菜单。</w:delText>
          </w:r>
        </w:del>
      </w:ins>
    </w:p>
    <w:p w14:paraId="6B86B51B" w14:textId="77777777" w:rsidR="00E9243E" w:rsidDel="009E1FA8" w:rsidRDefault="00E9243E">
      <w:pPr>
        <w:rPr>
          <w:ins w:id="9394" w:author="xiaohou" w:date="2016-09-21T10:45:00Z"/>
          <w:del w:id="9395" w:author="Happy" w:date="2018-08-20T18:39:00Z"/>
        </w:rPr>
        <w:pPrChange w:id="9396" w:author="Happy" w:date="2018-08-20T18:39:00Z">
          <w:pPr>
            <w:pStyle w:val="af3"/>
            <w:numPr>
              <w:numId w:val="177"/>
            </w:numPr>
            <w:spacing w:line="360" w:lineRule="auto"/>
            <w:ind w:left="840" w:firstLineChars="0" w:hanging="420"/>
          </w:pPr>
        </w:pPrChange>
      </w:pPr>
      <w:ins w:id="9397" w:author="xiaohou" w:date="2016-09-21T10:45:00Z">
        <w:del w:id="9398" w:author="Happy" w:date="2018-08-20T18:39:00Z">
          <w:r w:rsidDel="009E1FA8">
            <w:rPr>
              <w:rFonts w:hint="eastAsia"/>
            </w:rPr>
            <w:delText>当后厨根据小票配置完菜品后，传菜人员会对应小票上的取餐号，并且点击“呼叫”按钮，语音系统进行呼叫。</w:delText>
          </w:r>
        </w:del>
      </w:ins>
    </w:p>
    <w:p w14:paraId="29DEBF73" w14:textId="77777777" w:rsidR="00E9243E" w:rsidDel="009E1FA8" w:rsidRDefault="00E9243E">
      <w:pPr>
        <w:rPr>
          <w:ins w:id="9399" w:author="xiaohou" w:date="2016-09-21T10:45:00Z"/>
          <w:del w:id="9400" w:author="Happy" w:date="2018-08-20T18:39:00Z"/>
        </w:rPr>
        <w:pPrChange w:id="9401" w:author="Happy" w:date="2018-08-20T18:39:00Z">
          <w:pPr>
            <w:pStyle w:val="af3"/>
            <w:numPr>
              <w:numId w:val="177"/>
            </w:numPr>
            <w:spacing w:line="360" w:lineRule="auto"/>
            <w:ind w:left="840" w:firstLineChars="0" w:hanging="420"/>
          </w:pPr>
        </w:pPrChange>
      </w:pPr>
      <w:ins w:id="9402" w:author="xiaohou" w:date="2016-09-21T10:45:00Z">
        <w:del w:id="9403" w:author="Happy" w:date="2018-08-20T18:39:00Z">
          <w:r w:rsidDel="009E1FA8">
            <w:rPr>
              <w:rFonts w:hint="eastAsia"/>
            </w:rPr>
            <w:delText>当客户到取餐口进行取餐时，会将手机上显示的取餐号展示给传菜员。</w:delText>
          </w:r>
        </w:del>
      </w:ins>
    </w:p>
    <w:p w14:paraId="61637551" w14:textId="77777777" w:rsidR="00E9243E" w:rsidDel="009E1FA8" w:rsidRDefault="00E9243E">
      <w:pPr>
        <w:rPr>
          <w:ins w:id="9404" w:author="xiaohou" w:date="2016-09-21T10:45:00Z"/>
          <w:del w:id="9405" w:author="Happy" w:date="2018-08-20T18:39:00Z"/>
        </w:rPr>
        <w:pPrChange w:id="9406" w:author="Happy" w:date="2018-08-20T18:39:00Z">
          <w:pPr>
            <w:pStyle w:val="af3"/>
            <w:numPr>
              <w:numId w:val="177"/>
            </w:numPr>
            <w:spacing w:line="360" w:lineRule="auto"/>
            <w:ind w:left="840" w:firstLineChars="0" w:hanging="420"/>
          </w:pPr>
        </w:pPrChange>
      </w:pPr>
      <w:ins w:id="9407" w:author="xiaohou" w:date="2016-09-21T10:45:00Z">
        <w:del w:id="9408" w:author="Happy" w:date="2018-08-20T18:39:00Z">
          <w:r w:rsidDel="009E1FA8">
            <w:rPr>
              <w:rFonts w:hint="eastAsia"/>
            </w:rPr>
            <w:delText>客户取餐成功，服务员点击对应号的“确认领餐”。菜品订单取餐状态变为：已领餐。系统会给</w:delText>
          </w:r>
          <w:r w:rsidDel="009E1FA8">
            <w:rPr>
              <w:rFonts w:hint="eastAsia"/>
            </w:rPr>
            <w:delText>CA</w:delText>
          </w:r>
          <w:r w:rsidDel="009E1FA8">
            <w:rPr>
              <w:rFonts w:hint="eastAsia"/>
            </w:rPr>
            <w:delText>推送已领餐的消息。</w:delText>
          </w:r>
        </w:del>
      </w:ins>
    </w:p>
    <w:p w14:paraId="3F989CC3" w14:textId="77777777" w:rsidR="00E9243E" w:rsidDel="009E1FA8" w:rsidRDefault="00E9243E">
      <w:pPr>
        <w:rPr>
          <w:ins w:id="9409" w:author="xiaohou" w:date="2016-09-21T10:45:00Z"/>
          <w:del w:id="9410" w:author="Happy" w:date="2018-08-20T18:39:00Z"/>
        </w:rPr>
        <w:pPrChange w:id="9411" w:author="Happy" w:date="2018-08-20T18:39:00Z">
          <w:pPr>
            <w:pStyle w:val="af3"/>
            <w:numPr>
              <w:numId w:val="173"/>
            </w:numPr>
            <w:spacing w:line="360" w:lineRule="auto"/>
            <w:ind w:left="420" w:firstLineChars="0" w:hanging="420"/>
          </w:pPr>
        </w:pPrChange>
      </w:pPr>
      <w:ins w:id="9412" w:author="xiaohou" w:date="2016-09-21T10:45:00Z">
        <w:del w:id="9413" w:author="Happy" w:date="2018-08-20T18:39:00Z">
          <w:r w:rsidDel="009E1FA8">
            <w:rPr>
              <w:rFonts w:hint="eastAsia"/>
            </w:rPr>
            <w:delText>发桌卡模式（主要是</w:delText>
          </w:r>
          <w:r w:rsidDel="009E1FA8">
            <w:rPr>
              <w:rFonts w:hint="eastAsia"/>
            </w:rPr>
            <w:delText>C</w:delText>
          </w:r>
          <w:r w:rsidDel="009E1FA8">
            <w:rPr>
              <w:rFonts w:hint="eastAsia"/>
            </w:rPr>
            <w:delText>端和</w:delText>
          </w:r>
          <w:r w:rsidDel="009E1FA8">
            <w:rPr>
              <w:rFonts w:hint="eastAsia"/>
            </w:rPr>
            <w:delText>BP</w:delText>
          </w:r>
          <w:r w:rsidDel="009E1FA8">
            <w:rPr>
              <w:rFonts w:hint="eastAsia"/>
            </w:rPr>
            <w:delText>端操作）：</w:delText>
          </w:r>
          <w:r w:rsidDel="009E1FA8">
            <w:rPr>
              <w:rFonts w:hint="eastAsia"/>
            </w:rPr>
            <w:delText>CA</w:delText>
          </w:r>
          <w:r w:rsidDel="009E1FA8">
            <w:rPr>
              <w:rFonts w:hint="eastAsia"/>
            </w:rPr>
            <w:delText>端点菜支付，需要到店后向服务员要桌卡进行扫码下单到后厨，用户可以在</w:delText>
          </w:r>
          <w:r w:rsidDel="009E1FA8">
            <w:rPr>
              <w:rFonts w:hint="eastAsia"/>
            </w:rPr>
            <w:delText>CA</w:delText>
          </w:r>
          <w:r w:rsidDel="009E1FA8">
            <w:rPr>
              <w:rFonts w:hint="eastAsia"/>
            </w:rPr>
            <w:delText>端看到自己的订单；或者用户到店后在</w:delText>
          </w:r>
          <w:r w:rsidDel="009E1FA8">
            <w:rPr>
              <w:rFonts w:hint="eastAsia"/>
            </w:rPr>
            <w:delText>BP</w:delText>
          </w:r>
          <w:r w:rsidDel="009E1FA8">
            <w:rPr>
              <w:rFonts w:hint="eastAsia"/>
            </w:rPr>
            <w:delText>端点菜支付，服务员进行桌卡的输入下单到后厨，将桌卡发送给用户。在</w:delText>
          </w:r>
          <w:r w:rsidDel="009E1FA8">
            <w:rPr>
              <w:rFonts w:hint="eastAsia"/>
            </w:rPr>
            <w:delText>BP</w:delText>
          </w:r>
          <w:r w:rsidDel="009E1FA8">
            <w:rPr>
              <w:rFonts w:hint="eastAsia"/>
            </w:rPr>
            <w:delText>端操作的订单，用户不能在线看到。</w:delText>
          </w:r>
        </w:del>
      </w:ins>
    </w:p>
    <w:p w14:paraId="5CC2B3BD" w14:textId="77777777" w:rsidR="00E9243E" w:rsidDel="009E1FA8" w:rsidRDefault="00E9243E">
      <w:pPr>
        <w:rPr>
          <w:ins w:id="9414" w:author="xiaohou" w:date="2016-09-21T10:45:00Z"/>
          <w:del w:id="9415" w:author="Happy" w:date="2018-08-20T18:39:00Z"/>
        </w:rPr>
        <w:pPrChange w:id="9416" w:author="Happy" w:date="2018-08-20T18:39:00Z">
          <w:pPr>
            <w:pStyle w:val="af3"/>
            <w:numPr>
              <w:numId w:val="173"/>
            </w:numPr>
            <w:spacing w:line="360" w:lineRule="auto"/>
            <w:ind w:left="420" w:firstLineChars="0" w:hanging="420"/>
          </w:pPr>
        </w:pPrChange>
      </w:pPr>
      <w:ins w:id="9417" w:author="xiaohou" w:date="2016-09-21T10:45:00Z">
        <w:del w:id="9418" w:author="Happy" w:date="2018-08-20T18:39:00Z">
          <w:r w:rsidDel="009E1FA8">
            <w:rPr>
              <w:rFonts w:hint="eastAsia"/>
            </w:rPr>
            <w:delText>这里主要说一下取餐号模式下，涉及到</w:delText>
          </w:r>
          <w:r w:rsidDel="009E1FA8">
            <w:rPr>
              <w:rFonts w:hint="eastAsia"/>
            </w:rPr>
            <w:delText>B</w:delText>
          </w:r>
          <w:r w:rsidDel="009E1FA8">
            <w:rPr>
              <w:rFonts w:hint="eastAsia"/>
            </w:rPr>
            <w:delText>端的页面。主要有传菜员及大厅显示页面。</w:delText>
          </w:r>
        </w:del>
      </w:ins>
    </w:p>
    <w:p w14:paraId="34763DC4" w14:textId="77777777" w:rsidR="00E9243E" w:rsidDel="009E1FA8" w:rsidRDefault="00E9243E">
      <w:pPr>
        <w:rPr>
          <w:ins w:id="9419" w:author="xiaohou" w:date="2016-09-21T10:45:00Z"/>
          <w:del w:id="9420" w:author="Happy" w:date="2018-08-20T18:39:00Z"/>
        </w:rPr>
        <w:pPrChange w:id="9421" w:author="Happy" w:date="2018-08-20T18:39:00Z">
          <w:pPr>
            <w:pStyle w:val="3"/>
            <w:spacing w:line="360" w:lineRule="auto"/>
            <w:ind w:left="0"/>
          </w:pPr>
        </w:pPrChange>
      </w:pPr>
      <w:bookmarkStart w:id="9422" w:name="_Toc458758261"/>
      <w:ins w:id="9423" w:author="xiaohou" w:date="2016-09-21T10:45:00Z">
        <w:del w:id="9424" w:author="Happy" w:date="2018-08-20T18:39:00Z">
          <w:r w:rsidDel="009E1FA8">
            <w:delText>传菜屏</w:delText>
          </w:r>
          <w:bookmarkEnd w:id="9422"/>
        </w:del>
      </w:ins>
    </w:p>
    <w:p w14:paraId="372C5574" w14:textId="77777777" w:rsidR="00E9243E" w:rsidDel="009E1FA8" w:rsidRDefault="00E9243E">
      <w:pPr>
        <w:rPr>
          <w:ins w:id="9425" w:author="xiaohou" w:date="2016-09-21T10:45:00Z"/>
          <w:del w:id="9426" w:author="Happy" w:date="2018-08-20T18:39:00Z"/>
        </w:rPr>
        <w:pPrChange w:id="9427" w:author="Happy" w:date="2018-08-20T18:39:00Z">
          <w:pPr>
            <w:spacing w:line="360" w:lineRule="auto"/>
          </w:pPr>
        </w:pPrChange>
      </w:pPr>
      <w:ins w:id="9428" w:author="xiaohou" w:date="2016-09-21T10:45:00Z">
        <w:del w:id="9429" w:author="Happy" w:date="2018-08-20T18:39:00Z">
          <w:r w:rsidDel="009E1FA8">
            <w:rPr>
              <w:rFonts w:hint="eastAsia"/>
            </w:rPr>
            <w:delText>一般放在传菜口，传菜员查看并且操作。具体显示内容如下图所示：</w:delText>
          </w:r>
        </w:del>
      </w:ins>
    </w:p>
    <w:p w14:paraId="3AD72765" w14:textId="77777777" w:rsidR="00E9243E" w:rsidRPr="00942BB2" w:rsidDel="009E1FA8" w:rsidRDefault="0087072B">
      <w:pPr>
        <w:rPr>
          <w:ins w:id="9430" w:author="xiaohou" w:date="2016-09-21T10:45:00Z"/>
          <w:del w:id="9431" w:author="Happy" w:date="2018-08-20T18:39:00Z"/>
        </w:rPr>
        <w:pPrChange w:id="9432" w:author="Happy" w:date="2018-08-20T18:39:00Z">
          <w:pPr>
            <w:spacing w:line="360" w:lineRule="auto"/>
          </w:pPr>
        </w:pPrChange>
      </w:pPr>
      <w:ins w:id="9433" w:author="xiaohou" w:date="2016-09-21T10:45:00Z">
        <w:del w:id="9434" w:author="Happy" w:date="2018-08-20T18:39:00Z">
          <w:r w:rsidDel="009E1FA8">
            <w:rPr>
              <w:noProof/>
              <w:rPrChange w:id="9435" w:author="Unknown">
                <w:rPr>
                  <w:i/>
                  <w:iCs/>
                  <w:noProof/>
                  <w:color w:val="808080" w:themeColor="text1" w:themeTint="7F"/>
                </w:rPr>
              </w:rPrChange>
            </w:rPr>
            <w:drawing>
              <wp:inline distT="0" distB="0" distL="0" distR="0" wp14:anchorId="53A3D20E" wp14:editId="4EBE51FB">
                <wp:extent cx="5943600" cy="3475216"/>
                <wp:effectExtent l="19050" t="0" r="0" b="0"/>
                <wp:docPr id="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8" cstate="print"/>
                        <a:srcRect/>
                        <a:stretch>
                          <a:fillRect/>
                        </a:stretch>
                      </pic:blipFill>
                      <pic:spPr bwMode="auto">
                        <a:xfrm>
                          <a:off x="0" y="0"/>
                          <a:ext cx="5943600" cy="3475216"/>
                        </a:xfrm>
                        <a:prstGeom prst="rect">
                          <a:avLst/>
                        </a:prstGeom>
                        <a:noFill/>
                        <a:ln w="9525">
                          <a:noFill/>
                          <a:miter lim="800000"/>
                          <a:headEnd/>
                          <a:tailEnd/>
                        </a:ln>
                      </pic:spPr>
                    </pic:pic>
                  </a:graphicData>
                </a:graphic>
              </wp:inline>
            </w:drawing>
          </w:r>
          <w:r w:rsidR="00E9243E" w:rsidDel="009E1FA8">
            <w:rPr>
              <w:rFonts w:hint="eastAsia"/>
            </w:rPr>
            <w:delText>展示内容</w:delText>
          </w:r>
        </w:del>
      </w:ins>
    </w:p>
    <w:p w14:paraId="6B0F28E0" w14:textId="77777777" w:rsidR="00E9243E" w:rsidDel="009E1FA8" w:rsidRDefault="00E9243E">
      <w:pPr>
        <w:rPr>
          <w:ins w:id="9436" w:author="xiaohou" w:date="2016-09-21T10:45:00Z"/>
          <w:del w:id="9437" w:author="Happy" w:date="2018-08-20T18:39:00Z"/>
        </w:rPr>
        <w:pPrChange w:id="9438" w:author="Happy" w:date="2018-08-20T18:39:00Z">
          <w:pPr>
            <w:pStyle w:val="af3"/>
            <w:numPr>
              <w:numId w:val="174"/>
            </w:numPr>
            <w:spacing w:line="360" w:lineRule="auto"/>
            <w:ind w:left="420" w:firstLineChars="0" w:hanging="420"/>
          </w:pPr>
        </w:pPrChange>
      </w:pPr>
      <w:ins w:id="9439" w:author="xiaohou" w:date="2016-09-21T10:45:00Z">
        <w:del w:id="9440" w:author="Happy" w:date="2018-08-20T18:39:00Z">
          <w:r w:rsidDel="009E1FA8">
            <w:rPr>
              <w:rFonts w:hint="eastAsia"/>
            </w:rPr>
            <w:delText>左侧</w:delText>
          </w:r>
        </w:del>
      </w:ins>
    </w:p>
    <w:p w14:paraId="3FA01BC0" w14:textId="77777777" w:rsidR="00E9243E" w:rsidDel="009E1FA8" w:rsidRDefault="00E9243E">
      <w:pPr>
        <w:rPr>
          <w:ins w:id="9441" w:author="xiaohou" w:date="2016-09-21T10:45:00Z"/>
          <w:del w:id="9442" w:author="Happy" w:date="2018-08-20T18:39:00Z"/>
        </w:rPr>
        <w:pPrChange w:id="9443" w:author="Happy" w:date="2018-08-20T18:39:00Z">
          <w:pPr>
            <w:pStyle w:val="af3"/>
            <w:numPr>
              <w:numId w:val="175"/>
            </w:numPr>
            <w:spacing w:line="360" w:lineRule="auto"/>
            <w:ind w:left="840" w:firstLineChars="0" w:hanging="420"/>
          </w:pPr>
        </w:pPrChange>
      </w:pPr>
      <w:ins w:id="9444" w:author="xiaohou" w:date="2016-09-21T10:45:00Z">
        <w:del w:id="9445" w:author="Happy" w:date="2018-08-20T18:39:00Z">
          <w:r w:rsidDel="009E1FA8">
            <w:rPr>
              <w:rFonts w:hint="eastAsia"/>
            </w:rPr>
            <w:delText>取餐号：按照下单时间顺序排序。</w:delText>
          </w:r>
          <w:r w:rsidDel="009E1FA8">
            <w:rPr>
              <w:rFonts w:hint="eastAsia"/>
            </w:rPr>
            <w:delText>POS</w:delText>
          </w:r>
          <w:r w:rsidDel="009E1FA8">
            <w:rPr>
              <w:rFonts w:hint="eastAsia"/>
            </w:rPr>
            <w:delText>上的则按照下单到后厨的时间计算，线上点菜的则按照点击【</w:delText>
          </w:r>
        </w:del>
      </w:ins>
      <w:ins w:id="9446" w:author="xiaohou" w:date="2016-09-21T11:18:00Z">
        <w:del w:id="9447" w:author="Happy" w:date="2018-08-20T18:39:00Z">
          <w:r w:rsidR="00BE4AF7" w:rsidDel="009E1FA8">
            <w:rPr>
              <w:rFonts w:hint="eastAsia"/>
            </w:rPr>
            <w:delText>扫一扫取餐</w:delText>
          </w:r>
        </w:del>
      </w:ins>
      <w:ins w:id="9448" w:author="xiaohou" w:date="2016-09-21T10:45:00Z">
        <w:del w:id="9449" w:author="Happy" w:date="2018-08-20T18:39:00Z">
          <w:r w:rsidDel="009E1FA8">
            <w:rPr>
              <w:rFonts w:hint="eastAsia"/>
            </w:rPr>
            <w:delText>】的时间计算。</w:delText>
          </w:r>
        </w:del>
      </w:ins>
    </w:p>
    <w:p w14:paraId="7C5570AF" w14:textId="77777777" w:rsidR="00E9243E" w:rsidDel="009E1FA8" w:rsidRDefault="00E9243E">
      <w:pPr>
        <w:rPr>
          <w:ins w:id="9450" w:author="xiaohou" w:date="2016-09-21T10:45:00Z"/>
          <w:del w:id="9451" w:author="Happy" w:date="2018-08-20T18:39:00Z"/>
        </w:rPr>
        <w:pPrChange w:id="9452" w:author="Happy" w:date="2018-08-20T18:39:00Z">
          <w:pPr>
            <w:pStyle w:val="af3"/>
            <w:numPr>
              <w:numId w:val="175"/>
            </w:numPr>
            <w:spacing w:line="360" w:lineRule="auto"/>
            <w:ind w:left="840" w:firstLineChars="0" w:hanging="420"/>
          </w:pPr>
        </w:pPrChange>
      </w:pPr>
      <w:ins w:id="9453" w:author="xiaohou" w:date="2016-09-21T10:45:00Z">
        <w:del w:id="9454" w:author="Happy" w:date="2018-08-20T18:39:00Z">
          <w:r w:rsidDel="009E1FA8">
            <w:rPr>
              <w:rFonts w:hint="eastAsia"/>
            </w:rPr>
            <w:delText>合计：对取餐号对应的菜品数量的统计，相同的菜品分别计算份数。</w:delText>
          </w:r>
        </w:del>
      </w:ins>
    </w:p>
    <w:p w14:paraId="74D0E4E7" w14:textId="77777777" w:rsidR="00E9243E" w:rsidDel="009E1FA8" w:rsidRDefault="00E9243E">
      <w:pPr>
        <w:rPr>
          <w:ins w:id="9455" w:author="xiaohou" w:date="2016-09-21T10:45:00Z"/>
          <w:del w:id="9456" w:author="Happy" w:date="2018-08-20T18:39:00Z"/>
        </w:rPr>
        <w:pPrChange w:id="9457" w:author="Happy" w:date="2018-08-20T18:39:00Z">
          <w:pPr>
            <w:pStyle w:val="af3"/>
            <w:numPr>
              <w:numId w:val="174"/>
            </w:numPr>
            <w:spacing w:line="360" w:lineRule="auto"/>
            <w:ind w:left="420" w:firstLineChars="0" w:hanging="420"/>
          </w:pPr>
        </w:pPrChange>
      </w:pPr>
      <w:ins w:id="9458" w:author="xiaohou" w:date="2016-09-21T10:45:00Z">
        <w:del w:id="9459" w:author="Happy" w:date="2018-08-20T18:39:00Z">
          <w:r w:rsidDel="009E1FA8">
            <w:rPr>
              <w:rFonts w:hint="eastAsia"/>
            </w:rPr>
            <w:delText>中间</w:delText>
          </w:r>
        </w:del>
      </w:ins>
    </w:p>
    <w:p w14:paraId="0CEA7186" w14:textId="77777777" w:rsidR="00E9243E" w:rsidDel="009E1FA8" w:rsidRDefault="00E9243E">
      <w:pPr>
        <w:rPr>
          <w:ins w:id="9460" w:author="xiaohou" w:date="2016-09-21T10:45:00Z"/>
          <w:del w:id="9461" w:author="Happy" w:date="2018-08-20T18:39:00Z"/>
        </w:rPr>
        <w:pPrChange w:id="9462" w:author="Happy" w:date="2018-08-20T18:39:00Z">
          <w:pPr>
            <w:pStyle w:val="af3"/>
            <w:numPr>
              <w:numId w:val="176"/>
            </w:numPr>
            <w:spacing w:line="360" w:lineRule="auto"/>
            <w:ind w:left="840" w:firstLineChars="0" w:hanging="420"/>
          </w:pPr>
        </w:pPrChange>
      </w:pPr>
      <w:ins w:id="9463" w:author="xiaohou" w:date="2016-09-21T10:45:00Z">
        <w:del w:id="9464" w:author="Happy" w:date="2018-08-20T18:39:00Z">
          <w:r w:rsidDel="009E1FA8">
            <w:rPr>
              <w:rFonts w:hint="eastAsia"/>
            </w:rPr>
            <w:delText>点餐详情：显示取餐号对应的点餐详情</w:delText>
          </w:r>
        </w:del>
      </w:ins>
    </w:p>
    <w:p w14:paraId="1911E20C" w14:textId="77777777" w:rsidR="00E9243E" w:rsidDel="009E1FA8" w:rsidRDefault="00E9243E">
      <w:pPr>
        <w:rPr>
          <w:ins w:id="9465" w:author="xiaohou" w:date="2016-09-21T10:45:00Z"/>
          <w:del w:id="9466" w:author="Happy" w:date="2018-08-20T18:39:00Z"/>
        </w:rPr>
        <w:pPrChange w:id="9467" w:author="Happy" w:date="2018-08-20T18:39:00Z">
          <w:pPr>
            <w:pStyle w:val="af3"/>
            <w:numPr>
              <w:numId w:val="176"/>
            </w:numPr>
            <w:spacing w:line="360" w:lineRule="auto"/>
            <w:ind w:left="840" w:firstLineChars="0" w:hanging="420"/>
          </w:pPr>
        </w:pPrChange>
      </w:pPr>
      <w:ins w:id="9468" w:author="xiaohou" w:date="2016-09-21T10:45:00Z">
        <w:del w:id="9469" w:author="Happy" w:date="2018-08-20T18:39:00Z">
          <w:r w:rsidDel="009E1FA8">
            <w:rPr>
              <w:rFonts w:hint="eastAsia"/>
            </w:rPr>
            <w:delText>状态：有已领餐和未领餐两种状态。</w:delText>
          </w:r>
        </w:del>
      </w:ins>
    </w:p>
    <w:p w14:paraId="5E199AF5" w14:textId="77777777" w:rsidR="00E9243E" w:rsidDel="009E1FA8" w:rsidRDefault="00E9243E">
      <w:pPr>
        <w:rPr>
          <w:ins w:id="9470" w:author="xiaohou" w:date="2016-09-21T10:45:00Z"/>
          <w:del w:id="9471" w:author="Happy" w:date="2018-08-20T18:39:00Z"/>
        </w:rPr>
        <w:pPrChange w:id="9472" w:author="Happy" w:date="2018-08-20T18:39:00Z">
          <w:pPr>
            <w:pStyle w:val="af3"/>
            <w:numPr>
              <w:numId w:val="174"/>
            </w:numPr>
            <w:spacing w:line="360" w:lineRule="auto"/>
            <w:ind w:left="420" w:firstLineChars="0" w:hanging="420"/>
          </w:pPr>
        </w:pPrChange>
      </w:pPr>
      <w:ins w:id="9473" w:author="xiaohou" w:date="2016-09-21T10:45:00Z">
        <w:del w:id="9474" w:author="Happy" w:date="2018-08-20T18:39:00Z">
          <w:r w:rsidDel="009E1FA8">
            <w:rPr>
              <w:rFonts w:hint="eastAsia"/>
            </w:rPr>
            <w:delText>右侧</w:delText>
          </w:r>
        </w:del>
      </w:ins>
    </w:p>
    <w:p w14:paraId="175A967A" w14:textId="77777777" w:rsidR="00E9243E" w:rsidDel="009E1FA8" w:rsidRDefault="00E9243E">
      <w:pPr>
        <w:rPr>
          <w:ins w:id="9475" w:author="xiaohou" w:date="2016-09-21T10:45:00Z"/>
          <w:del w:id="9476" w:author="Happy" w:date="2018-08-20T18:39:00Z"/>
        </w:rPr>
        <w:pPrChange w:id="9477" w:author="Happy" w:date="2018-08-20T18:39:00Z">
          <w:pPr>
            <w:pStyle w:val="af3"/>
            <w:numPr>
              <w:numId w:val="176"/>
            </w:numPr>
            <w:spacing w:line="360" w:lineRule="auto"/>
            <w:ind w:left="840" w:firstLineChars="0" w:hanging="420"/>
          </w:pPr>
        </w:pPrChange>
      </w:pPr>
      <w:ins w:id="9478" w:author="xiaohou" w:date="2016-09-21T10:45:00Z">
        <w:del w:id="9479" w:author="Happy" w:date="2018-08-20T18:39:00Z">
          <w:r w:rsidDel="009E1FA8">
            <w:rPr>
              <w:rFonts w:hint="eastAsia"/>
            </w:rPr>
            <w:delText>操作：包含确定领餐，呼叫。</w:delText>
          </w:r>
        </w:del>
      </w:ins>
    </w:p>
    <w:p w14:paraId="094B8843" w14:textId="77777777" w:rsidR="00E9243E" w:rsidDel="009E1FA8" w:rsidRDefault="00E9243E">
      <w:pPr>
        <w:rPr>
          <w:ins w:id="9480" w:author="xiaohou" w:date="2016-09-21T10:45:00Z"/>
          <w:del w:id="9481" w:author="Happy" w:date="2018-08-20T18:39:00Z"/>
        </w:rPr>
        <w:pPrChange w:id="9482" w:author="Happy" w:date="2018-08-20T18:39:00Z">
          <w:pPr>
            <w:pStyle w:val="af3"/>
            <w:numPr>
              <w:ilvl w:val="1"/>
              <w:numId w:val="176"/>
            </w:numPr>
            <w:spacing w:line="360" w:lineRule="auto"/>
            <w:ind w:left="1260" w:firstLineChars="0" w:hanging="420"/>
          </w:pPr>
        </w:pPrChange>
      </w:pPr>
      <w:ins w:id="9483" w:author="xiaohou" w:date="2016-09-21T10:45:00Z">
        <w:del w:id="9484" w:author="Happy" w:date="2018-08-20T18:39:00Z">
          <w:r w:rsidDel="009E1FA8">
            <w:delText>确定领餐</w:delText>
          </w:r>
          <w:r w:rsidDel="009E1FA8">
            <w:rPr>
              <w:rFonts w:hint="eastAsia"/>
            </w:rPr>
            <w:delText>：</w:delText>
          </w:r>
          <w:r w:rsidDel="009E1FA8">
            <w:delText>点击后</w:delText>
          </w:r>
          <w:r w:rsidDel="009E1FA8">
            <w:rPr>
              <w:rFonts w:hint="eastAsia"/>
            </w:rPr>
            <w:delText>，</w:delText>
          </w:r>
          <w:r w:rsidDel="009E1FA8">
            <w:delText>状态变为</w:delText>
          </w:r>
          <w:r w:rsidDel="009E1FA8">
            <w:rPr>
              <w:rFonts w:hint="eastAsia"/>
            </w:rPr>
            <w:delText>：</w:delText>
          </w:r>
          <w:r w:rsidDel="009E1FA8">
            <w:delText>已领餐</w:delText>
          </w:r>
          <w:r w:rsidDel="009E1FA8">
            <w:rPr>
              <w:rFonts w:hint="eastAsia"/>
            </w:rPr>
            <w:delText>。确定领餐按钮、呼叫按钮置灰不可点。</w:delText>
          </w:r>
        </w:del>
      </w:ins>
    </w:p>
    <w:p w14:paraId="31B71FD3" w14:textId="77777777" w:rsidR="00E9243E" w:rsidDel="009E1FA8" w:rsidRDefault="00E9243E">
      <w:pPr>
        <w:rPr>
          <w:ins w:id="9485" w:author="xiaohou" w:date="2016-09-21T10:45:00Z"/>
          <w:del w:id="9486" w:author="Happy" w:date="2018-08-20T18:39:00Z"/>
        </w:rPr>
        <w:pPrChange w:id="9487" w:author="Happy" w:date="2018-08-20T18:39:00Z">
          <w:pPr>
            <w:pStyle w:val="af3"/>
            <w:numPr>
              <w:ilvl w:val="1"/>
              <w:numId w:val="176"/>
            </w:numPr>
            <w:spacing w:line="360" w:lineRule="auto"/>
            <w:ind w:left="1260" w:firstLineChars="0" w:hanging="420"/>
          </w:pPr>
        </w:pPrChange>
      </w:pPr>
      <w:ins w:id="9488" w:author="xiaohou" w:date="2016-09-21T10:45:00Z">
        <w:del w:id="9489" w:author="Happy" w:date="2018-08-20T18:39:00Z">
          <w:r w:rsidDel="009E1FA8">
            <w:rPr>
              <w:rFonts w:hint="eastAsia"/>
            </w:rPr>
            <w:delText>呼叫：点击后，语音会呼叫此行对应的取餐号顾客到取餐口进行取餐。</w:delText>
          </w:r>
        </w:del>
      </w:ins>
    </w:p>
    <w:p w14:paraId="594C9EF1" w14:textId="77777777" w:rsidR="00E9243E" w:rsidDel="009E1FA8" w:rsidRDefault="00E9243E">
      <w:pPr>
        <w:rPr>
          <w:ins w:id="9490" w:author="xiaohou" w:date="2016-09-21T10:45:00Z"/>
          <w:del w:id="9491" w:author="Happy" w:date="2018-08-20T18:39:00Z"/>
        </w:rPr>
        <w:pPrChange w:id="9492" w:author="Happy" w:date="2018-08-20T18:39:00Z">
          <w:pPr>
            <w:pStyle w:val="af3"/>
            <w:numPr>
              <w:numId w:val="176"/>
            </w:numPr>
            <w:spacing w:line="360" w:lineRule="auto"/>
            <w:ind w:left="840" w:firstLineChars="0" w:hanging="420"/>
          </w:pPr>
        </w:pPrChange>
      </w:pPr>
      <w:ins w:id="9493" w:author="xiaohou" w:date="2016-09-21T10:45:00Z">
        <w:del w:id="9494" w:author="Happy" w:date="2018-08-20T18:39:00Z">
          <w:r w:rsidDel="009E1FA8">
            <w:rPr>
              <w:rFonts w:hint="eastAsia"/>
            </w:rPr>
            <w:delText>统计：</w:delText>
          </w:r>
        </w:del>
      </w:ins>
    </w:p>
    <w:p w14:paraId="6B7A73B7" w14:textId="77777777" w:rsidR="00E9243E" w:rsidDel="009E1FA8" w:rsidRDefault="00E9243E">
      <w:pPr>
        <w:rPr>
          <w:ins w:id="9495" w:author="xiaohou" w:date="2016-09-21T10:45:00Z"/>
          <w:del w:id="9496" w:author="Happy" w:date="2018-08-20T18:39:00Z"/>
        </w:rPr>
        <w:pPrChange w:id="9497" w:author="Happy" w:date="2018-08-20T18:39:00Z">
          <w:pPr>
            <w:pStyle w:val="af3"/>
            <w:numPr>
              <w:ilvl w:val="1"/>
              <w:numId w:val="176"/>
            </w:numPr>
            <w:spacing w:line="360" w:lineRule="auto"/>
            <w:ind w:left="1260" w:firstLineChars="0" w:hanging="420"/>
          </w:pPr>
        </w:pPrChange>
      </w:pPr>
      <w:ins w:id="9498" w:author="xiaohou" w:date="2016-09-21T10:45:00Z">
        <w:del w:id="9499" w:author="Happy" w:date="2018-08-20T18:39:00Z">
          <w:r w:rsidDel="009E1FA8">
            <w:rPr>
              <w:rFonts w:hint="eastAsia"/>
            </w:rPr>
            <w:delText>包含准备中的统计：统计到目前为止处在准备中的订单份数；</w:delText>
          </w:r>
        </w:del>
      </w:ins>
    </w:p>
    <w:p w14:paraId="53B63076" w14:textId="77777777" w:rsidR="00E9243E" w:rsidDel="009E1FA8" w:rsidRDefault="00E9243E">
      <w:pPr>
        <w:rPr>
          <w:ins w:id="9500" w:author="xiaohou" w:date="2016-09-21T10:45:00Z"/>
          <w:del w:id="9501" w:author="Happy" w:date="2018-08-20T18:39:00Z"/>
        </w:rPr>
        <w:pPrChange w:id="9502" w:author="Happy" w:date="2018-08-20T18:39:00Z">
          <w:pPr>
            <w:pStyle w:val="af3"/>
            <w:numPr>
              <w:ilvl w:val="1"/>
              <w:numId w:val="176"/>
            </w:numPr>
            <w:spacing w:line="360" w:lineRule="auto"/>
            <w:ind w:left="1260" w:firstLineChars="0" w:hanging="420"/>
          </w:pPr>
        </w:pPrChange>
      </w:pPr>
      <w:ins w:id="9503" w:author="xiaohou" w:date="2016-09-21T10:45:00Z">
        <w:del w:id="9504" w:author="Happy" w:date="2018-08-20T18:39:00Z">
          <w:r w:rsidDel="009E1FA8">
            <w:rPr>
              <w:rFonts w:hint="eastAsia"/>
            </w:rPr>
            <w:delText>已出菜的统计：统计到目前为止已出菜的订单份数；</w:delText>
          </w:r>
        </w:del>
      </w:ins>
    </w:p>
    <w:p w14:paraId="0F6DF7CF" w14:textId="77777777" w:rsidR="00E9243E" w:rsidDel="009E1FA8" w:rsidRDefault="00E9243E">
      <w:pPr>
        <w:rPr>
          <w:ins w:id="9505" w:author="xiaohou" w:date="2016-09-21T10:45:00Z"/>
          <w:del w:id="9506" w:author="Happy" w:date="2018-08-20T18:39:00Z"/>
        </w:rPr>
        <w:pPrChange w:id="9507" w:author="Happy" w:date="2018-08-20T18:39:00Z">
          <w:pPr>
            <w:pStyle w:val="af3"/>
            <w:numPr>
              <w:ilvl w:val="1"/>
              <w:numId w:val="176"/>
            </w:numPr>
            <w:spacing w:line="360" w:lineRule="auto"/>
            <w:ind w:left="1260" w:firstLineChars="0" w:hanging="420"/>
          </w:pPr>
        </w:pPrChange>
      </w:pPr>
      <w:ins w:id="9508" w:author="xiaohou" w:date="2016-09-21T10:45:00Z">
        <w:del w:id="9509" w:author="Happy" w:date="2018-08-20T18:39:00Z">
          <w:r w:rsidDel="009E1FA8">
            <w:rPr>
              <w:rFonts w:hint="eastAsia"/>
            </w:rPr>
            <w:delText>总开台数统计：统计当天营业时间到当前时间为止的总开台数；</w:delText>
          </w:r>
        </w:del>
      </w:ins>
    </w:p>
    <w:p w14:paraId="08C88AFB" w14:textId="77777777" w:rsidR="00E9243E" w:rsidDel="009E1FA8" w:rsidRDefault="00E9243E">
      <w:pPr>
        <w:rPr>
          <w:ins w:id="9510" w:author="xiaohou" w:date="2016-09-21T10:45:00Z"/>
          <w:del w:id="9511" w:author="Happy" w:date="2018-08-20T18:39:00Z"/>
        </w:rPr>
        <w:pPrChange w:id="9512" w:author="Happy" w:date="2018-08-20T18:39:00Z">
          <w:pPr>
            <w:pStyle w:val="af3"/>
            <w:numPr>
              <w:ilvl w:val="1"/>
              <w:numId w:val="176"/>
            </w:numPr>
            <w:spacing w:line="360" w:lineRule="auto"/>
            <w:ind w:left="1260" w:firstLineChars="0" w:hanging="420"/>
          </w:pPr>
        </w:pPrChange>
      </w:pPr>
      <w:ins w:id="9513" w:author="xiaohou" w:date="2016-09-21T10:45:00Z">
        <w:del w:id="9514" w:author="Happy" w:date="2018-08-20T18:39:00Z">
          <w:r w:rsidDel="009E1FA8">
            <w:rPr>
              <w:rFonts w:hint="eastAsia"/>
            </w:rPr>
            <w:delText>就餐人数统计：统计当天营业时间到当前时间为止的总的就餐人数；</w:delText>
          </w:r>
        </w:del>
      </w:ins>
    </w:p>
    <w:p w14:paraId="10887D4D" w14:textId="77777777" w:rsidR="00E9243E" w:rsidDel="009E1FA8" w:rsidRDefault="00E9243E">
      <w:pPr>
        <w:rPr>
          <w:ins w:id="9515" w:author="xiaohou" w:date="2016-09-21T10:45:00Z"/>
          <w:del w:id="9516" w:author="Happy" w:date="2018-08-20T18:39:00Z"/>
        </w:rPr>
        <w:pPrChange w:id="9517" w:author="Happy" w:date="2018-08-20T18:39:00Z">
          <w:pPr>
            <w:pStyle w:val="af3"/>
            <w:numPr>
              <w:ilvl w:val="1"/>
              <w:numId w:val="176"/>
            </w:numPr>
            <w:spacing w:line="360" w:lineRule="auto"/>
            <w:ind w:left="1260" w:firstLineChars="0" w:hanging="420"/>
          </w:pPr>
        </w:pPrChange>
      </w:pPr>
      <w:ins w:id="9518" w:author="xiaohou" w:date="2016-09-21T10:45:00Z">
        <w:del w:id="9519" w:author="Happy" w:date="2018-08-20T18:39:00Z">
          <w:r w:rsidDel="009E1FA8">
            <w:rPr>
              <w:rFonts w:hint="eastAsia"/>
            </w:rPr>
            <w:delText>翻台率统计：统计当天营业时间到当前时间为止的翻台率（</w:delText>
          </w:r>
          <w:r w:rsidRPr="00A37355" w:rsidDel="009E1FA8">
            <w:rPr>
              <w:rFonts w:ascii="宋体" w:hAnsi="宋体" w:cs="Arial"/>
              <w:color w:val="333333"/>
              <w:szCs w:val="21"/>
              <w:shd w:val="clear" w:color="auto" w:fill="FFFFFF"/>
            </w:rPr>
            <w:delText>餐桌使用次数-总台位数）÷总台位数×100%</w:delText>
          </w:r>
          <w:r w:rsidDel="009E1FA8">
            <w:rPr>
              <w:rFonts w:hint="eastAsia"/>
            </w:rPr>
            <w:delText>）。</w:delText>
          </w:r>
        </w:del>
      </w:ins>
    </w:p>
    <w:p w14:paraId="5F3BBCB3" w14:textId="77777777" w:rsidR="00E9243E" w:rsidDel="009E1FA8" w:rsidRDefault="00E9243E">
      <w:pPr>
        <w:rPr>
          <w:ins w:id="9520" w:author="xiaohou" w:date="2016-09-21T10:45:00Z"/>
          <w:del w:id="9521" w:author="Happy" w:date="2018-08-20T18:39:00Z"/>
        </w:rPr>
        <w:pPrChange w:id="9522" w:author="Happy" w:date="2018-08-20T18:39:00Z">
          <w:pPr>
            <w:pStyle w:val="3"/>
            <w:spacing w:line="360" w:lineRule="auto"/>
            <w:ind w:left="0"/>
          </w:pPr>
        </w:pPrChange>
      </w:pPr>
      <w:bookmarkStart w:id="9523" w:name="_Toc458758262"/>
      <w:ins w:id="9524" w:author="xiaohou" w:date="2016-09-21T10:45:00Z">
        <w:del w:id="9525" w:author="Happy" w:date="2018-08-20T18:39:00Z">
          <w:r w:rsidDel="009E1FA8">
            <w:rPr>
              <w:rFonts w:hint="eastAsia"/>
            </w:rPr>
            <w:delText>客屏</w:delText>
          </w:r>
          <w:bookmarkEnd w:id="9523"/>
        </w:del>
      </w:ins>
    </w:p>
    <w:p w14:paraId="11C3150B" w14:textId="77777777" w:rsidR="00E9243E" w:rsidDel="009E1FA8" w:rsidRDefault="00E9243E">
      <w:pPr>
        <w:rPr>
          <w:ins w:id="9526" w:author="xiaohou" w:date="2016-09-21T10:45:00Z"/>
          <w:del w:id="9527" w:author="Happy" w:date="2018-08-20T18:39:00Z"/>
        </w:rPr>
        <w:pPrChange w:id="9528" w:author="Happy" w:date="2018-08-20T18:39:00Z">
          <w:pPr>
            <w:pStyle w:val="af3"/>
            <w:spacing w:line="360" w:lineRule="auto"/>
            <w:ind w:firstLineChars="0" w:firstLine="0"/>
          </w:pPr>
        </w:pPrChange>
      </w:pPr>
      <w:ins w:id="9529" w:author="xiaohou" w:date="2016-09-21T10:45:00Z">
        <w:del w:id="9530" w:author="Happy" w:date="2018-08-20T18:39:00Z">
          <w:r w:rsidDel="009E1FA8">
            <w:delText>在大厅面向用户一般会放置一个显示屏</w:delText>
          </w:r>
          <w:r w:rsidDel="009E1FA8">
            <w:rPr>
              <w:rFonts w:hint="eastAsia"/>
            </w:rPr>
            <w:delText>，</w:delText>
          </w:r>
          <w:r w:rsidDel="009E1FA8">
            <w:delText>显示当前的取餐号待领餐顺序</w:delText>
          </w:r>
          <w:r w:rsidDel="009E1FA8">
            <w:rPr>
              <w:rFonts w:hint="eastAsia"/>
            </w:rPr>
            <w:delText>。如下图所示：</w:delText>
          </w:r>
        </w:del>
      </w:ins>
    </w:p>
    <w:p w14:paraId="040AFDB3" w14:textId="77777777" w:rsidR="00E9243E" w:rsidDel="009E1FA8" w:rsidRDefault="0087072B">
      <w:pPr>
        <w:rPr>
          <w:ins w:id="9531" w:author="xiaohou" w:date="2016-09-21T10:45:00Z"/>
          <w:del w:id="9532" w:author="Happy" w:date="2018-08-20T18:39:00Z"/>
        </w:rPr>
        <w:pPrChange w:id="9533" w:author="Happy" w:date="2018-08-20T18:39:00Z">
          <w:pPr>
            <w:spacing w:line="360" w:lineRule="auto"/>
          </w:pPr>
        </w:pPrChange>
      </w:pPr>
      <w:ins w:id="9534" w:author="xiaohou" w:date="2016-09-21T10:45:00Z">
        <w:del w:id="9535" w:author="Happy" w:date="2018-08-20T18:39:00Z">
          <w:r w:rsidDel="009E1FA8">
            <w:rPr>
              <w:noProof/>
              <w:rPrChange w:id="9536" w:author="Unknown">
                <w:rPr>
                  <w:i/>
                  <w:iCs/>
                  <w:noProof/>
                  <w:color w:val="808080" w:themeColor="text1" w:themeTint="7F"/>
                </w:rPr>
              </w:rPrChange>
            </w:rPr>
            <w:drawing>
              <wp:inline distT="0" distB="0" distL="0" distR="0" wp14:anchorId="765BDD6D" wp14:editId="3D4A973C">
                <wp:extent cx="5943600" cy="3549485"/>
                <wp:effectExtent l="19050" t="0" r="0" b="0"/>
                <wp:docPr id="5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9" cstate="print"/>
                        <a:srcRect/>
                        <a:stretch>
                          <a:fillRect/>
                        </a:stretch>
                      </pic:blipFill>
                      <pic:spPr bwMode="auto">
                        <a:xfrm>
                          <a:off x="0" y="0"/>
                          <a:ext cx="5943600" cy="3549485"/>
                        </a:xfrm>
                        <a:prstGeom prst="rect">
                          <a:avLst/>
                        </a:prstGeom>
                        <a:noFill/>
                        <a:ln w="9525">
                          <a:noFill/>
                          <a:miter lim="800000"/>
                          <a:headEnd/>
                          <a:tailEnd/>
                        </a:ln>
                      </pic:spPr>
                    </pic:pic>
                  </a:graphicData>
                </a:graphic>
              </wp:inline>
            </w:drawing>
          </w:r>
        </w:del>
      </w:ins>
    </w:p>
    <w:p w14:paraId="34B36012" w14:textId="77777777" w:rsidR="00E9243E" w:rsidDel="009E1FA8" w:rsidRDefault="0087072B">
      <w:pPr>
        <w:rPr>
          <w:ins w:id="9537" w:author="xiaohou" w:date="2016-09-21T10:45:00Z"/>
          <w:del w:id="9538" w:author="Happy" w:date="2018-08-20T18:39:00Z"/>
        </w:rPr>
        <w:pPrChange w:id="9539" w:author="Happy" w:date="2018-08-20T18:39:00Z">
          <w:pPr>
            <w:spacing w:line="360" w:lineRule="auto"/>
          </w:pPr>
        </w:pPrChange>
      </w:pPr>
      <w:ins w:id="9540" w:author="xiaohou" w:date="2016-09-21T10:45:00Z">
        <w:del w:id="9541" w:author="Happy" w:date="2018-08-20T18:39:00Z">
          <w:r w:rsidDel="009E1FA8">
            <w:rPr>
              <w:noProof/>
              <w:rPrChange w:id="9542" w:author="Unknown">
                <w:rPr>
                  <w:i/>
                  <w:iCs/>
                  <w:noProof/>
                  <w:color w:val="808080" w:themeColor="text1" w:themeTint="7F"/>
                </w:rPr>
              </w:rPrChange>
            </w:rPr>
            <w:drawing>
              <wp:inline distT="0" distB="0" distL="0" distR="0" wp14:anchorId="71989D5B" wp14:editId="06D98D9E">
                <wp:extent cx="5943600" cy="3540932"/>
                <wp:effectExtent l="19050" t="0" r="0" b="0"/>
                <wp:docPr id="6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0" cstate="print"/>
                        <a:srcRect/>
                        <a:stretch>
                          <a:fillRect/>
                        </a:stretch>
                      </pic:blipFill>
                      <pic:spPr bwMode="auto">
                        <a:xfrm>
                          <a:off x="0" y="0"/>
                          <a:ext cx="5943600" cy="3540932"/>
                        </a:xfrm>
                        <a:prstGeom prst="rect">
                          <a:avLst/>
                        </a:prstGeom>
                        <a:noFill/>
                        <a:ln w="9525">
                          <a:noFill/>
                          <a:miter lim="800000"/>
                          <a:headEnd/>
                          <a:tailEnd/>
                        </a:ln>
                      </pic:spPr>
                    </pic:pic>
                  </a:graphicData>
                </a:graphic>
              </wp:inline>
            </w:drawing>
          </w:r>
        </w:del>
      </w:ins>
    </w:p>
    <w:p w14:paraId="6079542D" w14:textId="77777777" w:rsidR="00E9243E" w:rsidDel="009E1FA8" w:rsidRDefault="00E9243E">
      <w:pPr>
        <w:rPr>
          <w:ins w:id="9543" w:author="xiaohou" w:date="2016-09-21T10:45:00Z"/>
          <w:del w:id="9544" w:author="Happy" w:date="2018-08-20T18:39:00Z"/>
        </w:rPr>
        <w:pPrChange w:id="9545" w:author="Happy" w:date="2018-08-20T18:39:00Z">
          <w:pPr>
            <w:spacing w:line="360" w:lineRule="auto"/>
          </w:pPr>
        </w:pPrChange>
      </w:pPr>
      <w:ins w:id="9546" w:author="xiaohou" w:date="2016-09-21T10:45:00Z">
        <w:del w:id="9547" w:author="Happy" w:date="2018-08-20T18:39:00Z">
          <w:r w:rsidDel="009E1FA8">
            <w:rPr>
              <w:rFonts w:hint="eastAsia"/>
            </w:rPr>
            <w:delText>展示内容：</w:delText>
          </w:r>
        </w:del>
      </w:ins>
    </w:p>
    <w:p w14:paraId="299F20AF" w14:textId="77777777" w:rsidR="00E9243E" w:rsidDel="009E1FA8" w:rsidRDefault="00E9243E">
      <w:pPr>
        <w:rPr>
          <w:ins w:id="9548" w:author="xiaohou" w:date="2016-09-21T10:45:00Z"/>
          <w:del w:id="9549" w:author="Happy" w:date="2018-08-20T18:39:00Z"/>
        </w:rPr>
        <w:pPrChange w:id="9550" w:author="Happy" w:date="2018-08-20T18:39:00Z">
          <w:pPr>
            <w:pStyle w:val="af3"/>
            <w:numPr>
              <w:numId w:val="174"/>
            </w:numPr>
            <w:spacing w:line="360" w:lineRule="auto"/>
            <w:ind w:left="420" w:firstLineChars="0" w:hanging="420"/>
          </w:pPr>
        </w:pPrChange>
      </w:pPr>
      <w:ins w:id="9551" w:author="xiaohou" w:date="2016-09-21T10:45:00Z">
        <w:del w:id="9552" w:author="Happy" w:date="2018-08-20T18:39:00Z">
          <w:r w:rsidDel="009E1FA8">
            <w:rPr>
              <w:rFonts w:hint="eastAsia"/>
            </w:rPr>
            <w:delText>左侧</w:delText>
          </w:r>
        </w:del>
      </w:ins>
    </w:p>
    <w:p w14:paraId="58B5A759" w14:textId="77777777" w:rsidR="00E9243E" w:rsidDel="009E1FA8" w:rsidRDefault="00E9243E">
      <w:pPr>
        <w:rPr>
          <w:ins w:id="9553" w:author="xiaohou" w:date="2016-09-21T10:45:00Z"/>
          <w:del w:id="9554" w:author="Happy" w:date="2018-08-20T18:39:00Z"/>
        </w:rPr>
        <w:pPrChange w:id="9555" w:author="Happy" w:date="2018-08-20T18:39:00Z">
          <w:pPr>
            <w:pStyle w:val="af3"/>
            <w:numPr>
              <w:numId w:val="175"/>
            </w:numPr>
            <w:spacing w:line="360" w:lineRule="auto"/>
            <w:ind w:left="840" w:firstLineChars="0" w:hanging="420"/>
          </w:pPr>
        </w:pPrChange>
      </w:pPr>
      <w:ins w:id="9556" w:author="xiaohou" w:date="2016-09-21T10:45:00Z">
        <w:del w:id="9557" w:author="Happy" w:date="2018-08-20T18:39:00Z">
          <w:r w:rsidDel="009E1FA8">
            <w:rPr>
              <w:rFonts w:hint="eastAsia"/>
            </w:rPr>
            <w:delText>广告：占</w:delText>
          </w:r>
          <w:r w:rsidDel="009E1FA8">
            <w:rPr>
              <w:rFonts w:hint="eastAsia"/>
            </w:rPr>
            <w:delText>2/3</w:delText>
          </w:r>
          <w:r w:rsidDel="009E1FA8">
            <w:rPr>
              <w:rFonts w:hint="eastAsia"/>
            </w:rPr>
            <w:delText>的屏，展示图片、视频广告。</w:delText>
          </w:r>
        </w:del>
      </w:ins>
    </w:p>
    <w:p w14:paraId="4BE1F000" w14:textId="77777777" w:rsidR="00E9243E" w:rsidDel="009E1FA8" w:rsidRDefault="00E9243E">
      <w:pPr>
        <w:rPr>
          <w:ins w:id="9558" w:author="xiaohou" w:date="2016-09-21T10:45:00Z"/>
          <w:del w:id="9559" w:author="Happy" w:date="2018-08-20T18:39:00Z"/>
        </w:rPr>
        <w:pPrChange w:id="9560" w:author="Happy" w:date="2018-08-20T18:39:00Z">
          <w:pPr>
            <w:pStyle w:val="af3"/>
            <w:numPr>
              <w:ilvl w:val="1"/>
              <w:numId w:val="176"/>
            </w:numPr>
            <w:spacing w:line="360" w:lineRule="auto"/>
            <w:ind w:left="1260" w:firstLineChars="0" w:hanging="420"/>
          </w:pPr>
        </w:pPrChange>
      </w:pPr>
      <w:ins w:id="9561" w:author="xiaohou" w:date="2016-09-21T10:45:00Z">
        <w:del w:id="9562" w:author="Happy" w:date="2018-08-20T18:39:00Z">
          <w:r w:rsidDel="009E1FA8">
            <w:delText>广告内容</w:delText>
          </w:r>
          <w:r w:rsidDel="009E1FA8">
            <w:rPr>
              <w:rFonts w:hint="eastAsia"/>
            </w:rPr>
            <w:delText>，</w:delText>
          </w:r>
          <w:r w:rsidDel="009E1FA8">
            <w:delText>系统会将图片或者视频内容</w:delText>
          </w:r>
          <w:r w:rsidDel="009E1FA8">
            <w:rPr>
              <w:rFonts w:hint="eastAsia"/>
            </w:rPr>
            <w:delText>下载</w:delText>
          </w:r>
          <w:r w:rsidDel="009E1FA8">
            <w:delText>到本地</w:delText>
          </w:r>
          <w:r w:rsidDel="009E1FA8">
            <w:rPr>
              <w:rFonts w:hint="eastAsia"/>
            </w:rPr>
            <w:delText>，</w:delText>
          </w:r>
          <w:r w:rsidDel="009E1FA8">
            <w:delText>在显示屏上进行播放</w:delText>
          </w:r>
          <w:r w:rsidDel="009E1FA8">
            <w:rPr>
              <w:rFonts w:hint="eastAsia"/>
            </w:rPr>
            <w:delText>。</w:delText>
          </w:r>
        </w:del>
      </w:ins>
    </w:p>
    <w:p w14:paraId="35C114B4" w14:textId="77777777" w:rsidR="00E9243E" w:rsidDel="009E1FA8" w:rsidRDefault="00E9243E">
      <w:pPr>
        <w:rPr>
          <w:ins w:id="9563" w:author="xiaohou" w:date="2016-09-21T10:45:00Z"/>
          <w:del w:id="9564" w:author="Happy" w:date="2018-08-20T18:39:00Z"/>
        </w:rPr>
        <w:pPrChange w:id="9565" w:author="Happy" w:date="2018-08-20T18:39:00Z">
          <w:pPr>
            <w:pStyle w:val="af3"/>
            <w:numPr>
              <w:ilvl w:val="1"/>
              <w:numId w:val="176"/>
            </w:numPr>
            <w:spacing w:line="360" w:lineRule="auto"/>
            <w:ind w:left="1260" w:firstLineChars="0" w:hanging="420"/>
          </w:pPr>
        </w:pPrChange>
      </w:pPr>
      <w:ins w:id="9566" w:author="xiaohou" w:date="2016-09-21T10:45:00Z">
        <w:del w:id="9567" w:author="Happy" w:date="2018-08-20T18:39:00Z">
          <w:r w:rsidDel="009E1FA8">
            <w:rPr>
              <w:rFonts w:hint="eastAsia"/>
            </w:rPr>
            <w:delText>若有多张图片，</w:delText>
          </w:r>
          <w:r w:rsidDel="009E1FA8">
            <w:rPr>
              <w:rFonts w:hint="eastAsia"/>
            </w:rPr>
            <w:delText>15</w:delText>
          </w:r>
          <w:r w:rsidDel="009E1FA8">
            <w:rPr>
              <w:rFonts w:hint="eastAsia"/>
            </w:rPr>
            <w:delText>秒换屏一次。若有多个视频，则多个视频不间断的轮播，轮播顺序按照后台设定的顺序进行播放。其中图片和视频在后台只能设置一种。</w:delText>
          </w:r>
        </w:del>
      </w:ins>
    </w:p>
    <w:p w14:paraId="4B441C06" w14:textId="77777777" w:rsidR="00E9243E" w:rsidDel="009E1FA8" w:rsidRDefault="00E9243E">
      <w:pPr>
        <w:rPr>
          <w:ins w:id="9568" w:author="xiaohou" w:date="2016-09-21T10:45:00Z"/>
          <w:del w:id="9569" w:author="Happy" w:date="2018-08-20T18:39:00Z"/>
        </w:rPr>
        <w:pPrChange w:id="9570" w:author="Happy" w:date="2018-08-20T18:39:00Z">
          <w:pPr>
            <w:pStyle w:val="af3"/>
            <w:numPr>
              <w:ilvl w:val="1"/>
              <w:numId w:val="176"/>
            </w:numPr>
            <w:spacing w:line="360" w:lineRule="auto"/>
            <w:ind w:left="1260" w:firstLineChars="0" w:hanging="420"/>
          </w:pPr>
        </w:pPrChange>
      </w:pPr>
      <w:ins w:id="9571" w:author="xiaohou" w:date="2016-09-21T10:45:00Z">
        <w:del w:id="9572" w:author="Happy" w:date="2018-08-20T18:39:00Z">
          <w:r w:rsidDel="009E1FA8">
            <w:rPr>
              <w:rFonts w:hint="eastAsia"/>
            </w:rPr>
            <w:delText>当账号处在登录状态，则图片或者视频开始播放；当账号退出，则图片或者视频则关闭播放。</w:delText>
          </w:r>
        </w:del>
      </w:ins>
    </w:p>
    <w:p w14:paraId="0EF3FBD5" w14:textId="77777777" w:rsidR="00E9243E" w:rsidDel="009E1FA8" w:rsidRDefault="00E9243E">
      <w:pPr>
        <w:rPr>
          <w:ins w:id="9573" w:author="xiaohou" w:date="2016-09-21T10:45:00Z"/>
          <w:del w:id="9574" w:author="Happy" w:date="2018-08-20T18:39:00Z"/>
        </w:rPr>
        <w:pPrChange w:id="9575" w:author="Happy" w:date="2018-08-20T18:39:00Z">
          <w:pPr>
            <w:pStyle w:val="af3"/>
            <w:numPr>
              <w:ilvl w:val="1"/>
              <w:numId w:val="176"/>
            </w:numPr>
            <w:spacing w:line="360" w:lineRule="auto"/>
            <w:ind w:left="1260" w:firstLineChars="0" w:hanging="420"/>
          </w:pPr>
        </w:pPrChange>
      </w:pPr>
      <w:ins w:id="9576" w:author="xiaohou" w:date="2016-09-21T10:45:00Z">
        <w:del w:id="9577" w:author="Happy" w:date="2018-08-20T18:39:00Z">
          <w:r w:rsidDel="009E1FA8">
            <w:rPr>
              <w:rFonts w:hint="eastAsia"/>
            </w:rPr>
            <w:delText>在播放的过程中，控制显示器播放的</w:delText>
          </w:r>
          <w:r w:rsidDel="009E1FA8">
            <w:rPr>
              <w:rFonts w:hint="eastAsia"/>
            </w:rPr>
            <w:delText>PAD</w:delText>
          </w:r>
          <w:r w:rsidDel="009E1FA8">
            <w:rPr>
              <w:rFonts w:hint="eastAsia"/>
            </w:rPr>
            <w:delText>要处在亮屏状态，若黑屏或者锁屏，则会暂停播放。</w:delText>
          </w:r>
        </w:del>
      </w:ins>
    </w:p>
    <w:p w14:paraId="4110D233" w14:textId="77777777" w:rsidR="00E9243E" w:rsidDel="009E1FA8" w:rsidRDefault="00E9243E">
      <w:pPr>
        <w:rPr>
          <w:ins w:id="9578" w:author="xiaohou" w:date="2016-09-21T10:45:00Z"/>
          <w:del w:id="9579" w:author="Happy" w:date="2018-08-20T18:39:00Z"/>
        </w:rPr>
        <w:pPrChange w:id="9580" w:author="Happy" w:date="2018-08-20T18:39:00Z">
          <w:pPr>
            <w:pStyle w:val="af3"/>
            <w:numPr>
              <w:ilvl w:val="1"/>
              <w:numId w:val="176"/>
            </w:numPr>
            <w:spacing w:line="360" w:lineRule="auto"/>
            <w:ind w:left="1260" w:firstLineChars="0" w:hanging="420"/>
          </w:pPr>
        </w:pPrChange>
      </w:pPr>
      <w:ins w:id="9581" w:author="xiaohou" w:date="2016-09-21T10:45:00Z">
        <w:del w:id="9582" w:author="Happy" w:date="2018-08-20T18:39:00Z">
          <w:r w:rsidDel="009E1FA8">
            <w:rPr>
              <w:rFonts w:hint="eastAsia"/>
            </w:rPr>
            <w:delText>在播放过程中可以对视频的播放进行暂停、播放操作；图片则不需要暂停操作。</w:delText>
          </w:r>
        </w:del>
      </w:ins>
    </w:p>
    <w:p w14:paraId="3D5CD4BB" w14:textId="77777777" w:rsidR="00E9243E" w:rsidDel="009E1FA8" w:rsidRDefault="00E9243E">
      <w:pPr>
        <w:rPr>
          <w:ins w:id="9583" w:author="xiaohou" w:date="2016-09-21T10:45:00Z"/>
          <w:del w:id="9584" w:author="Happy" w:date="2018-08-20T18:39:00Z"/>
        </w:rPr>
        <w:pPrChange w:id="9585" w:author="Happy" w:date="2018-08-20T18:39:00Z">
          <w:pPr>
            <w:pStyle w:val="af3"/>
            <w:numPr>
              <w:ilvl w:val="1"/>
              <w:numId w:val="176"/>
            </w:numPr>
            <w:spacing w:line="360" w:lineRule="auto"/>
            <w:ind w:left="1260" w:firstLineChars="0" w:hanging="420"/>
          </w:pPr>
        </w:pPrChange>
      </w:pPr>
      <w:ins w:id="9586" w:author="xiaohou" w:date="2016-09-21T10:45:00Z">
        <w:del w:id="9587" w:author="Happy" w:date="2018-08-20T18:39:00Z">
          <w:r w:rsidDel="009E1FA8">
            <w:rPr>
              <w:rFonts w:hint="eastAsia"/>
            </w:rPr>
            <w:delText>如果在播放视频的过程中，有其他语音的播放，比如叫号等，则视频的声音自动调成静音，当其他语音播放完毕，则视频声音调成正常声音大小。</w:delText>
          </w:r>
        </w:del>
      </w:ins>
    </w:p>
    <w:p w14:paraId="2D59DA7C" w14:textId="77777777" w:rsidR="00E9243E" w:rsidDel="009E1FA8" w:rsidRDefault="00E9243E">
      <w:pPr>
        <w:rPr>
          <w:ins w:id="9588" w:author="xiaohou" w:date="2016-09-21T10:45:00Z"/>
          <w:del w:id="9589" w:author="Happy" w:date="2018-08-20T18:39:00Z"/>
        </w:rPr>
        <w:pPrChange w:id="9590" w:author="Happy" w:date="2018-08-20T18:39:00Z">
          <w:pPr>
            <w:pStyle w:val="af3"/>
            <w:numPr>
              <w:numId w:val="175"/>
            </w:numPr>
            <w:spacing w:line="360" w:lineRule="auto"/>
            <w:ind w:left="840" w:firstLineChars="0" w:hanging="420"/>
          </w:pPr>
        </w:pPrChange>
      </w:pPr>
      <w:ins w:id="9591" w:author="xiaohou" w:date="2016-09-21T10:45:00Z">
        <w:del w:id="9592" w:author="Happy" w:date="2018-08-20T18:39:00Z">
          <w:r w:rsidDel="009E1FA8">
            <w:rPr>
              <w:rFonts w:hint="eastAsia"/>
            </w:rPr>
            <w:delText>取餐信息：请</w:delText>
          </w:r>
          <w:r w:rsidDel="009E1FA8">
            <w:rPr>
              <w:rFonts w:hint="eastAsia"/>
            </w:rPr>
            <w:delText>**</w:delText>
          </w:r>
          <w:r w:rsidDel="009E1FA8">
            <w:rPr>
              <w:rFonts w:hint="eastAsia"/>
            </w:rPr>
            <w:delText>号顾客到取餐台取餐。通知方式为：显示</w:delText>
          </w:r>
          <w:r w:rsidDel="009E1FA8">
            <w:rPr>
              <w:rFonts w:hint="eastAsia"/>
            </w:rPr>
            <w:delText>+</w:delText>
          </w:r>
          <w:r w:rsidDel="009E1FA8">
            <w:rPr>
              <w:rFonts w:hint="eastAsia"/>
            </w:rPr>
            <w:delText>声音双重提示。</w:delText>
          </w:r>
        </w:del>
      </w:ins>
    </w:p>
    <w:p w14:paraId="6B1F84A3" w14:textId="77777777" w:rsidR="00E9243E" w:rsidDel="009E1FA8" w:rsidRDefault="00E9243E">
      <w:pPr>
        <w:rPr>
          <w:ins w:id="9593" w:author="xiaohou" w:date="2016-09-21T10:45:00Z"/>
          <w:del w:id="9594" w:author="Happy" w:date="2018-08-20T18:39:00Z"/>
        </w:rPr>
        <w:pPrChange w:id="9595" w:author="Happy" w:date="2018-08-20T18:39:00Z">
          <w:pPr>
            <w:pStyle w:val="af3"/>
            <w:numPr>
              <w:numId w:val="174"/>
            </w:numPr>
            <w:spacing w:line="360" w:lineRule="auto"/>
            <w:ind w:left="420" w:firstLineChars="0" w:hanging="420"/>
          </w:pPr>
        </w:pPrChange>
      </w:pPr>
      <w:ins w:id="9596" w:author="xiaohou" w:date="2016-09-21T10:45:00Z">
        <w:del w:id="9597" w:author="Happy" w:date="2018-08-20T18:39:00Z">
          <w:r w:rsidDel="009E1FA8">
            <w:rPr>
              <w:rFonts w:hint="eastAsia"/>
            </w:rPr>
            <w:delText>右侧</w:delText>
          </w:r>
        </w:del>
      </w:ins>
    </w:p>
    <w:p w14:paraId="333046E5" w14:textId="77777777" w:rsidR="00E9243E" w:rsidDel="009E1FA8" w:rsidRDefault="00E9243E">
      <w:pPr>
        <w:rPr>
          <w:ins w:id="9598" w:author="xiaohou" w:date="2016-09-21T10:45:00Z"/>
          <w:del w:id="9599" w:author="Happy" w:date="2018-08-20T18:39:00Z"/>
        </w:rPr>
        <w:pPrChange w:id="9600" w:author="Happy" w:date="2018-08-20T18:39:00Z">
          <w:pPr>
            <w:pStyle w:val="af3"/>
            <w:numPr>
              <w:numId w:val="176"/>
            </w:numPr>
            <w:spacing w:line="360" w:lineRule="auto"/>
            <w:ind w:left="840" w:firstLineChars="0" w:hanging="420"/>
          </w:pPr>
        </w:pPrChange>
      </w:pPr>
      <w:ins w:id="9601" w:author="xiaohou" w:date="2016-09-21T10:45:00Z">
        <w:del w:id="9602" w:author="Happy" w:date="2018-08-20T18:39:00Z">
          <w:r w:rsidDel="009E1FA8">
            <w:rPr>
              <w:rFonts w:hint="eastAsia"/>
            </w:rPr>
            <w:delText>icon</w:delText>
          </w:r>
          <w:r w:rsidDel="009E1FA8">
            <w:rPr>
              <w:rFonts w:hint="eastAsia"/>
            </w:rPr>
            <w:delText>：餐厅的</w:delText>
          </w:r>
          <w:r w:rsidDel="009E1FA8">
            <w:rPr>
              <w:rFonts w:hint="eastAsia"/>
            </w:rPr>
            <w:delText>icon</w:delText>
          </w:r>
        </w:del>
      </w:ins>
    </w:p>
    <w:p w14:paraId="5E1C8566" w14:textId="77777777" w:rsidR="00E9243E" w:rsidDel="009E1FA8" w:rsidRDefault="00E9243E">
      <w:pPr>
        <w:rPr>
          <w:ins w:id="9603" w:author="xiaohou" w:date="2016-09-21T10:45:00Z"/>
          <w:del w:id="9604" w:author="Happy" w:date="2018-08-20T18:39:00Z"/>
        </w:rPr>
        <w:pPrChange w:id="9605" w:author="Happy" w:date="2018-08-20T18:39:00Z">
          <w:pPr>
            <w:pStyle w:val="af3"/>
            <w:numPr>
              <w:numId w:val="176"/>
            </w:numPr>
            <w:spacing w:line="360" w:lineRule="auto"/>
            <w:ind w:left="840" w:firstLineChars="0" w:hanging="420"/>
          </w:pPr>
        </w:pPrChange>
      </w:pPr>
      <w:ins w:id="9606" w:author="xiaohou" w:date="2016-09-21T10:45:00Z">
        <w:del w:id="9607" w:author="Happy" w:date="2018-08-20T18:39:00Z">
          <w:r w:rsidDel="009E1FA8">
            <w:rPr>
              <w:rFonts w:hint="eastAsia"/>
            </w:rPr>
            <w:delText>等待序号：按照下单时间顺序排序。（包括线上和线下两种方式下单时间）</w:delText>
          </w:r>
        </w:del>
      </w:ins>
    </w:p>
    <w:p w14:paraId="07367B77" w14:textId="77777777" w:rsidR="00E9243E" w:rsidDel="009E1FA8" w:rsidRDefault="00E9243E">
      <w:pPr>
        <w:rPr>
          <w:ins w:id="9608" w:author="xiaohou" w:date="2016-09-21T10:45:00Z"/>
          <w:del w:id="9609" w:author="Happy" w:date="2018-08-20T18:39:00Z"/>
        </w:rPr>
        <w:pPrChange w:id="9610" w:author="Happy" w:date="2018-08-20T18:39:00Z">
          <w:pPr>
            <w:pStyle w:val="af3"/>
            <w:numPr>
              <w:numId w:val="174"/>
            </w:numPr>
            <w:spacing w:line="360" w:lineRule="auto"/>
            <w:ind w:left="420" w:firstLineChars="0" w:hanging="420"/>
          </w:pPr>
        </w:pPrChange>
      </w:pPr>
      <w:ins w:id="9611" w:author="xiaohou" w:date="2016-09-21T10:45:00Z">
        <w:del w:id="9612" w:author="Happy" w:date="2018-08-20T18:39:00Z">
          <w:r w:rsidDel="009E1FA8">
            <w:rPr>
              <w:rFonts w:hint="eastAsia"/>
            </w:rPr>
            <w:delText>语音播放规则：</w:delText>
          </w:r>
        </w:del>
      </w:ins>
    </w:p>
    <w:p w14:paraId="502B3CCD" w14:textId="77777777" w:rsidR="00E9243E" w:rsidDel="009E1FA8" w:rsidRDefault="00E9243E">
      <w:pPr>
        <w:rPr>
          <w:ins w:id="9613" w:author="xiaohou" w:date="2016-09-21T10:45:00Z"/>
          <w:del w:id="9614" w:author="Happy" w:date="2018-08-20T18:39:00Z"/>
        </w:rPr>
        <w:pPrChange w:id="9615" w:author="Happy" w:date="2018-08-20T18:39:00Z">
          <w:pPr>
            <w:pStyle w:val="af3"/>
            <w:spacing w:line="360" w:lineRule="auto"/>
            <w:ind w:left="420" w:firstLineChars="0" w:firstLine="0"/>
          </w:pPr>
        </w:pPrChange>
      </w:pPr>
      <w:ins w:id="9616" w:author="xiaohou" w:date="2016-09-21T10:45:00Z">
        <w:del w:id="9617" w:author="Happy" w:date="2018-08-20T18:39:00Z">
          <w:r w:rsidDel="009E1FA8">
            <w:rPr>
              <w:rFonts w:hint="eastAsia"/>
            </w:rPr>
            <w:delText>系统本地会上传多个语音包，根据打荷人员点击【出菜】时回传的数字，系统调取不同的语音包，进行播放。比如“请”为一个</w:delText>
          </w:r>
          <w:r w:rsidDel="009E1FA8">
            <w:rPr>
              <w:rFonts w:hint="eastAsia"/>
            </w:rPr>
            <w:delText>A</w:delText>
          </w:r>
          <w:r w:rsidDel="009E1FA8">
            <w:rPr>
              <w:rFonts w:hint="eastAsia"/>
            </w:rPr>
            <w:delText>语音包，“</w:delText>
          </w:r>
          <w:r w:rsidDel="009E1FA8">
            <w:rPr>
              <w:rFonts w:hint="eastAsia"/>
            </w:rPr>
            <w:delText>15</w:delText>
          </w:r>
          <w:r w:rsidDel="009E1FA8">
            <w:rPr>
              <w:rFonts w:hint="eastAsia"/>
            </w:rPr>
            <w:delText>号顾客”数字为一个</w:delText>
          </w:r>
          <w:r w:rsidDel="009E1FA8">
            <w:rPr>
              <w:rFonts w:hint="eastAsia"/>
            </w:rPr>
            <w:delText>B</w:delText>
          </w:r>
          <w:r w:rsidDel="009E1FA8">
            <w:rPr>
              <w:rFonts w:hint="eastAsia"/>
            </w:rPr>
            <w:delText>语音包，“到取餐台取餐”为一个</w:delText>
          </w:r>
          <w:r w:rsidDel="009E1FA8">
            <w:rPr>
              <w:rFonts w:hint="eastAsia"/>
            </w:rPr>
            <w:delText>C</w:delText>
          </w:r>
          <w:r w:rsidDel="009E1FA8">
            <w:rPr>
              <w:rFonts w:hint="eastAsia"/>
            </w:rPr>
            <w:delText>语音包。系统根据当时需要叫的号码，调取</w:delText>
          </w:r>
          <w:r w:rsidDel="009E1FA8">
            <w:rPr>
              <w:rFonts w:hint="eastAsia"/>
            </w:rPr>
            <w:delText>A+B+C</w:delText>
          </w:r>
          <w:r w:rsidDel="009E1FA8">
            <w:rPr>
              <w:rFonts w:hint="eastAsia"/>
            </w:rPr>
            <w:delText>组合语音包，按照顺序进行播放。</w:delText>
          </w:r>
        </w:del>
      </w:ins>
    </w:p>
    <w:p w14:paraId="25C863A2" w14:textId="77777777" w:rsidR="00F42C03" w:rsidRPr="00F42C03" w:rsidRDefault="00F42C03">
      <w:pPr>
        <w:pPrChange w:id="9618" w:author="Happy" w:date="2018-08-20T18:39:00Z">
          <w:pPr>
            <w:pStyle w:val="af3"/>
            <w:spacing w:line="360" w:lineRule="auto"/>
          </w:pPr>
        </w:pPrChange>
      </w:pPr>
    </w:p>
    <w:sectPr w:rsidR="00F42C03" w:rsidRPr="00F42C03" w:rsidSect="00E21EB9">
      <w:headerReference w:type="default" r:id="rId131"/>
      <w:footerReference w:type="default" r:id="rId132"/>
      <w:pgSz w:w="11906" w:h="16838" w:code="9"/>
      <w:pgMar w:top="1440" w:right="1286" w:bottom="1246" w:left="1260" w:header="851" w:footer="851"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544" w:author="s00145150" w:date="2016-09-07T09:36:00Z" w:initials="s00145150">
    <w:p w14:paraId="543EC92F" w14:textId="77777777" w:rsidR="00650A50" w:rsidRDefault="00650A50">
      <w:pPr>
        <w:pStyle w:val="af5"/>
      </w:pPr>
      <w:r>
        <w:rPr>
          <w:rStyle w:val="af9"/>
        </w:rPr>
        <w:annotationRef/>
      </w:r>
      <w:r>
        <w:rPr>
          <w:rFonts w:hint="eastAsia"/>
        </w:rPr>
        <w:t>可以</w:t>
      </w:r>
      <w:r>
        <w:t>和</w:t>
      </w:r>
      <w:r>
        <w:rPr>
          <w:rFonts w:hint="eastAsia"/>
        </w:rPr>
        <w:t>商户</w:t>
      </w:r>
      <w:r>
        <w:t>聊一下，看并桌、</w:t>
      </w:r>
      <w:r>
        <w:rPr>
          <w:rFonts w:hint="eastAsia"/>
        </w:rPr>
        <w:t>换桌</w:t>
      </w:r>
      <w:r>
        <w:t>这两个功能的使用频率高，还是</w:t>
      </w:r>
      <w:r>
        <w:rPr>
          <w:rFonts w:hint="eastAsia"/>
        </w:rPr>
        <w:t>估清、交接班、抽大钞、开钱箱的</w:t>
      </w:r>
      <w:r>
        <w:t>使用频率高，首页还是放使用频率</w:t>
      </w:r>
      <w:r>
        <w:rPr>
          <w:rFonts w:hint="eastAsia"/>
        </w:rPr>
        <w:t>最高</w:t>
      </w:r>
      <w:r>
        <w:t>的功能</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43EC9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3EC92F" w16cid:durableId="1F256D7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D7482C" w14:textId="77777777" w:rsidR="00725331" w:rsidRDefault="00725331" w:rsidP="00FC40A5">
      <w:r>
        <w:separator/>
      </w:r>
    </w:p>
  </w:endnote>
  <w:endnote w:type="continuationSeparator" w:id="0">
    <w:p w14:paraId="1F0A1E28" w14:textId="77777777" w:rsidR="00725331" w:rsidRDefault="00725331" w:rsidP="00FC40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隶书">
    <w:altName w:val="宋体"/>
    <w:panose1 w:val="020B0604020202020204"/>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ED96A" w14:textId="77777777" w:rsidR="00650A50" w:rsidRPr="006515A3" w:rsidRDefault="00650A50" w:rsidP="00E21EB9">
    <w:pPr>
      <w:pStyle w:val="a5"/>
      <w:tabs>
        <w:tab w:val="clear" w:pos="8306"/>
        <w:tab w:val="right" w:pos="9360"/>
      </w:tabs>
      <w:rPr>
        <w:rFonts w:ascii="Arial" w:hAnsi="Arial" w:cs="Arial"/>
      </w:rPr>
    </w:pPr>
    <w:r w:rsidRPr="006515A3">
      <w:rPr>
        <w:rFonts w:ascii="Arial" w:hAnsi="Arial" w:cs="Arial"/>
      </w:rPr>
      <w:t>内部资料</w:t>
    </w:r>
    <w:r w:rsidRPr="006515A3">
      <w:rPr>
        <w:rFonts w:ascii="Arial" w:hAnsi="Arial" w:cs="Arial"/>
      </w:rPr>
      <w:tab/>
    </w:r>
    <w:r w:rsidRPr="006515A3">
      <w:rPr>
        <w:rFonts w:ascii="Arial" w:hAnsi="Arial" w:cs="Arial"/>
      </w:rPr>
      <w:t>第</w:t>
    </w:r>
    <w:r w:rsidRPr="006515A3">
      <w:rPr>
        <w:rStyle w:val="ab"/>
        <w:rFonts w:cs="Arial"/>
      </w:rPr>
      <w:fldChar w:fldCharType="begin"/>
    </w:r>
    <w:r w:rsidRPr="006515A3">
      <w:rPr>
        <w:rStyle w:val="ab"/>
        <w:rFonts w:cs="Arial"/>
      </w:rPr>
      <w:instrText xml:space="preserve"> PAGE </w:instrText>
    </w:r>
    <w:r w:rsidRPr="006515A3">
      <w:rPr>
        <w:rStyle w:val="ab"/>
        <w:rFonts w:cs="Arial"/>
      </w:rPr>
      <w:fldChar w:fldCharType="separate"/>
    </w:r>
    <w:r>
      <w:rPr>
        <w:rStyle w:val="ab"/>
        <w:rFonts w:cs="Arial"/>
        <w:noProof/>
      </w:rPr>
      <w:t>48</w:t>
    </w:r>
    <w:r w:rsidRPr="006515A3">
      <w:rPr>
        <w:rStyle w:val="ab"/>
        <w:rFonts w:cs="Arial"/>
      </w:rPr>
      <w:fldChar w:fldCharType="end"/>
    </w:r>
    <w:r w:rsidRPr="006515A3">
      <w:rPr>
        <w:rFonts w:ascii="Arial" w:hAnsi="Arial" w:cs="Arial"/>
      </w:rPr>
      <w:t>页</w:t>
    </w:r>
    <w:r w:rsidRPr="006515A3">
      <w:rPr>
        <w:rFonts w:ascii="Arial" w:hAnsi="Arial" w:cs="Arial"/>
      </w:rPr>
      <w:tab/>
    </w:r>
    <w:r w:rsidRPr="006515A3">
      <w:rPr>
        <w:rFonts w:ascii="Arial" w:hAnsi="Arial" w:cs="Arial"/>
      </w:rPr>
      <w:t>注意保密</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79DB02" w14:textId="77777777" w:rsidR="00725331" w:rsidRDefault="00725331" w:rsidP="00FC40A5">
      <w:r>
        <w:separator/>
      </w:r>
    </w:p>
  </w:footnote>
  <w:footnote w:type="continuationSeparator" w:id="0">
    <w:p w14:paraId="6CBBA66F" w14:textId="77777777" w:rsidR="00725331" w:rsidRDefault="00725331" w:rsidP="00FC40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EEB998" w14:textId="77777777" w:rsidR="00650A50" w:rsidRPr="00075E5F" w:rsidRDefault="00650A50">
    <w:pPr>
      <w:pPrChange w:id="9619" w:author="Happy" w:date="2018-08-20T16:48:00Z">
        <w:pPr>
          <w:pStyle w:val="a3"/>
          <w:tabs>
            <w:tab w:val="clear" w:pos="8306"/>
            <w:tab w:val="right" w:pos="9360"/>
          </w:tabs>
          <w:wordWrap w:val="0"/>
          <w:jc w:val="right"/>
        </w:pPr>
      </w:pPrChange>
    </w:pPr>
    <w:ins w:id="9620" w:author="Happy" w:date="2018-08-20T16:48:00Z">
      <w:r w:rsidRPr="00075E5F">
        <w:rPr>
          <w:sz w:val="18"/>
          <w:szCs w:val="18"/>
        </w:rPr>
        <w:t>FITTIME</w:t>
      </w:r>
      <w:r w:rsidRPr="00075E5F">
        <w:rPr>
          <w:rFonts w:hint="eastAsia"/>
          <w:sz w:val="18"/>
          <w:szCs w:val="18"/>
        </w:rPr>
        <w:t>睿健时代</w:t>
      </w:r>
      <w:r w:rsidRPr="00075E5F">
        <w:rPr>
          <w:sz w:val="18"/>
          <w:szCs w:val="18"/>
        </w:rPr>
        <w:t>-</w:t>
      </w:r>
    </w:ins>
    <w:r w:rsidRPr="00075E5F">
      <w:rPr>
        <w:rFonts w:hint="eastAsia"/>
        <w:sz w:val="18"/>
        <w:szCs w:val="18"/>
      </w:rPr>
      <w:t>产品需求说明书</w:t>
    </w:r>
    <w:r w:rsidRPr="00075E5F">
      <w:rPr>
        <w:sz w:val="18"/>
        <w:szCs w:val="18"/>
      </w:rPr>
      <w:tab/>
    </w:r>
    <w:r w:rsidRPr="00075E5F">
      <w:rPr>
        <w:sz w:val="18"/>
        <w:szCs w:val="1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31462"/>
    <w:multiLevelType w:val="hybridMultilevel"/>
    <w:tmpl w:val="62B880D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0E209A8"/>
    <w:multiLevelType w:val="hybridMultilevel"/>
    <w:tmpl w:val="693C892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1490B23"/>
    <w:multiLevelType w:val="hybridMultilevel"/>
    <w:tmpl w:val="E5D48A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17D38F0"/>
    <w:multiLevelType w:val="hybridMultilevel"/>
    <w:tmpl w:val="1D7A4A9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1971F70"/>
    <w:multiLevelType w:val="hybridMultilevel"/>
    <w:tmpl w:val="7812AA1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2E717D1"/>
    <w:multiLevelType w:val="hybridMultilevel"/>
    <w:tmpl w:val="DAD48C3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4C113E5"/>
    <w:multiLevelType w:val="hybridMultilevel"/>
    <w:tmpl w:val="FA80906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4D91583"/>
    <w:multiLevelType w:val="hybridMultilevel"/>
    <w:tmpl w:val="D94821C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05553DFD"/>
    <w:multiLevelType w:val="hybridMultilevel"/>
    <w:tmpl w:val="A486196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5AA0C60"/>
    <w:multiLevelType w:val="hybridMultilevel"/>
    <w:tmpl w:val="266AF7A6"/>
    <w:lvl w:ilvl="0" w:tplc="04090011">
      <w:start w:val="1"/>
      <w:numFmt w:val="decimal"/>
      <w:lvlText w:val="%1)"/>
      <w:lvlJc w:val="left"/>
      <w:pPr>
        <w:ind w:left="720" w:hanging="360"/>
      </w:pPr>
      <w:rPr>
        <w:rFonts w:hint="eastAsia"/>
      </w:rPr>
    </w:lvl>
    <w:lvl w:ilvl="1" w:tplc="04090019">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0" w15:restartNumberingAfterBreak="0">
    <w:nsid w:val="06325F28"/>
    <w:multiLevelType w:val="hybridMultilevel"/>
    <w:tmpl w:val="723E508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678528C"/>
    <w:multiLevelType w:val="hybridMultilevel"/>
    <w:tmpl w:val="5838AC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06B90C1A"/>
    <w:multiLevelType w:val="hybridMultilevel"/>
    <w:tmpl w:val="822A282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06F21879"/>
    <w:multiLevelType w:val="hybridMultilevel"/>
    <w:tmpl w:val="560EAF1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07795499"/>
    <w:multiLevelType w:val="hybridMultilevel"/>
    <w:tmpl w:val="D5884AE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07C7116E"/>
    <w:multiLevelType w:val="hybridMultilevel"/>
    <w:tmpl w:val="CFB4B1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086A03DA"/>
    <w:multiLevelType w:val="hybridMultilevel"/>
    <w:tmpl w:val="ED30F3E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0A0C25EC"/>
    <w:multiLevelType w:val="hybridMultilevel"/>
    <w:tmpl w:val="1242E0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0A5C1AD0"/>
    <w:multiLevelType w:val="hybridMultilevel"/>
    <w:tmpl w:val="CD40968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0D5D64EC"/>
    <w:multiLevelType w:val="hybridMultilevel"/>
    <w:tmpl w:val="F3E6568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0DAF322C"/>
    <w:multiLevelType w:val="hybridMultilevel"/>
    <w:tmpl w:val="1C006B8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0F334589"/>
    <w:multiLevelType w:val="hybridMultilevel"/>
    <w:tmpl w:val="92B0E4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0F35186F"/>
    <w:multiLevelType w:val="hybridMultilevel"/>
    <w:tmpl w:val="1AC09A5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11B44B72"/>
    <w:multiLevelType w:val="hybridMultilevel"/>
    <w:tmpl w:val="12D4A8E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128477B9"/>
    <w:multiLevelType w:val="hybridMultilevel"/>
    <w:tmpl w:val="A60A71A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13817CEE"/>
    <w:multiLevelType w:val="hybridMultilevel"/>
    <w:tmpl w:val="8730D3E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139E3DBA"/>
    <w:multiLevelType w:val="hybridMultilevel"/>
    <w:tmpl w:val="9E72EC1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151614E0"/>
    <w:multiLevelType w:val="hybridMultilevel"/>
    <w:tmpl w:val="1D84ABC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15367645"/>
    <w:multiLevelType w:val="hybridMultilevel"/>
    <w:tmpl w:val="91BE8AA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15674E93"/>
    <w:multiLevelType w:val="hybridMultilevel"/>
    <w:tmpl w:val="FD74E8F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1814721F"/>
    <w:multiLevelType w:val="hybridMultilevel"/>
    <w:tmpl w:val="D6B4313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182F7F29"/>
    <w:multiLevelType w:val="hybridMultilevel"/>
    <w:tmpl w:val="337EF4A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183137C8"/>
    <w:multiLevelType w:val="hybridMultilevel"/>
    <w:tmpl w:val="4A5E8AAA"/>
    <w:lvl w:ilvl="0" w:tplc="C90AFB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1A2A63D7"/>
    <w:multiLevelType w:val="hybridMultilevel"/>
    <w:tmpl w:val="131C91C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1A682BE3"/>
    <w:multiLevelType w:val="hybridMultilevel"/>
    <w:tmpl w:val="E46476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1AA30727"/>
    <w:multiLevelType w:val="hybridMultilevel"/>
    <w:tmpl w:val="1512B99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1AD76A47"/>
    <w:multiLevelType w:val="hybridMultilevel"/>
    <w:tmpl w:val="B3765A2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1BA071F1"/>
    <w:multiLevelType w:val="hybridMultilevel"/>
    <w:tmpl w:val="1782533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1BD60BD2"/>
    <w:multiLevelType w:val="hybridMultilevel"/>
    <w:tmpl w:val="6C26591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1C6A3D40"/>
    <w:multiLevelType w:val="hybridMultilevel"/>
    <w:tmpl w:val="CC7A0420"/>
    <w:lvl w:ilvl="0" w:tplc="04090003">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1CD676C0"/>
    <w:multiLevelType w:val="hybridMultilevel"/>
    <w:tmpl w:val="EA461FC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1CFD403A"/>
    <w:multiLevelType w:val="hybridMultilevel"/>
    <w:tmpl w:val="4900041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1D087BB3"/>
    <w:multiLevelType w:val="hybridMultilevel"/>
    <w:tmpl w:val="6A28FB4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1FAF3437"/>
    <w:multiLevelType w:val="hybridMultilevel"/>
    <w:tmpl w:val="1046B11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201F7E94"/>
    <w:multiLevelType w:val="hybridMultilevel"/>
    <w:tmpl w:val="6BFC05C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203D0924"/>
    <w:multiLevelType w:val="hybridMultilevel"/>
    <w:tmpl w:val="CF84A1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204701D3"/>
    <w:multiLevelType w:val="hybridMultilevel"/>
    <w:tmpl w:val="7A64EB7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232864A9"/>
    <w:multiLevelType w:val="hybridMultilevel"/>
    <w:tmpl w:val="026C230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24812B14"/>
    <w:multiLevelType w:val="hybridMultilevel"/>
    <w:tmpl w:val="C28C11F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24B1626A"/>
    <w:multiLevelType w:val="hybridMultilevel"/>
    <w:tmpl w:val="2E781F3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260B1B90"/>
    <w:multiLevelType w:val="hybridMultilevel"/>
    <w:tmpl w:val="291442B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28E3340E"/>
    <w:multiLevelType w:val="hybridMultilevel"/>
    <w:tmpl w:val="C2F8595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2A511939"/>
    <w:multiLevelType w:val="hybridMultilevel"/>
    <w:tmpl w:val="C75A4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15:restartNumberingAfterBreak="0">
    <w:nsid w:val="2AB63156"/>
    <w:multiLevelType w:val="hybridMultilevel"/>
    <w:tmpl w:val="A734F64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2B3E1653"/>
    <w:multiLevelType w:val="hybridMultilevel"/>
    <w:tmpl w:val="64905F0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2B6736E3"/>
    <w:multiLevelType w:val="hybridMultilevel"/>
    <w:tmpl w:val="BE008D9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2B95279A"/>
    <w:multiLevelType w:val="hybridMultilevel"/>
    <w:tmpl w:val="2C1693D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2C1C7A0E"/>
    <w:multiLevelType w:val="hybridMultilevel"/>
    <w:tmpl w:val="7A6E74A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2CF74438"/>
    <w:multiLevelType w:val="hybridMultilevel"/>
    <w:tmpl w:val="990263B2"/>
    <w:lvl w:ilvl="0" w:tplc="6ED8DA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2D93190E"/>
    <w:multiLevelType w:val="hybridMultilevel"/>
    <w:tmpl w:val="B074D26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2E110137"/>
    <w:multiLevelType w:val="hybridMultilevel"/>
    <w:tmpl w:val="8FEE454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2E7F6C6A"/>
    <w:multiLevelType w:val="hybridMultilevel"/>
    <w:tmpl w:val="E306194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2ED56AF1"/>
    <w:multiLevelType w:val="hybridMultilevel"/>
    <w:tmpl w:val="F568305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2F4768DF"/>
    <w:multiLevelType w:val="hybridMultilevel"/>
    <w:tmpl w:val="27184F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4" w15:restartNumberingAfterBreak="0">
    <w:nsid w:val="2FFB5D55"/>
    <w:multiLevelType w:val="hybridMultilevel"/>
    <w:tmpl w:val="266AF7A6"/>
    <w:lvl w:ilvl="0" w:tplc="04090011">
      <w:start w:val="1"/>
      <w:numFmt w:val="decimal"/>
      <w:lvlText w:val="%1)"/>
      <w:lvlJc w:val="left"/>
      <w:pPr>
        <w:ind w:left="720" w:hanging="360"/>
      </w:pPr>
      <w:rPr>
        <w:rFonts w:hint="eastAsia"/>
      </w:rPr>
    </w:lvl>
    <w:lvl w:ilvl="1" w:tplc="04090019">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65" w15:restartNumberingAfterBreak="0">
    <w:nsid w:val="308B00BE"/>
    <w:multiLevelType w:val="hybridMultilevel"/>
    <w:tmpl w:val="361C395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308F2163"/>
    <w:multiLevelType w:val="hybridMultilevel"/>
    <w:tmpl w:val="148C808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7" w15:restartNumberingAfterBreak="0">
    <w:nsid w:val="30CB1334"/>
    <w:multiLevelType w:val="hybridMultilevel"/>
    <w:tmpl w:val="C1F66BC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314A27DE"/>
    <w:multiLevelType w:val="hybridMultilevel"/>
    <w:tmpl w:val="E0CC96E2"/>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31ED1471"/>
    <w:multiLevelType w:val="hybridMultilevel"/>
    <w:tmpl w:val="08B20E0E"/>
    <w:lvl w:ilvl="0" w:tplc="0BC27B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3215161E"/>
    <w:multiLevelType w:val="hybridMultilevel"/>
    <w:tmpl w:val="84EE2B6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1" w15:restartNumberingAfterBreak="0">
    <w:nsid w:val="33587135"/>
    <w:multiLevelType w:val="hybridMultilevel"/>
    <w:tmpl w:val="2000E93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34BD68B1"/>
    <w:multiLevelType w:val="hybridMultilevel"/>
    <w:tmpl w:val="67A0DD6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34E62902"/>
    <w:multiLevelType w:val="hybridMultilevel"/>
    <w:tmpl w:val="E74CFF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15:restartNumberingAfterBreak="0">
    <w:nsid w:val="35EB3B27"/>
    <w:multiLevelType w:val="hybridMultilevel"/>
    <w:tmpl w:val="7D92A700"/>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5" w15:restartNumberingAfterBreak="0">
    <w:nsid w:val="35EF4C8E"/>
    <w:multiLevelType w:val="hybridMultilevel"/>
    <w:tmpl w:val="3BF2FCA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36A353C2"/>
    <w:multiLevelType w:val="hybridMultilevel"/>
    <w:tmpl w:val="E92281C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380C7519"/>
    <w:multiLevelType w:val="hybridMultilevel"/>
    <w:tmpl w:val="0A04902E"/>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8" w15:restartNumberingAfterBreak="0">
    <w:nsid w:val="38682D35"/>
    <w:multiLevelType w:val="hybridMultilevel"/>
    <w:tmpl w:val="C4BE6A12"/>
    <w:lvl w:ilvl="0" w:tplc="934659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38CA5143"/>
    <w:multiLevelType w:val="hybridMultilevel"/>
    <w:tmpl w:val="7CDEE33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39523506"/>
    <w:multiLevelType w:val="hybridMultilevel"/>
    <w:tmpl w:val="D082B09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395652A9"/>
    <w:multiLevelType w:val="hybridMultilevel"/>
    <w:tmpl w:val="BC70C62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3A050E41"/>
    <w:multiLevelType w:val="hybridMultilevel"/>
    <w:tmpl w:val="2BC0F26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15:restartNumberingAfterBreak="0">
    <w:nsid w:val="3B031E2E"/>
    <w:multiLevelType w:val="hybridMultilevel"/>
    <w:tmpl w:val="F19EF99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3CE3015E"/>
    <w:multiLevelType w:val="hybridMultilevel"/>
    <w:tmpl w:val="F8D0044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5" w15:restartNumberingAfterBreak="0">
    <w:nsid w:val="3DDB34AD"/>
    <w:multiLevelType w:val="hybridMultilevel"/>
    <w:tmpl w:val="12129F9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15:restartNumberingAfterBreak="0">
    <w:nsid w:val="3E6905F4"/>
    <w:multiLevelType w:val="hybridMultilevel"/>
    <w:tmpl w:val="AAA026A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7" w15:restartNumberingAfterBreak="0">
    <w:nsid w:val="400123B4"/>
    <w:multiLevelType w:val="hybridMultilevel"/>
    <w:tmpl w:val="E9CE03A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15:restartNumberingAfterBreak="0">
    <w:nsid w:val="40147658"/>
    <w:multiLevelType w:val="hybridMultilevel"/>
    <w:tmpl w:val="A20C3FE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9" w15:restartNumberingAfterBreak="0">
    <w:nsid w:val="40CC1A45"/>
    <w:multiLevelType w:val="hybridMultilevel"/>
    <w:tmpl w:val="F8B4C2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0" w15:restartNumberingAfterBreak="0">
    <w:nsid w:val="40E97E4D"/>
    <w:multiLevelType w:val="hybridMultilevel"/>
    <w:tmpl w:val="B41418F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1" w15:restartNumberingAfterBreak="0">
    <w:nsid w:val="41D546EF"/>
    <w:multiLevelType w:val="hybridMultilevel"/>
    <w:tmpl w:val="016E1C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2" w15:restartNumberingAfterBreak="0">
    <w:nsid w:val="42CF4465"/>
    <w:multiLevelType w:val="hybridMultilevel"/>
    <w:tmpl w:val="4738BA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3" w15:restartNumberingAfterBreak="0">
    <w:nsid w:val="42D07995"/>
    <w:multiLevelType w:val="hybridMultilevel"/>
    <w:tmpl w:val="5604517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15:restartNumberingAfterBreak="0">
    <w:nsid w:val="43BB119C"/>
    <w:multiLevelType w:val="hybridMultilevel"/>
    <w:tmpl w:val="5B16CFC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5" w15:restartNumberingAfterBreak="0">
    <w:nsid w:val="43E85246"/>
    <w:multiLevelType w:val="hybridMultilevel"/>
    <w:tmpl w:val="8B46A2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6" w15:restartNumberingAfterBreak="0">
    <w:nsid w:val="440B0FCA"/>
    <w:multiLevelType w:val="hybridMultilevel"/>
    <w:tmpl w:val="E484404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7" w15:restartNumberingAfterBreak="0">
    <w:nsid w:val="443A2A37"/>
    <w:multiLevelType w:val="hybridMultilevel"/>
    <w:tmpl w:val="7FCAE1E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8" w15:restartNumberingAfterBreak="0">
    <w:nsid w:val="45977326"/>
    <w:multiLevelType w:val="hybridMultilevel"/>
    <w:tmpl w:val="711A560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9" w15:restartNumberingAfterBreak="0">
    <w:nsid w:val="462375C8"/>
    <w:multiLevelType w:val="hybridMultilevel"/>
    <w:tmpl w:val="8ABE251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0" w15:restartNumberingAfterBreak="0">
    <w:nsid w:val="46BE3150"/>
    <w:multiLevelType w:val="hybridMultilevel"/>
    <w:tmpl w:val="1430DA8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1" w15:restartNumberingAfterBreak="0">
    <w:nsid w:val="46E179A5"/>
    <w:multiLevelType w:val="hybridMultilevel"/>
    <w:tmpl w:val="02C6CCA4"/>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2" w15:restartNumberingAfterBreak="0">
    <w:nsid w:val="47166125"/>
    <w:multiLevelType w:val="hybridMultilevel"/>
    <w:tmpl w:val="2E90D54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3" w15:restartNumberingAfterBreak="0">
    <w:nsid w:val="48041638"/>
    <w:multiLevelType w:val="hybridMultilevel"/>
    <w:tmpl w:val="5186F78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4" w15:restartNumberingAfterBreak="0">
    <w:nsid w:val="492854D8"/>
    <w:multiLevelType w:val="hybridMultilevel"/>
    <w:tmpl w:val="A4640CF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5" w15:restartNumberingAfterBreak="0">
    <w:nsid w:val="499C1ED4"/>
    <w:multiLevelType w:val="hybridMultilevel"/>
    <w:tmpl w:val="D9D2D94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6" w15:restartNumberingAfterBreak="0">
    <w:nsid w:val="49C31002"/>
    <w:multiLevelType w:val="hybridMultilevel"/>
    <w:tmpl w:val="219EED1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7" w15:restartNumberingAfterBreak="0">
    <w:nsid w:val="4A544E2C"/>
    <w:multiLevelType w:val="hybridMultilevel"/>
    <w:tmpl w:val="585E94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8" w15:restartNumberingAfterBreak="0">
    <w:nsid w:val="4A7941B1"/>
    <w:multiLevelType w:val="hybridMultilevel"/>
    <w:tmpl w:val="79341C0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9" w15:restartNumberingAfterBreak="0">
    <w:nsid w:val="4A851288"/>
    <w:multiLevelType w:val="hybridMultilevel"/>
    <w:tmpl w:val="7974B9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0" w15:restartNumberingAfterBreak="0">
    <w:nsid w:val="4BF65BE6"/>
    <w:multiLevelType w:val="hybridMultilevel"/>
    <w:tmpl w:val="8346957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1" w15:restartNumberingAfterBreak="0">
    <w:nsid w:val="4CDB445F"/>
    <w:multiLevelType w:val="hybridMultilevel"/>
    <w:tmpl w:val="416C549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2" w15:restartNumberingAfterBreak="0">
    <w:nsid w:val="4CDD0D22"/>
    <w:multiLevelType w:val="hybridMultilevel"/>
    <w:tmpl w:val="E2986F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3" w15:restartNumberingAfterBreak="0">
    <w:nsid w:val="4CE1113A"/>
    <w:multiLevelType w:val="hybridMultilevel"/>
    <w:tmpl w:val="0FF235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4" w15:restartNumberingAfterBreak="0">
    <w:nsid w:val="4D0A3CFB"/>
    <w:multiLevelType w:val="hybridMultilevel"/>
    <w:tmpl w:val="4DE0E34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5" w15:restartNumberingAfterBreak="0">
    <w:nsid w:val="4D50315A"/>
    <w:multiLevelType w:val="hybridMultilevel"/>
    <w:tmpl w:val="ED8CB64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6" w15:restartNumberingAfterBreak="0">
    <w:nsid w:val="4DE814D6"/>
    <w:multiLevelType w:val="hybridMultilevel"/>
    <w:tmpl w:val="7DE6542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7" w15:restartNumberingAfterBreak="0">
    <w:nsid w:val="4E303AF3"/>
    <w:multiLevelType w:val="hybridMultilevel"/>
    <w:tmpl w:val="735ABDA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8" w15:restartNumberingAfterBreak="0">
    <w:nsid w:val="4EDB7D5A"/>
    <w:multiLevelType w:val="hybridMultilevel"/>
    <w:tmpl w:val="730026A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9" w15:restartNumberingAfterBreak="0">
    <w:nsid w:val="4F0F3D69"/>
    <w:multiLevelType w:val="hybridMultilevel"/>
    <w:tmpl w:val="A3E4D30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0" w15:restartNumberingAfterBreak="0">
    <w:nsid w:val="4F8310A5"/>
    <w:multiLevelType w:val="hybridMultilevel"/>
    <w:tmpl w:val="9872EFF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1" w15:restartNumberingAfterBreak="0">
    <w:nsid w:val="4FB5128A"/>
    <w:multiLevelType w:val="hybridMultilevel"/>
    <w:tmpl w:val="E8CED85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2" w15:restartNumberingAfterBreak="0">
    <w:nsid w:val="51347CCC"/>
    <w:multiLevelType w:val="hybridMultilevel"/>
    <w:tmpl w:val="9BDA969E"/>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3" w15:restartNumberingAfterBreak="0">
    <w:nsid w:val="514767B9"/>
    <w:multiLevelType w:val="hybridMultilevel"/>
    <w:tmpl w:val="005052A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4" w15:restartNumberingAfterBreak="0">
    <w:nsid w:val="51FB52DA"/>
    <w:multiLevelType w:val="hybridMultilevel"/>
    <w:tmpl w:val="991EA80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5" w15:restartNumberingAfterBreak="0">
    <w:nsid w:val="539D6A3A"/>
    <w:multiLevelType w:val="hybridMultilevel"/>
    <w:tmpl w:val="83A48FC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6" w15:restartNumberingAfterBreak="0">
    <w:nsid w:val="55514793"/>
    <w:multiLevelType w:val="hybridMultilevel"/>
    <w:tmpl w:val="347602F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7" w15:restartNumberingAfterBreak="0">
    <w:nsid w:val="564846B1"/>
    <w:multiLevelType w:val="hybridMultilevel"/>
    <w:tmpl w:val="86EC81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8" w15:restartNumberingAfterBreak="0">
    <w:nsid w:val="570E7979"/>
    <w:multiLevelType w:val="hybridMultilevel"/>
    <w:tmpl w:val="C7A2243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9" w15:restartNumberingAfterBreak="0">
    <w:nsid w:val="58E7501A"/>
    <w:multiLevelType w:val="hybridMultilevel"/>
    <w:tmpl w:val="64D262D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0" w15:restartNumberingAfterBreak="0">
    <w:nsid w:val="59037E6F"/>
    <w:multiLevelType w:val="hybridMultilevel"/>
    <w:tmpl w:val="8C46CF3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1" w15:restartNumberingAfterBreak="0">
    <w:nsid w:val="599B4DD5"/>
    <w:multiLevelType w:val="hybridMultilevel"/>
    <w:tmpl w:val="6816A0B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2" w15:restartNumberingAfterBreak="0">
    <w:nsid w:val="5AEB2183"/>
    <w:multiLevelType w:val="hybridMultilevel"/>
    <w:tmpl w:val="A5DEADE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3" w15:restartNumberingAfterBreak="0">
    <w:nsid w:val="5B67509B"/>
    <w:multiLevelType w:val="hybridMultilevel"/>
    <w:tmpl w:val="092C1C1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4" w15:restartNumberingAfterBreak="0">
    <w:nsid w:val="5C114923"/>
    <w:multiLevelType w:val="hybridMultilevel"/>
    <w:tmpl w:val="CF0ECC90"/>
    <w:lvl w:ilvl="0" w:tplc="1CBC98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5" w15:restartNumberingAfterBreak="0">
    <w:nsid w:val="5C8F16A7"/>
    <w:multiLevelType w:val="hybridMultilevel"/>
    <w:tmpl w:val="8ABE251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6" w15:restartNumberingAfterBreak="0">
    <w:nsid w:val="5CA331F0"/>
    <w:multiLevelType w:val="hybridMultilevel"/>
    <w:tmpl w:val="C95C5ADE"/>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7" w15:restartNumberingAfterBreak="0">
    <w:nsid w:val="5CBF436F"/>
    <w:multiLevelType w:val="hybridMultilevel"/>
    <w:tmpl w:val="169A5B1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8" w15:restartNumberingAfterBreak="0">
    <w:nsid w:val="5CCE24DA"/>
    <w:multiLevelType w:val="hybridMultilevel"/>
    <w:tmpl w:val="DF6A6E5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9" w15:restartNumberingAfterBreak="0">
    <w:nsid w:val="5CFC09A6"/>
    <w:multiLevelType w:val="hybridMultilevel"/>
    <w:tmpl w:val="D47895D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0" w15:restartNumberingAfterBreak="0">
    <w:nsid w:val="5E407C05"/>
    <w:multiLevelType w:val="hybridMultilevel"/>
    <w:tmpl w:val="2FFA184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1" w15:restartNumberingAfterBreak="0">
    <w:nsid w:val="5F2D009E"/>
    <w:multiLevelType w:val="hybridMultilevel"/>
    <w:tmpl w:val="CE7E5B1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2" w15:restartNumberingAfterBreak="0">
    <w:nsid w:val="610E1830"/>
    <w:multiLevelType w:val="hybridMultilevel"/>
    <w:tmpl w:val="3A54333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3" w15:restartNumberingAfterBreak="0">
    <w:nsid w:val="611D5B06"/>
    <w:multiLevelType w:val="multilevel"/>
    <w:tmpl w:val="936E85A8"/>
    <w:lvl w:ilvl="0">
      <w:start w:val="1"/>
      <w:numFmt w:val="chineseCountingThousand"/>
      <w:pStyle w:val="1"/>
      <w:lvlText w:val="%1、"/>
      <w:lvlJc w:val="left"/>
      <w:pPr>
        <w:tabs>
          <w:tab w:val="num" w:pos="0"/>
        </w:tabs>
        <w:ind w:left="0" w:firstLine="0"/>
      </w:pPr>
      <w:rPr>
        <w:rFonts w:hint="eastAsia"/>
      </w:rPr>
    </w:lvl>
    <w:lvl w:ilvl="1">
      <w:start w:val="1"/>
      <w:numFmt w:val="decimal"/>
      <w:pStyle w:val="2"/>
      <w:lvlText w:val="%2."/>
      <w:lvlJc w:val="left"/>
      <w:pPr>
        <w:tabs>
          <w:tab w:val="num" w:pos="0"/>
        </w:tabs>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2.%3 "/>
      <w:lvlJc w:val="left"/>
      <w:pPr>
        <w:ind w:left="0" w:firstLine="0"/>
      </w:pPr>
      <w:rPr>
        <w:rFonts w:hint="eastAsia"/>
        <w:b/>
        <w:sz w:val="28"/>
        <w:szCs w:val="28"/>
      </w:rPr>
    </w:lvl>
    <w:lvl w:ilvl="3">
      <w:start w:val="1"/>
      <w:numFmt w:val="decimal"/>
      <w:pStyle w:val="4"/>
      <w:suff w:val="nothing"/>
      <w:lvlText w:val="%2.%3.%4 "/>
      <w:lvlJc w:val="left"/>
      <w:pPr>
        <w:ind w:left="0" w:firstLine="0"/>
      </w:pPr>
      <w:rPr>
        <w:rFonts w:hint="eastAsia"/>
      </w:rPr>
    </w:lvl>
    <w:lvl w:ilvl="4">
      <w:start w:val="1"/>
      <w:numFmt w:val="decimal"/>
      <w:pStyle w:val="5"/>
      <w:suff w:val="nothing"/>
      <w:lvlText w:val="%2.%3.%4.%5"/>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6"/>
      <w:suff w:val="nothing"/>
      <w:lvlText w:val="%6.%2.%3.%4.%5"/>
      <w:lvlJc w:val="left"/>
      <w:pPr>
        <w:ind w:left="0" w:firstLine="0"/>
      </w:pPr>
      <w:rPr>
        <w:rFonts w:hint="eastAsia"/>
      </w:rPr>
    </w:lvl>
    <w:lvl w:ilvl="6">
      <w:start w:val="1"/>
      <w:numFmt w:val="decimal"/>
      <w:pStyle w:val="7"/>
      <w:suff w:val="nothing"/>
      <w:lvlText w:val="%1.%2.%3.%4.%5.%6.%7 "/>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44" w15:restartNumberingAfterBreak="0">
    <w:nsid w:val="62A64E3D"/>
    <w:multiLevelType w:val="hybridMultilevel"/>
    <w:tmpl w:val="9E1E93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5" w15:restartNumberingAfterBreak="0">
    <w:nsid w:val="63241519"/>
    <w:multiLevelType w:val="hybridMultilevel"/>
    <w:tmpl w:val="3A48253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6" w15:restartNumberingAfterBreak="0">
    <w:nsid w:val="63BC7ECC"/>
    <w:multiLevelType w:val="hybridMultilevel"/>
    <w:tmpl w:val="33A0E19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7" w15:restartNumberingAfterBreak="0">
    <w:nsid w:val="66896323"/>
    <w:multiLevelType w:val="hybridMultilevel"/>
    <w:tmpl w:val="CB3EB35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8" w15:restartNumberingAfterBreak="0">
    <w:nsid w:val="67143BE4"/>
    <w:multiLevelType w:val="hybridMultilevel"/>
    <w:tmpl w:val="A6A816F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9" w15:restartNumberingAfterBreak="0">
    <w:nsid w:val="676970CA"/>
    <w:multiLevelType w:val="hybridMultilevel"/>
    <w:tmpl w:val="720E21D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0" w15:restartNumberingAfterBreak="0">
    <w:nsid w:val="676E35FB"/>
    <w:multiLevelType w:val="hybridMultilevel"/>
    <w:tmpl w:val="2B560A3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1" w15:restartNumberingAfterBreak="0">
    <w:nsid w:val="67A32D17"/>
    <w:multiLevelType w:val="hybridMultilevel"/>
    <w:tmpl w:val="24A4F4D2"/>
    <w:lvl w:ilvl="0" w:tplc="E11806C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2" w15:restartNumberingAfterBreak="0">
    <w:nsid w:val="689C6A53"/>
    <w:multiLevelType w:val="hybridMultilevel"/>
    <w:tmpl w:val="68E44A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3" w15:restartNumberingAfterBreak="0">
    <w:nsid w:val="68F01EA8"/>
    <w:multiLevelType w:val="hybridMultilevel"/>
    <w:tmpl w:val="E6BC4CB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4" w15:restartNumberingAfterBreak="0">
    <w:nsid w:val="69593898"/>
    <w:multiLevelType w:val="hybridMultilevel"/>
    <w:tmpl w:val="9B38477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5" w15:restartNumberingAfterBreak="0">
    <w:nsid w:val="69A36934"/>
    <w:multiLevelType w:val="hybridMultilevel"/>
    <w:tmpl w:val="0DD0228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6" w15:restartNumberingAfterBreak="0">
    <w:nsid w:val="6A4B1A3A"/>
    <w:multiLevelType w:val="hybridMultilevel"/>
    <w:tmpl w:val="D40C6FC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7" w15:restartNumberingAfterBreak="0">
    <w:nsid w:val="6A660D57"/>
    <w:multiLevelType w:val="hybridMultilevel"/>
    <w:tmpl w:val="7704759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8" w15:restartNumberingAfterBreak="0">
    <w:nsid w:val="6BCC4539"/>
    <w:multiLevelType w:val="hybridMultilevel"/>
    <w:tmpl w:val="9C8C4D6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9" w15:restartNumberingAfterBreak="0">
    <w:nsid w:val="6CCE671B"/>
    <w:multiLevelType w:val="hybridMultilevel"/>
    <w:tmpl w:val="4C409EA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0" w15:restartNumberingAfterBreak="0">
    <w:nsid w:val="6D663E5A"/>
    <w:multiLevelType w:val="hybridMultilevel"/>
    <w:tmpl w:val="67A456D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1" w15:restartNumberingAfterBreak="0">
    <w:nsid w:val="6DC6021E"/>
    <w:multiLevelType w:val="hybridMultilevel"/>
    <w:tmpl w:val="5346397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2" w15:restartNumberingAfterBreak="0">
    <w:nsid w:val="6F446608"/>
    <w:multiLevelType w:val="hybridMultilevel"/>
    <w:tmpl w:val="D72AEDA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3" w15:restartNumberingAfterBreak="0">
    <w:nsid w:val="71785FE1"/>
    <w:multiLevelType w:val="hybridMultilevel"/>
    <w:tmpl w:val="670A63F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4" w15:restartNumberingAfterBreak="0">
    <w:nsid w:val="724A5955"/>
    <w:multiLevelType w:val="hybridMultilevel"/>
    <w:tmpl w:val="6096B39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5" w15:restartNumberingAfterBreak="0">
    <w:nsid w:val="729C0F65"/>
    <w:multiLevelType w:val="hybridMultilevel"/>
    <w:tmpl w:val="B8B6C32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6" w15:restartNumberingAfterBreak="0">
    <w:nsid w:val="74693628"/>
    <w:multiLevelType w:val="hybridMultilevel"/>
    <w:tmpl w:val="C7EE73E6"/>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7" w15:restartNumberingAfterBreak="0">
    <w:nsid w:val="756B5072"/>
    <w:multiLevelType w:val="hybridMultilevel"/>
    <w:tmpl w:val="21A4E3C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8" w15:restartNumberingAfterBreak="0">
    <w:nsid w:val="75B02D78"/>
    <w:multiLevelType w:val="hybridMultilevel"/>
    <w:tmpl w:val="A1AEF74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9" w15:restartNumberingAfterBreak="0">
    <w:nsid w:val="76D64FFB"/>
    <w:multiLevelType w:val="hybridMultilevel"/>
    <w:tmpl w:val="1E5CF5C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0" w15:restartNumberingAfterBreak="0">
    <w:nsid w:val="774157D3"/>
    <w:multiLevelType w:val="hybridMultilevel"/>
    <w:tmpl w:val="C254822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1" w15:restartNumberingAfterBreak="0">
    <w:nsid w:val="77666731"/>
    <w:multiLevelType w:val="hybridMultilevel"/>
    <w:tmpl w:val="31CE26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2" w15:restartNumberingAfterBreak="0">
    <w:nsid w:val="786D4320"/>
    <w:multiLevelType w:val="hybridMultilevel"/>
    <w:tmpl w:val="A4C8F99E"/>
    <w:lvl w:ilvl="0" w:tplc="9ED279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3" w15:restartNumberingAfterBreak="0">
    <w:nsid w:val="787039DC"/>
    <w:multiLevelType w:val="hybridMultilevel"/>
    <w:tmpl w:val="D3003B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4" w15:restartNumberingAfterBreak="0">
    <w:nsid w:val="78FF1874"/>
    <w:multiLevelType w:val="hybridMultilevel"/>
    <w:tmpl w:val="81DAF5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5" w15:restartNumberingAfterBreak="0">
    <w:nsid w:val="793A6C8E"/>
    <w:multiLevelType w:val="hybridMultilevel"/>
    <w:tmpl w:val="B902339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6" w15:restartNumberingAfterBreak="0">
    <w:nsid w:val="7AC2261C"/>
    <w:multiLevelType w:val="hybridMultilevel"/>
    <w:tmpl w:val="D0C22BC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7" w15:restartNumberingAfterBreak="0">
    <w:nsid w:val="7C4B0BA1"/>
    <w:multiLevelType w:val="hybridMultilevel"/>
    <w:tmpl w:val="93EC3DC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8" w15:restartNumberingAfterBreak="0">
    <w:nsid w:val="7C56538C"/>
    <w:multiLevelType w:val="hybridMultilevel"/>
    <w:tmpl w:val="E24AC0F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9" w15:restartNumberingAfterBreak="0">
    <w:nsid w:val="7C593626"/>
    <w:multiLevelType w:val="hybridMultilevel"/>
    <w:tmpl w:val="366AF1F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0" w15:restartNumberingAfterBreak="0">
    <w:nsid w:val="7D981610"/>
    <w:multiLevelType w:val="hybridMultilevel"/>
    <w:tmpl w:val="10D4FF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1" w15:restartNumberingAfterBreak="0">
    <w:nsid w:val="7F4E14CF"/>
    <w:multiLevelType w:val="hybridMultilevel"/>
    <w:tmpl w:val="260AC1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2" w15:restartNumberingAfterBreak="0">
    <w:nsid w:val="7FD90706"/>
    <w:multiLevelType w:val="hybridMultilevel"/>
    <w:tmpl w:val="14CC217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43"/>
  </w:num>
  <w:num w:numId="2">
    <w:abstractNumId w:val="119"/>
  </w:num>
  <w:num w:numId="3">
    <w:abstractNumId w:val="11"/>
  </w:num>
  <w:num w:numId="4">
    <w:abstractNumId w:val="62"/>
  </w:num>
  <w:num w:numId="5">
    <w:abstractNumId w:val="82"/>
  </w:num>
  <w:num w:numId="6">
    <w:abstractNumId w:val="87"/>
  </w:num>
  <w:num w:numId="7">
    <w:abstractNumId w:val="182"/>
  </w:num>
  <w:num w:numId="8">
    <w:abstractNumId w:val="131"/>
  </w:num>
  <w:num w:numId="9">
    <w:abstractNumId w:val="101"/>
  </w:num>
  <w:num w:numId="10">
    <w:abstractNumId w:val="21"/>
  </w:num>
  <w:num w:numId="11">
    <w:abstractNumId w:val="157"/>
  </w:num>
  <w:num w:numId="12">
    <w:abstractNumId w:val="171"/>
  </w:num>
  <w:num w:numId="13">
    <w:abstractNumId w:val="92"/>
  </w:num>
  <w:num w:numId="14">
    <w:abstractNumId w:val="27"/>
  </w:num>
  <w:num w:numId="15">
    <w:abstractNumId w:val="136"/>
  </w:num>
  <w:num w:numId="16">
    <w:abstractNumId w:val="180"/>
  </w:num>
  <w:num w:numId="17">
    <w:abstractNumId w:val="63"/>
  </w:num>
  <w:num w:numId="18">
    <w:abstractNumId w:val="103"/>
  </w:num>
  <w:num w:numId="19">
    <w:abstractNumId w:val="28"/>
  </w:num>
  <w:num w:numId="20">
    <w:abstractNumId w:val="181"/>
  </w:num>
  <w:num w:numId="21">
    <w:abstractNumId w:val="48"/>
  </w:num>
  <w:num w:numId="22">
    <w:abstractNumId w:val="159"/>
  </w:num>
  <w:num w:numId="23">
    <w:abstractNumId w:val="73"/>
  </w:num>
  <w:num w:numId="24">
    <w:abstractNumId w:val="71"/>
  </w:num>
  <w:num w:numId="25">
    <w:abstractNumId w:val="45"/>
  </w:num>
  <w:num w:numId="26">
    <w:abstractNumId w:val="6"/>
  </w:num>
  <w:num w:numId="27">
    <w:abstractNumId w:val="115"/>
  </w:num>
  <w:num w:numId="28">
    <w:abstractNumId w:val="133"/>
  </w:num>
  <w:num w:numId="29">
    <w:abstractNumId w:val="163"/>
  </w:num>
  <w:num w:numId="30">
    <w:abstractNumId w:val="141"/>
  </w:num>
  <w:num w:numId="31">
    <w:abstractNumId w:val="13"/>
  </w:num>
  <w:num w:numId="32">
    <w:abstractNumId w:val="49"/>
  </w:num>
  <w:num w:numId="33">
    <w:abstractNumId w:val="50"/>
  </w:num>
  <w:num w:numId="34">
    <w:abstractNumId w:val="108"/>
  </w:num>
  <w:num w:numId="35">
    <w:abstractNumId w:val="177"/>
  </w:num>
  <w:num w:numId="36">
    <w:abstractNumId w:val="139"/>
  </w:num>
  <w:num w:numId="37">
    <w:abstractNumId w:val="102"/>
  </w:num>
  <w:num w:numId="38">
    <w:abstractNumId w:val="111"/>
  </w:num>
  <w:num w:numId="39">
    <w:abstractNumId w:val="127"/>
  </w:num>
  <w:num w:numId="40">
    <w:abstractNumId w:val="140"/>
  </w:num>
  <w:num w:numId="41">
    <w:abstractNumId w:val="160"/>
  </w:num>
  <w:num w:numId="42">
    <w:abstractNumId w:val="178"/>
  </w:num>
  <w:num w:numId="43">
    <w:abstractNumId w:val="97"/>
  </w:num>
  <w:num w:numId="44">
    <w:abstractNumId w:val="170"/>
  </w:num>
  <w:num w:numId="45">
    <w:abstractNumId w:val="80"/>
  </w:num>
  <w:num w:numId="46">
    <w:abstractNumId w:val="14"/>
  </w:num>
  <w:num w:numId="47">
    <w:abstractNumId w:val="4"/>
  </w:num>
  <w:num w:numId="48">
    <w:abstractNumId w:val="147"/>
  </w:num>
  <w:num w:numId="49">
    <w:abstractNumId w:val="86"/>
  </w:num>
  <w:num w:numId="50">
    <w:abstractNumId w:val="59"/>
  </w:num>
  <w:num w:numId="51">
    <w:abstractNumId w:val="128"/>
  </w:num>
  <w:num w:numId="52">
    <w:abstractNumId w:val="44"/>
  </w:num>
  <w:num w:numId="53">
    <w:abstractNumId w:val="110"/>
  </w:num>
  <w:num w:numId="54">
    <w:abstractNumId w:val="81"/>
  </w:num>
  <w:num w:numId="55">
    <w:abstractNumId w:val="153"/>
  </w:num>
  <w:num w:numId="56">
    <w:abstractNumId w:val="35"/>
  </w:num>
  <w:num w:numId="57">
    <w:abstractNumId w:val="162"/>
  </w:num>
  <w:num w:numId="58">
    <w:abstractNumId w:val="31"/>
  </w:num>
  <w:num w:numId="59">
    <w:abstractNumId w:val="41"/>
  </w:num>
  <w:num w:numId="60">
    <w:abstractNumId w:val="76"/>
  </w:num>
  <w:num w:numId="61">
    <w:abstractNumId w:val="46"/>
  </w:num>
  <w:num w:numId="62">
    <w:abstractNumId w:val="89"/>
  </w:num>
  <w:num w:numId="63">
    <w:abstractNumId w:val="24"/>
  </w:num>
  <w:num w:numId="64">
    <w:abstractNumId w:val="145"/>
  </w:num>
  <w:num w:numId="65">
    <w:abstractNumId w:val="116"/>
  </w:num>
  <w:num w:numId="66">
    <w:abstractNumId w:val="83"/>
  </w:num>
  <w:num w:numId="67">
    <w:abstractNumId w:val="67"/>
  </w:num>
  <w:num w:numId="68">
    <w:abstractNumId w:val="40"/>
  </w:num>
  <w:num w:numId="69">
    <w:abstractNumId w:val="169"/>
  </w:num>
  <w:num w:numId="70">
    <w:abstractNumId w:val="94"/>
  </w:num>
  <w:num w:numId="71">
    <w:abstractNumId w:val="72"/>
  </w:num>
  <w:num w:numId="72">
    <w:abstractNumId w:val="38"/>
  </w:num>
  <w:num w:numId="73">
    <w:abstractNumId w:val="2"/>
  </w:num>
  <w:num w:numId="74">
    <w:abstractNumId w:val="29"/>
  </w:num>
  <w:num w:numId="75">
    <w:abstractNumId w:val="42"/>
  </w:num>
  <w:num w:numId="76">
    <w:abstractNumId w:val="98"/>
  </w:num>
  <w:num w:numId="77">
    <w:abstractNumId w:val="22"/>
  </w:num>
  <w:num w:numId="78">
    <w:abstractNumId w:val="75"/>
  </w:num>
  <w:num w:numId="79">
    <w:abstractNumId w:val="166"/>
  </w:num>
  <w:num w:numId="80">
    <w:abstractNumId w:val="43"/>
  </w:num>
  <w:num w:numId="81">
    <w:abstractNumId w:val="155"/>
  </w:num>
  <w:num w:numId="82">
    <w:abstractNumId w:val="0"/>
  </w:num>
  <w:num w:numId="83">
    <w:abstractNumId w:val="10"/>
  </w:num>
  <w:num w:numId="84">
    <w:abstractNumId w:val="118"/>
  </w:num>
  <w:num w:numId="85">
    <w:abstractNumId w:val="26"/>
  </w:num>
  <w:num w:numId="86">
    <w:abstractNumId w:val="54"/>
  </w:num>
  <w:num w:numId="87">
    <w:abstractNumId w:val="165"/>
  </w:num>
  <w:num w:numId="88">
    <w:abstractNumId w:val="25"/>
  </w:num>
  <w:num w:numId="89">
    <w:abstractNumId w:val="79"/>
  </w:num>
  <w:num w:numId="90">
    <w:abstractNumId w:val="20"/>
  </w:num>
  <w:num w:numId="91">
    <w:abstractNumId w:val="146"/>
  </w:num>
  <w:num w:numId="92">
    <w:abstractNumId w:val="96"/>
  </w:num>
  <w:num w:numId="93">
    <w:abstractNumId w:val="154"/>
  </w:num>
  <w:num w:numId="94">
    <w:abstractNumId w:val="3"/>
  </w:num>
  <w:num w:numId="95">
    <w:abstractNumId w:val="56"/>
  </w:num>
  <w:num w:numId="96">
    <w:abstractNumId w:val="151"/>
  </w:num>
  <w:num w:numId="97">
    <w:abstractNumId w:val="130"/>
  </w:num>
  <w:num w:numId="98">
    <w:abstractNumId w:val="61"/>
  </w:num>
  <w:num w:numId="99">
    <w:abstractNumId w:val="122"/>
  </w:num>
  <w:num w:numId="100">
    <w:abstractNumId w:val="16"/>
  </w:num>
  <w:num w:numId="101">
    <w:abstractNumId w:val="1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53"/>
  </w:num>
  <w:num w:numId="103">
    <w:abstractNumId w:val="65"/>
  </w:num>
  <w:num w:numId="104">
    <w:abstractNumId w:val="167"/>
  </w:num>
  <w:num w:numId="105">
    <w:abstractNumId w:val="47"/>
  </w:num>
  <w:num w:numId="106">
    <w:abstractNumId w:val="88"/>
  </w:num>
  <w:num w:numId="107">
    <w:abstractNumId w:val="37"/>
  </w:num>
  <w:num w:numId="108">
    <w:abstractNumId w:val="175"/>
  </w:num>
  <w:num w:numId="109">
    <w:abstractNumId w:val="158"/>
  </w:num>
  <w:num w:numId="110">
    <w:abstractNumId w:val="23"/>
  </w:num>
  <w:num w:numId="111">
    <w:abstractNumId w:val="93"/>
  </w:num>
  <w:num w:numId="112">
    <w:abstractNumId w:val="52"/>
  </w:num>
  <w:num w:numId="113">
    <w:abstractNumId w:val="107"/>
  </w:num>
  <w:num w:numId="114">
    <w:abstractNumId w:val="90"/>
  </w:num>
  <w:num w:numId="115">
    <w:abstractNumId w:val="156"/>
  </w:num>
  <w:num w:numId="116">
    <w:abstractNumId w:val="30"/>
  </w:num>
  <w:num w:numId="117">
    <w:abstractNumId w:val="7"/>
  </w:num>
  <w:num w:numId="118">
    <w:abstractNumId w:val="137"/>
  </w:num>
  <w:num w:numId="119">
    <w:abstractNumId w:val="51"/>
  </w:num>
  <w:num w:numId="120">
    <w:abstractNumId w:val="123"/>
  </w:num>
  <w:num w:numId="121">
    <w:abstractNumId w:val="161"/>
  </w:num>
  <w:num w:numId="122">
    <w:abstractNumId w:val="106"/>
  </w:num>
  <w:num w:numId="123">
    <w:abstractNumId w:val="1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174"/>
  </w:num>
  <w:num w:numId="125">
    <w:abstractNumId w:val="33"/>
  </w:num>
  <w:num w:numId="126">
    <w:abstractNumId w:val="34"/>
  </w:num>
  <w:num w:numId="127">
    <w:abstractNumId w:val="84"/>
  </w:num>
  <w:num w:numId="128">
    <w:abstractNumId w:val="19"/>
  </w:num>
  <w:num w:numId="129">
    <w:abstractNumId w:val="124"/>
  </w:num>
  <w:num w:numId="130">
    <w:abstractNumId w:val="138"/>
  </w:num>
  <w:num w:numId="131">
    <w:abstractNumId w:val="164"/>
  </w:num>
  <w:num w:numId="132">
    <w:abstractNumId w:val="173"/>
  </w:num>
  <w:num w:numId="133">
    <w:abstractNumId w:val="15"/>
  </w:num>
  <w:num w:numId="134">
    <w:abstractNumId w:val="57"/>
  </w:num>
  <w:num w:numId="135">
    <w:abstractNumId w:val="148"/>
  </w:num>
  <w:num w:numId="136">
    <w:abstractNumId w:val="36"/>
  </w:num>
  <w:num w:numId="137">
    <w:abstractNumId w:val="129"/>
  </w:num>
  <w:num w:numId="138">
    <w:abstractNumId w:val="117"/>
  </w:num>
  <w:num w:numId="139">
    <w:abstractNumId w:val="66"/>
  </w:num>
  <w:num w:numId="140">
    <w:abstractNumId w:val="125"/>
  </w:num>
  <w:num w:numId="141">
    <w:abstractNumId w:val="104"/>
  </w:num>
  <w:num w:numId="142">
    <w:abstractNumId w:val="1"/>
  </w:num>
  <w:num w:numId="143">
    <w:abstractNumId w:val="100"/>
  </w:num>
  <w:num w:numId="144">
    <w:abstractNumId w:val="5"/>
  </w:num>
  <w:num w:numId="145">
    <w:abstractNumId w:val="39"/>
  </w:num>
  <w:num w:numId="146">
    <w:abstractNumId w:val="17"/>
  </w:num>
  <w:num w:numId="147">
    <w:abstractNumId w:val="60"/>
  </w:num>
  <w:num w:numId="148">
    <w:abstractNumId w:val="135"/>
  </w:num>
  <w:num w:numId="149">
    <w:abstractNumId w:val="77"/>
  </w:num>
  <w:num w:numId="150">
    <w:abstractNumId w:val="70"/>
  </w:num>
  <w:num w:numId="151">
    <w:abstractNumId w:val="126"/>
  </w:num>
  <w:num w:numId="152">
    <w:abstractNumId w:val="121"/>
  </w:num>
  <w:num w:numId="153">
    <w:abstractNumId w:val="150"/>
  </w:num>
  <w:num w:numId="154">
    <w:abstractNumId w:val="179"/>
  </w:num>
  <w:num w:numId="155">
    <w:abstractNumId w:val="18"/>
  </w:num>
  <w:num w:numId="156">
    <w:abstractNumId w:val="105"/>
  </w:num>
  <w:num w:numId="157">
    <w:abstractNumId w:val="9"/>
  </w:num>
  <w:num w:numId="158">
    <w:abstractNumId w:val="99"/>
  </w:num>
  <w:num w:numId="159">
    <w:abstractNumId w:val="58"/>
  </w:num>
  <w:num w:numId="160">
    <w:abstractNumId w:val="78"/>
  </w:num>
  <w:num w:numId="161">
    <w:abstractNumId w:val="32"/>
  </w:num>
  <w:num w:numId="162">
    <w:abstractNumId w:val="134"/>
  </w:num>
  <w:num w:numId="163">
    <w:abstractNumId w:val="69"/>
  </w:num>
  <w:num w:numId="164">
    <w:abstractNumId w:val="172"/>
  </w:num>
  <w:num w:numId="165">
    <w:abstractNumId w:val="114"/>
  </w:num>
  <w:num w:numId="166">
    <w:abstractNumId w:val="142"/>
  </w:num>
  <w:num w:numId="167">
    <w:abstractNumId w:val="8"/>
  </w:num>
  <w:num w:numId="168">
    <w:abstractNumId w:val="144"/>
  </w:num>
  <w:num w:numId="169">
    <w:abstractNumId w:val="12"/>
  </w:num>
  <w:num w:numId="170">
    <w:abstractNumId w:val="152"/>
  </w:num>
  <w:num w:numId="171">
    <w:abstractNumId w:val="113"/>
  </w:num>
  <w:num w:numId="172">
    <w:abstractNumId w:val="149"/>
  </w:num>
  <w:num w:numId="173">
    <w:abstractNumId w:val="68"/>
  </w:num>
  <w:num w:numId="174">
    <w:abstractNumId w:val="109"/>
  </w:num>
  <w:num w:numId="175">
    <w:abstractNumId w:val="176"/>
  </w:num>
  <w:num w:numId="176">
    <w:abstractNumId w:val="74"/>
  </w:num>
  <w:num w:numId="177">
    <w:abstractNumId w:val="132"/>
  </w:num>
  <w:num w:numId="178">
    <w:abstractNumId w:val="55"/>
  </w:num>
  <w:num w:numId="179">
    <w:abstractNumId w:val="85"/>
  </w:num>
  <w:num w:numId="180">
    <w:abstractNumId w:val="120"/>
  </w:num>
  <w:num w:numId="181">
    <w:abstractNumId w:val="168"/>
  </w:num>
  <w:num w:numId="182">
    <w:abstractNumId w:val="95"/>
  </w:num>
  <w:num w:numId="183">
    <w:abstractNumId w:val="112"/>
  </w:num>
  <w:num w:numId="184">
    <w:abstractNumId w:val="64"/>
  </w:num>
  <w:num w:numId="185">
    <w:abstractNumId w:val="91"/>
  </w:num>
  <w:numIdMacAtCleanup w:val="17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ppy">
    <w15:presenceInfo w15:providerId="Windows Live" w15:userId="9754aa96-966a-442e-9f24-49e5f93c4320"/>
  </w15:person>
  <w15:person w15:author="s00145150">
    <w15:presenceInfo w15:providerId="None" w15:userId="s001451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bordersDoNotSurroundHeader/>
  <w:bordersDoNotSurroundFooter/>
  <w:hideSpellingErrors/>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0A5"/>
    <w:rsid w:val="00000700"/>
    <w:rsid w:val="0000071B"/>
    <w:rsid w:val="00000AC3"/>
    <w:rsid w:val="00000BAA"/>
    <w:rsid w:val="00001166"/>
    <w:rsid w:val="000011F2"/>
    <w:rsid w:val="00001D31"/>
    <w:rsid w:val="00002760"/>
    <w:rsid w:val="00002BA5"/>
    <w:rsid w:val="00002DC2"/>
    <w:rsid w:val="00003728"/>
    <w:rsid w:val="000038D7"/>
    <w:rsid w:val="00004812"/>
    <w:rsid w:val="000049C2"/>
    <w:rsid w:val="00005371"/>
    <w:rsid w:val="00005A12"/>
    <w:rsid w:val="0000615E"/>
    <w:rsid w:val="00007950"/>
    <w:rsid w:val="00007FE5"/>
    <w:rsid w:val="00010493"/>
    <w:rsid w:val="00010943"/>
    <w:rsid w:val="00010A82"/>
    <w:rsid w:val="000112D1"/>
    <w:rsid w:val="000117C1"/>
    <w:rsid w:val="00011E23"/>
    <w:rsid w:val="0001229B"/>
    <w:rsid w:val="00013BD9"/>
    <w:rsid w:val="00014206"/>
    <w:rsid w:val="00014F03"/>
    <w:rsid w:val="0001614B"/>
    <w:rsid w:val="00016199"/>
    <w:rsid w:val="000161F1"/>
    <w:rsid w:val="000163C2"/>
    <w:rsid w:val="00016BB5"/>
    <w:rsid w:val="000175EF"/>
    <w:rsid w:val="00017AC3"/>
    <w:rsid w:val="000205C0"/>
    <w:rsid w:val="00020739"/>
    <w:rsid w:val="00020D85"/>
    <w:rsid w:val="00021029"/>
    <w:rsid w:val="00023314"/>
    <w:rsid w:val="00023A88"/>
    <w:rsid w:val="0002445C"/>
    <w:rsid w:val="000244F3"/>
    <w:rsid w:val="00024636"/>
    <w:rsid w:val="0002481E"/>
    <w:rsid w:val="00024D49"/>
    <w:rsid w:val="00024D95"/>
    <w:rsid w:val="00024FDF"/>
    <w:rsid w:val="000250EE"/>
    <w:rsid w:val="0002520E"/>
    <w:rsid w:val="00025302"/>
    <w:rsid w:val="0002569B"/>
    <w:rsid w:val="00025800"/>
    <w:rsid w:val="00025938"/>
    <w:rsid w:val="000264E5"/>
    <w:rsid w:val="0002670B"/>
    <w:rsid w:val="00026718"/>
    <w:rsid w:val="00026E85"/>
    <w:rsid w:val="000273C7"/>
    <w:rsid w:val="0002752F"/>
    <w:rsid w:val="00027786"/>
    <w:rsid w:val="0003023B"/>
    <w:rsid w:val="00030510"/>
    <w:rsid w:val="00030E43"/>
    <w:rsid w:val="00031BD2"/>
    <w:rsid w:val="00032272"/>
    <w:rsid w:val="00032670"/>
    <w:rsid w:val="00032A1D"/>
    <w:rsid w:val="00033D0A"/>
    <w:rsid w:val="00033D50"/>
    <w:rsid w:val="00034067"/>
    <w:rsid w:val="000341DB"/>
    <w:rsid w:val="00034B2E"/>
    <w:rsid w:val="0003502A"/>
    <w:rsid w:val="0003505A"/>
    <w:rsid w:val="00035EBE"/>
    <w:rsid w:val="0003634F"/>
    <w:rsid w:val="0003682B"/>
    <w:rsid w:val="00036E41"/>
    <w:rsid w:val="00036ECC"/>
    <w:rsid w:val="00036F4D"/>
    <w:rsid w:val="000374A0"/>
    <w:rsid w:val="00037A25"/>
    <w:rsid w:val="0004028C"/>
    <w:rsid w:val="00040BF1"/>
    <w:rsid w:val="00040C24"/>
    <w:rsid w:val="00040FA5"/>
    <w:rsid w:val="000411CA"/>
    <w:rsid w:val="00041455"/>
    <w:rsid w:val="00042888"/>
    <w:rsid w:val="00042AE8"/>
    <w:rsid w:val="00042F25"/>
    <w:rsid w:val="000437AB"/>
    <w:rsid w:val="00043F15"/>
    <w:rsid w:val="0004428E"/>
    <w:rsid w:val="00044374"/>
    <w:rsid w:val="00046829"/>
    <w:rsid w:val="00047A6E"/>
    <w:rsid w:val="00047DB7"/>
    <w:rsid w:val="00050ECF"/>
    <w:rsid w:val="00051314"/>
    <w:rsid w:val="00051677"/>
    <w:rsid w:val="00051D63"/>
    <w:rsid w:val="00051DF4"/>
    <w:rsid w:val="00052036"/>
    <w:rsid w:val="000520E7"/>
    <w:rsid w:val="00052F18"/>
    <w:rsid w:val="00053501"/>
    <w:rsid w:val="00053712"/>
    <w:rsid w:val="00053726"/>
    <w:rsid w:val="00053F66"/>
    <w:rsid w:val="000540AE"/>
    <w:rsid w:val="000548FE"/>
    <w:rsid w:val="0005492A"/>
    <w:rsid w:val="00054A56"/>
    <w:rsid w:val="0006000A"/>
    <w:rsid w:val="0006032E"/>
    <w:rsid w:val="000604A9"/>
    <w:rsid w:val="0006061D"/>
    <w:rsid w:val="00060861"/>
    <w:rsid w:val="00060DB5"/>
    <w:rsid w:val="00061810"/>
    <w:rsid w:val="000618C6"/>
    <w:rsid w:val="00061A1E"/>
    <w:rsid w:val="00061FDA"/>
    <w:rsid w:val="000626CC"/>
    <w:rsid w:val="0006277D"/>
    <w:rsid w:val="00063265"/>
    <w:rsid w:val="0006353F"/>
    <w:rsid w:val="000638DF"/>
    <w:rsid w:val="00063E36"/>
    <w:rsid w:val="000646CB"/>
    <w:rsid w:val="00064BCE"/>
    <w:rsid w:val="00065436"/>
    <w:rsid w:val="00065F0C"/>
    <w:rsid w:val="000662CF"/>
    <w:rsid w:val="00066874"/>
    <w:rsid w:val="00066C2A"/>
    <w:rsid w:val="0006721A"/>
    <w:rsid w:val="00067AE9"/>
    <w:rsid w:val="0007016B"/>
    <w:rsid w:val="0007056F"/>
    <w:rsid w:val="00070DE9"/>
    <w:rsid w:val="000710F0"/>
    <w:rsid w:val="000715B2"/>
    <w:rsid w:val="00071DA2"/>
    <w:rsid w:val="0007202A"/>
    <w:rsid w:val="0007252A"/>
    <w:rsid w:val="00072791"/>
    <w:rsid w:val="00072B5E"/>
    <w:rsid w:val="00073198"/>
    <w:rsid w:val="00073460"/>
    <w:rsid w:val="000737DE"/>
    <w:rsid w:val="00073D2D"/>
    <w:rsid w:val="000744FA"/>
    <w:rsid w:val="0007497A"/>
    <w:rsid w:val="00075093"/>
    <w:rsid w:val="000755FF"/>
    <w:rsid w:val="00075761"/>
    <w:rsid w:val="0007577E"/>
    <w:rsid w:val="00075E5F"/>
    <w:rsid w:val="00076028"/>
    <w:rsid w:val="000760F5"/>
    <w:rsid w:val="0007612D"/>
    <w:rsid w:val="0007643B"/>
    <w:rsid w:val="00076E28"/>
    <w:rsid w:val="00076E50"/>
    <w:rsid w:val="000771CB"/>
    <w:rsid w:val="00077733"/>
    <w:rsid w:val="00077AFF"/>
    <w:rsid w:val="00080884"/>
    <w:rsid w:val="00081AFE"/>
    <w:rsid w:val="0008201B"/>
    <w:rsid w:val="000826C8"/>
    <w:rsid w:val="00083206"/>
    <w:rsid w:val="0008352B"/>
    <w:rsid w:val="00083C7E"/>
    <w:rsid w:val="00084A61"/>
    <w:rsid w:val="00084C2E"/>
    <w:rsid w:val="00085001"/>
    <w:rsid w:val="000854A9"/>
    <w:rsid w:val="0008573E"/>
    <w:rsid w:val="000860CE"/>
    <w:rsid w:val="000867FB"/>
    <w:rsid w:val="00086910"/>
    <w:rsid w:val="000901ED"/>
    <w:rsid w:val="000908A9"/>
    <w:rsid w:val="0009099F"/>
    <w:rsid w:val="00090D1F"/>
    <w:rsid w:val="000910A1"/>
    <w:rsid w:val="00091377"/>
    <w:rsid w:val="000916BB"/>
    <w:rsid w:val="00092053"/>
    <w:rsid w:val="000926F1"/>
    <w:rsid w:val="00092923"/>
    <w:rsid w:val="00092D25"/>
    <w:rsid w:val="0009343A"/>
    <w:rsid w:val="00093533"/>
    <w:rsid w:val="0009364F"/>
    <w:rsid w:val="000936AD"/>
    <w:rsid w:val="00093704"/>
    <w:rsid w:val="00093F6C"/>
    <w:rsid w:val="00094100"/>
    <w:rsid w:val="000941FC"/>
    <w:rsid w:val="0009430E"/>
    <w:rsid w:val="00094F05"/>
    <w:rsid w:val="00095754"/>
    <w:rsid w:val="00095975"/>
    <w:rsid w:val="00096756"/>
    <w:rsid w:val="00096805"/>
    <w:rsid w:val="000969BF"/>
    <w:rsid w:val="000969DB"/>
    <w:rsid w:val="00096B41"/>
    <w:rsid w:val="00097182"/>
    <w:rsid w:val="00097458"/>
    <w:rsid w:val="00097514"/>
    <w:rsid w:val="0009787A"/>
    <w:rsid w:val="000979B9"/>
    <w:rsid w:val="00097C70"/>
    <w:rsid w:val="000A0401"/>
    <w:rsid w:val="000A09CC"/>
    <w:rsid w:val="000A0AD0"/>
    <w:rsid w:val="000A196E"/>
    <w:rsid w:val="000A1C90"/>
    <w:rsid w:val="000A1F81"/>
    <w:rsid w:val="000A22EB"/>
    <w:rsid w:val="000A233C"/>
    <w:rsid w:val="000A2BC7"/>
    <w:rsid w:val="000A2EF5"/>
    <w:rsid w:val="000A3027"/>
    <w:rsid w:val="000A3041"/>
    <w:rsid w:val="000A3AB2"/>
    <w:rsid w:val="000A438B"/>
    <w:rsid w:val="000A43D1"/>
    <w:rsid w:val="000A4CC1"/>
    <w:rsid w:val="000A533D"/>
    <w:rsid w:val="000A5348"/>
    <w:rsid w:val="000A5685"/>
    <w:rsid w:val="000A5C0E"/>
    <w:rsid w:val="000A6AEF"/>
    <w:rsid w:val="000A7776"/>
    <w:rsid w:val="000A7BDF"/>
    <w:rsid w:val="000A7C7C"/>
    <w:rsid w:val="000A7D52"/>
    <w:rsid w:val="000A7E76"/>
    <w:rsid w:val="000B07E8"/>
    <w:rsid w:val="000B0B77"/>
    <w:rsid w:val="000B1EBB"/>
    <w:rsid w:val="000B20F6"/>
    <w:rsid w:val="000B27D8"/>
    <w:rsid w:val="000B30C6"/>
    <w:rsid w:val="000B3AF7"/>
    <w:rsid w:val="000B3CE7"/>
    <w:rsid w:val="000B3F8B"/>
    <w:rsid w:val="000B5350"/>
    <w:rsid w:val="000B559B"/>
    <w:rsid w:val="000B573A"/>
    <w:rsid w:val="000B5CF8"/>
    <w:rsid w:val="000B5F8F"/>
    <w:rsid w:val="000B669E"/>
    <w:rsid w:val="000B69CA"/>
    <w:rsid w:val="000B7287"/>
    <w:rsid w:val="000B75BC"/>
    <w:rsid w:val="000B75DF"/>
    <w:rsid w:val="000C029C"/>
    <w:rsid w:val="000C0867"/>
    <w:rsid w:val="000C098C"/>
    <w:rsid w:val="000C14E6"/>
    <w:rsid w:val="000C18EE"/>
    <w:rsid w:val="000C27EA"/>
    <w:rsid w:val="000C2B9B"/>
    <w:rsid w:val="000C38B0"/>
    <w:rsid w:val="000C4A51"/>
    <w:rsid w:val="000C4F59"/>
    <w:rsid w:val="000C5956"/>
    <w:rsid w:val="000C5D46"/>
    <w:rsid w:val="000C601A"/>
    <w:rsid w:val="000C69D9"/>
    <w:rsid w:val="000C71D4"/>
    <w:rsid w:val="000C73BB"/>
    <w:rsid w:val="000C7559"/>
    <w:rsid w:val="000C781C"/>
    <w:rsid w:val="000C79C8"/>
    <w:rsid w:val="000D0C70"/>
    <w:rsid w:val="000D1067"/>
    <w:rsid w:val="000D13C9"/>
    <w:rsid w:val="000D1E0B"/>
    <w:rsid w:val="000D2546"/>
    <w:rsid w:val="000D2AA6"/>
    <w:rsid w:val="000D31AB"/>
    <w:rsid w:val="000D356E"/>
    <w:rsid w:val="000D36F5"/>
    <w:rsid w:val="000D3E38"/>
    <w:rsid w:val="000D4626"/>
    <w:rsid w:val="000D4B3F"/>
    <w:rsid w:val="000D4EC9"/>
    <w:rsid w:val="000D51FF"/>
    <w:rsid w:val="000D5CA3"/>
    <w:rsid w:val="000D60D2"/>
    <w:rsid w:val="000D6293"/>
    <w:rsid w:val="000D665E"/>
    <w:rsid w:val="000D6D75"/>
    <w:rsid w:val="000D7933"/>
    <w:rsid w:val="000D79E1"/>
    <w:rsid w:val="000D7E86"/>
    <w:rsid w:val="000E003C"/>
    <w:rsid w:val="000E00C3"/>
    <w:rsid w:val="000E0385"/>
    <w:rsid w:val="000E0899"/>
    <w:rsid w:val="000E0D28"/>
    <w:rsid w:val="000E25FD"/>
    <w:rsid w:val="000E2FF7"/>
    <w:rsid w:val="000E3D5E"/>
    <w:rsid w:val="000E4C42"/>
    <w:rsid w:val="000E5160"/>
    <w:rsid w:val="000E5523"/>
    <w:rsid w:val="000E56FB"/>
    <w:rsid w:val="000E6132"/>
    <w:rsid w:val="000E6274"/>
    <w:rsid w:val="000E637C"/>
    <w:rsid w:val="000E638D"/>
    <w:rsid w:val="000E70EA"/>
    <w:rsid w:val="000E7292"/>
    <w:rsid w:val="000E7602"/>
    <w:rsid w:val="000E76C9"/>
    <w:rsid w:val="000E7792"/>
    <w:rsid w:val="000E78BD"/>
    <w:rsid w:val="000F054E"/>
    <w:rsid w:val="000F0BCD"/>
    <w:rsid w:val="000F1079"/>
    <w:rsid w:val="000F10DC"/>
    <w:rsid w:val="000F159E"/>
    <w:rsid w:val="000F1969"/>
    <w:rsid w:val="000F2404"/>
    <w:rsid w:val="000F2A7B"/>
    <w:rsid w:val="000F3A05"/>
    <w:rsid w:val="000F4262"/>
    <w:rsid w:val="000F427C"/>
    <w:rsid w:val="000F45B3"/>
    <w:rsid w:val="000F466E"/>
    <w:rsid w:val="000F4743"/>
    <w:rsid w:val="000F4ADF"/>
    <w:rsid w:val="000F4B2E"/>
    <w:rsid w:val="000F59EE"/>
    <w:rsid w:val="000F5A6C"/>
    <w:rsid w:val="000F5C81"/>
    <w:rsid w:val="000F5D33"/>
    <w:rsid w:val="000F5D73"/>
    <w:rsid w:val="000F5E6B"/>
    <w:rsid w:val="000F6287"/>
    <w:rsid w:val="000F6317"/>
    <w:rsid w:val="000F6642"/>
    <w:rsid w:val="000F667B"/>
    <w:rsid w:val="000F669F"/>
    <w:rsid w:val="000F71CF"/>
    <w:rsid w:val="000F7451"/>
    <w:rsid w:val="000F7ACF"/>
    <w:rsid w:val="0010073B"/>
    <w:rsid w:val="00100795"/>
    <w:rsid w:val="001008D3"/>
    <w:rsid w:val="00101000"/>
    <w:rsid w:val="00101838"/>
    <w:rsid w:val="00101D8A"/>
    <w:rsid w:val="00102248"/>
    <w:rsid w:val="00102570"/>
    <w:rsid w:val="00102BEC"/>
    <w:rsid w:val="00102F4F"/>
    <w:rsid w:val="0010338F"/>
    <w:rsid w:val="00105257"/>
    <w:rsid w:val="00105269"/>
    <w:rsid w:val="00105384"/>
    <w:rsid w:val="001053B2"/>
    <w:rsid w:val="00105996"/>
    <w:rsid w:val="00105A14"/>
    <w:rsid w:val="0010602E"/>
    <w:rsid w:val="00106358"/>
    <w:rsid w:val="001063B0"/>
    <w:rsid w:val="001066BC"/>
    <w:rsid w:val="00106A20"/>
    <w:rsid w:val="00106E1C"/>
    <w:rsid w:val="001072A5"/>
    <w:rsid w:val="001073BE"/>
    <w:rsid w:val="001075BD"/>
    <w:rsid w:val="00107AD6"/>
    <w:rsid w:val="00107ADC"/>
    <w:rsid w:val="00107E1A"/>
    <w:rsid w:val="00107E99"/>
    <w:rsid w:val="001104D0"/>
    <w:rsid w:val="00111C50"/>
    <w:rsid w:val="001123BF"/>
    <w:rsid w:val="0011324A"/>
    <w:rsid w:val="00113E5C"/>
    <w:rsid w:val="00113F17"/>
    <w:rsid w:val="00113F78"/>
    <w:rsid w:val="00114837"/>
    <w:rsid w:val="00114BED"/>
    <w:rsid w:val="00114FFE"/>
    <w:rsid w:val="001165AC"/>
    <w:rsid w:val="00116A2C"/>
    <w:rsid w:val="00117021"/>
    <w:rsid w:val="00117B48"/>
    <w:rsid w:val="001208FF"/>
    <w:rsid w:val="00120E78"/>
    <w:rsid w:val="00120FFF"/>
    <w:rsid w:val="00121081"/>
    <w:rsid w:val="001217B6"/>
    <w:rsid w:val="001219C9"/>
    <w:rsid w:val="001224C1"/>
    <w:rsid w:val="001229FF"/>
    <w:rsid w:val="00123024"/>
    <w:rsid w:val="00123072"/>
    <w:rsid w:val="00123559"/>
    <w:rsid w:val="00123A71"/>
    <w:rsid w:val="00124542"/>
    <w:rsid w:val="00124A76"/>
    <w:rsid w:val="00124C72"/>
    <w:rsid w:val="001253FC"/>
    <w:rsid w:val="0012569E"/>
    <w:rsid w:val="001256D6"/>
    <w:rsid w:val="00126891"/>
    <w:rsid w:val="00126A14"/>
    <w:rsid w:val="00130067"/>
    <w:rsid w:val="00130233"/>
    <w:rsid w:val="00130AAA"/>
    <w:rsid w:val="00130B07"/>
    <w:rsid w:val="00130F0A"/>
    <w:rsid w:val="00131885"/>
    <w:rsid w:val="00131B20"/>
    <w:rsid w:val="00131EDC"/>
    <w:rsid w:val="00132502"/>
    <w:rsid w:val="00132517"/>
    <w:rsid w:val="00132F06"/>
    <w:rsid w:val="0013367B"/>
    <w:rsid w:val="00133724"/>
    <w:rsid w:val="00134164"/>
    <w:rsid w:val="0013516E"/>
    <w:rsid w:val="001353A2"/>
    <w:rsid w:val="00135487"/>
    <w:rsid w:val="00135591"/>
    <w:rsid w:val="00135960"/>
    <w:rsid w:val="001359A5"/>
    <w:rsid w:val="00135C1D"/>
    <w:rsid w:val="001364A1"/>
    <w:rsid w:val="00136965"/>
    <w:rsid w:val="00136DB0"/>
    <w:rsid w:val="00137168"/>
    <w:rsid w:val="00140087"/>
    <w:rsid w:val="00140733"/>
    <w:rsid w:val="00140EE7"/>
    <w:rsid w:val="00140FFF"/>
    <w:rsid w:val="00141B82"/>
    <w:rsid w:val="00141BCB"/>
    <w:rsid w:val="001420D2"/>
    <w:rsid w:val="0014212C"/>
    <w:rsid w:val="001424AD"/>
    <w:rsid w:val="00142554"/>
    <w:rsid w:val="00142623"/>
    <w:rsid w:val="00142ED2"/>
    <w:rsid w:val="00143734"/>
    <w:rsid w:val="00143EF6"/>
    <w:rsid w:val="00144359"/>
    <w:rsid w:val="00144AC0"/>
    <w:rsid w:val="00145311"/>
    <w:rsid w:val="00145459"/>
    <w:rsid w:val="00145C94"/>
    <w:rsid w:val="00145D40"/>
    <w:rsid w:val="00145F85"/>
    <w:rsid w:val="0014619A"/>
    <w:rsid w:val="001464CF"/>
    <w:rsid w:val="00146EAC"/>
    <w:rsid w:val="0014746E"/>
    <w:rsid w:val="00147C00"/>
    <w:rsid w:val="00150510"/>
    <w:rsid w:val="0015071A"/>
    <w:rsid w:val="00150AB7"/>
    <w:rsid w:val="00150BC3"/>
    <w:rsid w:val="00150E44"/>
    <w:rsid w:val="00151C16"/>
    <w:rsid w:val="00151D64"/>
    <w:rsid w:val="001523B6"/>
    <w:rsid w:val="001526D7"/>
    <w:rsid w:val="001533DB"/>
    <w:rsid w:val="001533F1"/>
    <w:rsid w:val="00153BE6"/>
    <w:rsid w:val="00153E6E"/>
    <w:rsid w:val="00154525"/>
    <w:rsid w:val="00154DBC"/>
    <w:rsid w:val="00154E91"/>
    <w:rsid w:val="00154FD6"/>
    <w:rsid w:val="00155380"/>
    <w:rsid w:val="001558FF"/>
    <w:rsid w:val="00155A9D"/>
    <w:rsid w:val="00155AD2"/>
    <w:rsid w:val="00155BE5"/>
    <w:rsid w:val="00155E23"/>
    <w:rsid w:val="00156346"/>
    <w:rsid w:val="0015669B"/>
    <w:rsid w:val="00157178"/>
    <w:rsid w:val="0015750F"/>
    <w:rsid w:val="00160026"/>
    <w:rsid w:val="001601AF"/>
    <w:rsid w:val="00160385"/>
    <w:rsid w:val="001608AB"/>
    <w:rsid w:val="001611C0"/>
    <w:rsid w:val="00161237"/>
    <w:rsid w:val="00161460"/>
    <w:rsid w:val="00161706"/>
    <w:rsid w:val="00161B8D"/>
    <w:rsid w:val="00161EFB"/>
    <w:rsid w:val="00162201"/>
    <w:rsid w:val="0016242F"/>
    <w:rsid w:val="00162739"/>
    <w:rsid w:val="001629B1"/>
    <w:rsid w:val="00163001"/>
    <w:rsid w:val="00163A17"/>
    <w:rsid w:val="0016438B"/>
    <w:rsid w:val="001646C4"/>
    <w:rsid w:val="0016481D"/>
    <w:rsid w:val="00164A56"/>
    <w:rsid w:val="00164F4E"/>
    <w:rsid w:val="00165314"/>
    <w:rsid w:val="00165471"/>
    <w:rsid w:val="001658A8"/>
    <w:rsid w:val="00165A96"/>
    <w:rsid w:val="00165BFB"/>
    <w:rsid w:val="0016608B"/>
    <w:rsid w:val="00166D5A"/>
    <w:rsid w:val="00166E44"/>
    <w:rsid w:val="00167346"/>
    <w:rsid w:val="00167EE6"/>
    <w:rsid w:val="00167F57"/>
    <w:rsid w:val="00167FCC"/>
    <w:rsid w:val="001704B0"/>
    <w:rsid w:val="0017096B"/>
    <w:rsid w:val="00170D32"/>
    <w:rsid w:val="00170EC2"/>
    <w:rsid w:val="00171188"/>
    <w:rsid w:val="00171558"/>
    <w:rsid w:val="00171C95"/>
    <w:rsid w:val="00172408"/>
    <w:rsid w:val="00172428"/>
    <w:rsid w:val="0017258D"/>
    <w:rsid w:val="00172906"/>
    <w:rsid w:val="0017295F"/>
    <w:rsid w:val="00174280"/>
    <w:rsid w:val="001742BB"/>
    <w:rsid w:val="001743BC"/>
    <w:rsid w:val="001746DA"/>
    <w:rsid w:val="00175249"/>
    <w:rsid w:val="00175936"/>
    <w:rsid w:val="00175A3E"/>
    <w:rsid w:val="00175AE5"/>
    <w:rsid w:val="00175B54"/>
    <w:rsid w:val="00175E0F"/>
    <w:rsid w:val="00176855"/>
    <w:rsid w:val="00176F18"/>
    <w:rsid w:val="001774A5"/>
    <w:rsid w:val="00177E21"/>
    <w:rsid w:val="00180658"/>
    <w:rsid w:val="00181351"/>
    <w:rsid w:val="001813DE"/>
    <w:rsid w:val="00182775"/>
    <w:rsid w:val="00182857"/>
    <w:rsid w:val="0018286F"/>
    <w:rsid w:val="001828E9"/>
    <w:rsid w:val="00182DA8"/>
    <w:rsid w:val="00182DBF"/>
    <w:rsid w:val="00183E3E"/>
    <w:rsid w:val="00183F5C"/>
    <w:rsid w:val="0018452B"/>
    <w:rsid w:val="0018464D"/>
    <w:rsid w:val="00184782"/>
    <w:rsid w:val="00184FD5"/>
    <w:rsid w:val="00190440"/>
    <w:rsid w:val="00190579"/>
    <w:rsid w:val="001905F1"/>
    <w:rsid w:val="00190B78"/>
    <w:rsid w:val="00190C7F"/>
    <w:rsid w:val="0019259A"/>
    <w:rsid w:val="0019315A"/>
    <w:rsid w:val="0019363A"/>
    <w:rsid w:val="00193A7C"/>
    <w:rsid w:val="00194203"/>
    <w:rsid w:val="001945D8"/>
    <w:rsid w:val="00194A88"/>
    <w:rsid w:val="00194AE9"/>
    <w:rsid w:val="00194EB6"/>
    <w:rsid w:val="00195955"/>
    <w:rsid w:val="0019668D"/>
    <w:rsid w:val="00196861"/>
    <w:rsid w:val="001968C7"/>
    <w:rsid w:val="001970CF"/>
    <w:rsid w:val="001971E9"/>
    <w:rsid w:val="001974A8"/>
    <w:rsid w:val="00197A46"/>
    <w:rsid w:val="00197D81"/>
    <w:rsid w:val="001A0A8B"/>
    <w:rsid w:val="001A0BB8"/>
    <w:rsid w:val="001A0E1E"/>
    <w:rsid w:val="001A11AB"/>
    <w:rsid w:val="001A14C4"/>
    <w:rsid w:val="001A14D7"/>
    <w:rsid w:val="001A27E1"/>
    <w:rsid w:val="001A3053"/>
    <w:rsid w:val="001A3321"/>
    <w:rsid w:val="001A38D5"/>
    <w:rsid w:val="001A3E2C"/>
    <w:rsid w:val="001A3EBE"/>
    <w:rsid w:val="001A3F3F"/>
    <w:rsid w:val="001A3FBF"/>
    <w:rsid w:val="001A505E"/>
    <w:rsid w:val="001A53CF"/>
    <w:rsid w:val="001A556E"/>
    <w:rsid w:val="001A5D62"/>
    <w:rsid w:val="001A62FA"/>
    <w:rsid w:val="001A6624"/>
    <w:rsid w:val="001A6D82"/>
    <w:rsid w:val="001A6DE9"/>
    <w:rsid w:val="001A74F1"/>
    <w:rsid w:val="001A7E5C"/>
    <w:rsid w:val="001B0D32"/>
    <w:rsid w:val="001B0DDF"/>
    <w:rsid w:val="001B0DE8"/>
    <w:rsid w:val="001B0F50"/>
    <w:rsid w:val="001B140F"/>
    <w:rsid w:val="001B14A4"/>
    <w:rsid w:val="001B1610"/>
    <w:rsid w:val="001B1727"/>
    <w:rsid w:val="001B1966"/>
    <w:rsid w:val="001B1A95"/>
    <w:rsid w:val="001B1D43"/>
    <w:rsid w:val="001B1E30"/>
    <w:rsid w:val="001B2251"/>
    <w:rsid w:val="001B2B32"/>
    <w:rsid w:val="001B4043"/>
    <w:rsid w:val="001B46D4"/>
    <w:rsid w:val="001B4F7C"/>
    <w:rsid w:val="001B5F34"/>
    <w:rsid w:val="001B626C"/>
    <w:rsid w:val="001B739B"/>
    <w:rsid w:val="001B7D46"/>
    <w:rsid w:val="001B7DC2"/>
    <w:rsid w:val="001C020B"/>
    <w:rsid w:val="001C052C"/>
    <w:rsid w:val="001C0AA5"/>
    <w:rsid w:val="001C0C9C"/>
    <w:rsid w:val="001C0E20"/>
    <w:rsid w:val="001C0FDD"/>
    <w:rsid w:val="001C1033"/>
    <w:rsid w:val="001C15A0"/>
    <w:rsid w:val="001C1611"/>
    <w:rsid w:val="001C318D"/>
    <w:rsid w:val="001C34F9"/>
    <w:rsid w:val="001C42FF"/>
    <w:rsid w:val="001C43E6"/>
    <w:rsid w:val="001C4F54"/>
    <w:rsid w:val="001C5365"/>
    <w:rsid w:val="001C5570"/>
    <w:rsid w:val="001C57FC"/>
    <w:rsid w:val="001C58D6"/>
    <w:rsid w:val="001C5AAE"/>
    <w:rsid w:val="001C748C"/>
    <w:rsid w:val="001C7A05"/>
    <w:rsid w:val="001C7A40"/>
    <w:rsid w:val="001C7CE3"/>
    <w:rsid w:val="001D0252"/>
    <w:rsid w:val="001D035D"/>
    <w:rsid w:val="001D0D01"/>
    <w:rsid w:val="001D1F84"/>
    <w:rsid w:val="001D2C4C"/>
    <w:rsid w:val="001D2FDB"/>
    <w:rsid w:val="001D305F"/>
    <w:rsid w:val="001D3165"/>
    <w:rsid w:val="001D35A4"/>
    <w:rsid w:val="001D36EB"/>
    <w:rsid w:val="001D500A"/>
    <w:rsid w:val="001D5130"/>
    <w:rsid w:val="001D51FD"/>
    <w:rsid w:val="001D53DE"/>
    <w:rsid w:val="001D54A4"/>
    <w:rsid w:val="001D581F"/>
    <w:rsid w:val="001D608D"/>
    <w:rsid w:val="001D6AA4"/>
    <w:rsid w:val="001D6AE6"/>
    <w:rsid w:val="001D6E91"/>
    <w:rsid w:val="001D73F3"/>
    <w:rsid w:val="001D77BA"/>
    <w:rsid w:val="001D78DA"/>
    <w:rsid w:val="001D7904"/>
    <w:rsid w:val="001D7C65"/>
    <w:rsid w:val="001D7D77"/>
    <w:rsid w:val="001E0E16"/>
    <w:rsid w:val="001E0F13"/>
    <w:rsid w:val="001E1257"/>
    <w:rsid w:val="001E1991"/>
    <w:rsid w:val="001E1D6E"/>
    <w:rsid w:val="001E22EA"/>
    <w:rsid w:val="001E2421"/>
    <w:rsid w:val="001E2701"/>
    <w:rsid w:val="001E2A31"/>
    <w:rsid w:val="001E2AD3"/>
    <w:rsid w:val="001E3351"/>
    <w:rsid w:val="001E338C"/>
    <w:rsid w:val="001E37D1"/>
    <w:rsid w:val="001E38AF"/>
    <w:rsid w:val="001E3DBB"/>
    <w:rsid w:val="001E3FE4"/>
    <w:rsid w:val="001E406B"/>
    <w:rsid w:val="001E451C"/>
    <w:rsid w:val="001E4B93"/>
    <w:rsid w:val="001E4D4B"/>
    <w:rsid w:val="001E4E56"/>
    <w:rsid w:val="001E4F3B"/>
    <w:rsid w:val="001E57D6"/>
    <w:rsid w:val="001E67D8"/>
    <w:rsid w:val="001E70F5"/>
    <w:rsid w:val="001E7C5A"/>
    <w:rsid w:val="001E7C99"/>
    <w:rsid w:val="001E7D3C"/>
    <w:rsid w:val="001F0C21"/>
    <w:rsid w:val="001F11D2"/>
    <w:rsid w:val="001F1883"/>
    <w:rsid w:val="001F1925"/>
    <w:rsid w:val="001F1E38"/>
    <w:rsid w:val="001F26BA"/>
    <w:rsid w:val="001F2A3B"/>
    <w:rsid w:val="001F316A"/>
    <w:rsid w:val="001F34CD"/>
    <w:rsid w:val="001F3BB7"/>
    <w:rsid w:val="001F3D60"/>
    <w:rsid w:val="001F424D"/>
    <w:rsid w:val="001F43A0"/>
    <w:rsid w:val="001F54FA"/>
    <w:rsid w:val="001F5799"/>
    <w:rsid w:val="001F5E3A"/>
    <w:rsid w:val="001F5EC0"/>
    <w:rsid w:val="001F6251"/>
    <w:rsid w:val="001F6279"/>
    <w:rsid w:val="001F6793"/>
    <w:rsid w:val="001F6875"/>
    <w:rsid w:val="001F6F0C"/>
    <w:rsid w:val="001F6F20"/>
    <w:rsid w:val="001F6F8C"/>
    <w:rsid w:val="001F7635"/>
    <w:rsid w:val="001F78CB"/>
    <w:rsid w:val="001F7DC1"/>
    <w:rsid w:val="001F7DFD"/>
    <w:rsid w:val="00200026"/>
    <w:rsid w:val="00200829"/>
    <w:rsid w:val="00200837"/>
    <w:rsid w:val="00200B9C"/>
    <w:rsid w:val="002026B9"/>
    <w:rsid w:val="00202DE9"/>
    <w:rsid w:val="00203AB4"/>
    <w:rsid w:val="002044D1"/>
    <w:rsid w:val="002068F8"/>
    <w:rsid w:val="00206C76"/>
    <w:rsid w:val="00206FE9"/>
    <w:rsid w:val="002070B8"/>
    <w:rsid w:val="00207346"/>
    <w:rsid w:val="00207A02"/>
    <w:rsid w:val="00207A50"/>
    <w:rsid w:val="00207E6F"/>
    <w:rsid w:val="00210306"/>
    <w:rsid w:val="00210387"/>
    <w:rsid w:val="002105C8"/>
    <w:rsid w:val="00210C44"/>
    <w:rsid w:val="0021159D"/>
    <w:rsid w:val="00211787"/>
    <w:rsid w:val="00211BD3"/>
    <w:rsid w:val="00211D58"/>
    <w:rsid w:val="00211F39"/>
    <w:rsid w:val="0021207C"/>
    <w:rsid w:val="00212831"/>
    <w:rsid w:val="00213930"/>
    <w:rsid w:val="00213D76"/>
    <w:rsid w:val="00213E8F"/>
    <w:rsid w:val="00214C92"/>
    <w:rsid w:val="00214D22"/>
    <w:rsid w:val="00215A48"/>
    <w:rsid w:val="00215DF0"/>
    <w:rsid w:val="002163B1"/>
    <w:rsid w:val="00216A7C"/>
    <w:rsid w:val="00216CD4"/>
    <w:rsid w:val="0021703B"/>
    <w:rsid w:val="00217495"/>
    <w:rsid w:val="002177CB"/>
    <w:rsid w:val="002177CE"/>
    <w:rsid w:val="00217A0B"/>
    <w:rsid w:val="00217B42"/>
    <w:rsid w:val="00217C1D"/>
    <w:rsid w:val="00217C5A"/>
    <w:rsid w:val="00217CE3"/>
    <w:rsid w:val="00220133"/>
    <w:rsid w:val="002204B0"/>
    <w:rsid w:val="00221347"/>
    <w:rsid w:val="002214D4"/>
    <w:rsid w:val="00221778"/>
    <w:rsid w:val="0022181F"/>
    <w:rsid w:val="00221B3E"/>
    <w:rsid w:val="00221D0F"/>
    <w:rsid w:val="00222504"/>
    <w:rsid w:val="00222F98"/>
    <w:rsid w:val="002231DC"/>
    <w:rsid w:val="00223723"/>
    <w:rsid w:val="00223B05"/>
    <w:rsid w:val="00223F50"/>
    <w:rsid w:val="00223FBE"/>
    <w:rsid w:val="00224CFB"/>
    <w:rsid w:val="00224D83"/>
    <w:rsid w:val="0022535D"/>
    <w:rsid w:val="00225825"/>
    <w:rsid w:val="00225852"/>
    <w:rsid w:val="002260FA"/>
    <w:rsid w:val="002266B2"/>
    <w:rsid w:val="00226796"/>
    <w:rsid w:val="00226C66"/>
    <w:rsid w:val="00226D44"/>
    <w:rsid w:val="0022728B"/>
    <w:rsid w:val="00227382"/>
    <w:rsid w:val="00227400"/>
    <w:rsid w:val="00227D87"/>
    <w:rsid w:val="00227F25"/>
    <w:rsid w:val="00230493"/>
    <w:rsid w:val="0023069D"/>
    <w:rsid w:val="00230B2A"/>
    <w:rsid w:val="002317A8"/>
    <w:rsid w:val="002317E9"/>
    <w:rsid w:val="002318F4"/>
    <w:rsid w:val="00232154"/>
    <w:rsid w:val="002323E9"/>
    <w:rsid w:val="0023285E"/>
    <w:rsid w:val="002330D7"/>
    <w:rsid w:val="00233656"/>
    <w:rsid w:val="00234474"/>
    <w:rsid w:val="0023460B"/>
    <w:rsid w:val="00234BC4"/>
    <w:rsid w:val="00235247"/>
    <w:rsid w:val="002358BD"/>
    <w:rsid w:val="0023599A"/>
    <w:rsid w:val="00235CC8"/>
    <w:rsid w:val="00235F46"/>
    <w:rsid w:val="002365D2"/>
    <w:rsid w:val="00236628"/>
    <w:rsid w:val="00236A3C"/>
    <w:rsid w:val="0024025C"/>
    <w:rsid w:val="00240296"/>
    <w:rsid w:val="002406AE"/>
    <w:rsid w:val="0024089B"/>
    <w:rsid w:val="00240A0C"/>
    <w:rsid w:val="00240B99"/>
    <w:rsid w:val="00240D89"/>
    <w:rsid w:val="00240E69"/>
    <w:rsid w:val="0024121F"/>
    <w:rsid w:val="0024127F"/>
    <w:rsid w:val="00241352"/>
    <w:rsid w:val="00242288"/>
    <w:rsid w:val="00242337"/>
    <w:rsid w:val="0024235C"/>
    <w:rsid w:val="00242582"/>
    <w:rsid w:val="0024258F"/>
    <w:rsid w:val="00243118"/>
    <w:rsid w:val="002437C8"/>
    <w:rsid w:val="00243B8F"/>
    <w:rsid w:val="00243C86"/>
    <w:rsid w:val="00243F3F"/>
    <w:rsid w:val="00243F48"/>
    <w:rsid w:val="002455C0"/>
    <w:rsid w:val="002456D9"/>
    <w:rsid w:val="00245929"/>
    <w:rsid w:val="00245AC2"/>
    <w:rsid w:val="00245ED6"/>
    <w:rsid w:val="0024703C"/>
    <w:rsid w:val="00247981"/>
    <w:rsid w:val="00247CC3"/>
    <w:rsid w:val="00250804"/>
    <w:rsid w:val="00250D19"/>
    <w:rsid w:val="00251188"/>
    <w:rsid w:val="00251689"/>
    <w:rsid w:val="00251AE4"/>
    <w:rsid w:val="00251BF8"/>
    <w:rsid w:val="00252045"/>
    <w:rsid w:val="00252D0E"/>
    <w:rsid w:val="0025355A"/>
    <w:rsid w:val="00253600"/>
    <w:rsid w:val="00253677"/>
    <w:rsid w:val="00253C07"/>
    <w:rsid w:val="00253F06"/>
    <w:rsid w:val="00255056"/>
    <w:rsid w:val="00255107"/>
    <w:rsid w:val="00255119"/>
    <w:rsid w:val="00255AB9"/>
    <w:rsid w:val="00255D84"/>
    <w:rsid w:val="00255F92"/>
    <w:rsid w:val="00256576"/>
    <w:rsid w:val="00256975"/>
    <w:rsid w:val="00256EB4"/>
    <w:rsid w:val="00257088"/>
    <w:rsid w:val="002573AD"/>
    <w:rsid w:val="0025765A"/>
    <w:rsid w:val="0025791E"/>
    <w:rsid w:val="00257B0C"/>
    <w:rsid w:val="00257B64"/>
    <w:rsid w:val="00257EAB"/>
    <w:rsid w:val="002603DD"/>
    <w:rsid w:val="00260A97"/>
    <w:rsid w:val="00260C2A"/>
    <w:rsid w:val="00260EBE"/>
    <w:rsid w:val="0026119C"/>
    <w:rsid w:val="002611AA"/>
    <w:rsid w:val="002614CF"/>
    <w:rsid w:val="00261A43"/>
    <w:rsid w:val="00262548"/>
    <w:rsid w:val="00263ADF"/>
    <w:rsid w:val="00263FDF"/>
    <w:rsid w:val="00265DA5"/>
    <w:rsid w:val="002660BB"/>
    <w:rsid w:val="00266C77"/>
    <w:rsid w:val="00266EFF"/>
    <w:rsid w:val="002674ED"/>
    <w:rsid w:val="0026786B"/>
    <w:rsid w:val="002678DF"/>
    <w:rsid w:val="002700E3"/>
    <w:rsid w:val="00270547"/>
    <w:rsid w:val="002708EF"/>
    <w:rsid w:val="00270B55"/>
    <w:rsid w:val="00270C9A"/>
    <w:rsid w:val="00270E1A"/>
    <w:rsid w:val="002714F4"/>
    <w:rsid w:val="002721DE"/>
    <w:rsid w:val="002725D9"/>
    <w:rsid w:val="00272F6C"/>
    <w:rsid w:val="0027327B"/>
    <w:rsid w:val="0027350D"/>
    <w:rsid w:val="002736C8"/>
    <w:rsid w:val="00273C4A"/>
    <w:rsid w:val="002743AF"/>
    <w:rsid w:val="002746C7"/>
    <w:rsid w:val="00274D18"/>
    <w:rsid w:val="00274E6E"/>
    <w:rsid w:val="00275736"/>
    <w:rsid w:val="00275B4E"/>
    <w:rsid w:val="00276250"/>
    <w:rsid w:val="00276561"/>
    <w:rsid w:val="00276BA6"/>
    <w:rsid w:val="00276C06"/>
    <w:rsid w:val="00277156"/>
    <w:rsid w:val="00277C2C"/>
    <w:rsid w:val="00280437"/>
    <w:rsid w:val="00280462"/>
    <w:rsid w:val="00280BEF"/>
    <w:rsid w:val="00280BF2"/>
    <w:rsid w:val="0028102F"/>
    <w:rsid w:val="0028205B"/>
    <w:rsid w:val="002821C8"/>
    <w:rsid w:val="00282491"/>
    <w:rsid w:val="0028258A"/>
    <w:rsid w:val="00282B98"/>
    <w:rsid w:val="00282BB5"/>
    <w:rsid w:val="00282CBA"/>
    <w:rsid w:val="00282D4D"/>
    <w:rsid w:val="00282DC8"/>
    <w:rsid w:val="00282DE2"/>
    <w:rsid w:val="00282F53"/>
    <w:rsid w:val="0028318E"/>
    <w:rsid w:val="0028324F"/>
    <w:rsid w:val="00283678"/>
    <w:rsid w:val="0028390A"/>
    <w:rsid w:val="00283B44"/>
    <w:rsid w:val="00283DA3"/>
    <w:rsid w:val="0028429D"/>
    <w:rsid w:val="00285041"/>
    <w:rsid w:val="002850FA"/>
    <w:rsid w:val="00285177"/>
    <w:rsid w:val="00285AAA"/>
    <w:rsid w:val="00285E51"/>
    <w:rsid w:val="0028624D"/>
    <w:rsid w:val="002865C6"/>
    <w:rsid w:val="002865EB"/>
    <w:rsid w:val="00286982"/>
    <w:rsid w:val="00286A0B"/>
    <w:rsid w:val="00286D95"/>
    <w:rsid w:val="00287BE5"/>
    <w:rsid w:val="0029094D"/>
    <w:rsid w:val="0029095F"/>
    <w:rsid w:val="00290F82"/>
    <w:rsid w:val="00291966"/>
    <w:rsid w:val="00291E0F"/>
    <w:rsid w:val="00292409"/>
    <w:rsid w:val="00292DF9"/>
    <w:rsid w:val="00292E6A"/>
    <w:rsid w:val="00292FA0"/>
    <w:rsid w:val="00293665"/>
    <w:rsid w:val="00293FFE"/>
    <w:rsid w:val="002940D6"/>
    <w:rsid w:val="00294878"/>
    <w:rsid w:val="00294F16"/>
    <w:rsid w:val="0029539F"/>
    <w:rsid w:val="002955A8"/>
    <w:rsid w:val="0029584F"/>
    <w:rsid w:val="00295C63"/>
    <w:rsid w:val="00295E3A"/>
    <w:rsid w:val="00295F2D"/>
    <w:rsid w:val="002964E9"/>
    <w:rsid w:val="00296741"/>
    <w:rsid w:val="00296D43"/>
    <w:rsid w:val="00296E00"/>
    <w:rsid w:val="00296EA6"/>
    <w:rsid w:val="00297271"/>
    <w:rsid w:val="002975D4"/>
    <w:rsid w:val="0029799D"/>
    <w:rsid w:val="002A039E"/>
    <w:rsid w:val="002A105E"/>
    <w:rsid w:val="002A107F"/>
    <w:rsid w:val="002A1290"/>
    <w:rsid w:val="002A1C62"/>
    <w:rsid w:val="002A1DC9"/>
    <w:rsid w:val="002A1E59"/>
    <w:rsid w:val="002A21F6"/>
    <w:rsid w:val="002A24F6"/>
    <w:rsid w:val="002A2F7A"/>
    <w:rsid w:val="002A2FF2"/>
    <w:rsid w:val="002A3A93"/>
    <w:rsid w:val="002A3D6B"/>
    <w:rsid w:val="002A3E45"/>
    <w:rsid w:val="002A4734"/>
    <w:rsid w:val="002A59B4"/>
    <w:rsid w:val="002A5C12"/>
    <w:rsid w:val="002A5E0C"/>
    <w:rsid w:val="002A61C7"/>
    <w:rsid w:val="002A637C"/>
    <w:rsid w:val="002A6D70"/>
    <w:rsid w:val="002A6E0B"/>
    <w:rsid w:val="002A76AF"/>
    <w:rsid w:val="002B01F8"/>
    <w:rsid w:val="002B04C0"/>
    <w:rsid w:val="002B07DE"/>
    <w:rsid w:val="002B0DAF"/>
    <w:rsid w:val="002B0F6D"/>
    <w:rsid w:val="002B113B"/>
    <w:rsid w:val="002B17DC"/>
    <w:rsid w:val="002B1B7B"/>
    <w:rsid w:val="002B1BC2"/>
    <w:rsid w:val="002B1F19"/>
    <w:rsid w:val="002B1F52"/>
    <w:rsid w:val="002B209D"/>
    <w:rsid w:val="002B3186"/>
    <w:rsid w:val="002B3991"/>
    <w:rsid w:val="002B3C14"/>
    <w:rsid w:val="002B3C43"/>
    <w:rsid w:val="002B404B"/>
    <w:rsid w:val="002B41D8"/>
    <w:rsid w:val="002B4988"/>
    <w:rsid w:val="002B4D23"/>
    <w:rsid w:val="002B5462"/>
    <w:rsid w:val="002B565D"/>
    <w:rsid w:val="002B58A3"/>
    <w:rsid w:val="002B5941"/>
    <w:rsid w:val="002B5F4A"/>
    <w:rsid w:val="002B67CB"/>
    <w:rsid w:val="002B6862"/>
    <w:rsid w:val="002B68A2"/>
    <w:rsid w:val="002B6DDC"/>
    <w:rsid w:val="002B7149"/>
    <w:rsid w:val="002B73B8"/>
    <w:rsid w:val="002B770F"/>
    <w:rsid w:val="002B7862"/>
    <w:rsid w:val="002B7FB7"/>
    <w:rsid w:val="002C07A1"/>
    <w:rsid w:val="002C0E03"/>
    <w:rsid w:val="002C2079"/>
    <w:rsid w:val="002C22CF"/>
    <w:rsid w:val="002C260E"/>
    <w:rsid w:val="002C2B2A"/>
    <w:rsid w:val="002C2BD7"/>
    <w:rsid w:val="002C2D21"/>
    <w:rsid w:val="002C3105"/>
    <w:rsid w:val="002C3425"/>
    <w:rsid w:val="002C3468"/>
    <w:rsid w:val="002C4211"/>
    <w:rsid w:val="002C47D2"/>
    <w:rsid w:val="002C4977"/>
    <w:rsid w:val="002C4BD8"/>
    <w:rsid w:val="002C4E72"/>
    <w:rsid w:val="002C4E94"/>
    <w:rsid w:val="002C51EF"/>
    <w:rsid w:val="002C55E3"/>
    <w:rsid w:val="002C598C"/>
    <w:rsid w:val="002C5CD1"/>
    <w:rsid w:val="002C638F"/>
    <w:rsid w:val="002C6473"/>
    <w:rsid w:val="002C649A"/>
    <w:rsid w:val="002C6E7D"/>
    <w:rsid w:val="002C7142"/>
    <w:rsid w:val="002C78E8"/>
    <w:rsid w:val="002D00F2"/>
    <w:rsid w:val="002D01A5"/>
    <w:rsid w:val="002D0260"/>
    <w:rsid w:val="002D04AB"/>
    <w:rsid w:val="002D0C79"/>
    <w:rsid w:val="002D0C8C"/>
    <w:rsid w:val="002D1304"/>
    <w:rsid w:val="002D1C5D"/>
    <w:rsid w:val="002D2139"/>
    <w:rsid w:val="002D2256"/>
    <w:rsid w:val="002D2293"/>
    <w:rsid w:val="002D2763"/>
    <w:rsid w:val="002D2E09"/>
    <w:rsid w:val="002D2FD1"/>
    <w:rsid w:val="002D3920"/>
    <w:rsid w:val="002D3C1E"/>
    <w:rsid w:val="002D403E"/>
    <w:rsid w:val="002D4C2C"/>
    <w:rsid w:val="002D4FAB"/>
    <w:rsid w:val="002D63F1"/>
    <w:rsid w:val="002D6692"/>
    <w:rsid w:val="002D6E97"/>
    <w:rsid w:val="002D7718"/>
    <w:rsid w:val="002D7879"/>
    <w:rsid w:val="002D7CA3"/>
    <w:rsid w:val="002D7DDF"/>
    <w:rsid w:val="002E096E"/>
    <w:rsid w:val="002E11DE"/>
    <w:rsid w:val="002E16F4"/>
    <w:rsid w:val="002E2A42"/>
    <w:rsid w:val="002E2C75"/>
    <w:rsid w:val="002E2F7F"/>
    <w:rsid w:val="002E3588"/>
    <w:rsid w:val="002E36D1"/>
    <w:rsid w:val="002E3E68"/>
    <w:rsid w:val="002E523C"/>
    <w:rsid w:val="002E53AA"/>
    <w:rsid w:val="002E5790"/>
    <w:rsid w:val="002E59F6"/>
    <w:rsid w:val="002E5DD6"/>
    <w:rsid w:val="002E5F7E"/>
    <w:rsid w:val="002E5FEB"/>
    <w:rsid w:val="002E6136"/>
    <w:rsid w:val="002E6165"/>
    <w:rsid w:val="002E6282"/>
    <w:rsid w:val="002E64FD"/>
    <w:rsid w:val="002E6671"/>
    <w:rsid w:val="002E6E1A"/>
    <w:rsid w:val="002E7A18"/>
    <w:rsid w:val="002E7D5F"/>
    <w:rsid w:val="002F0050"/>
    <w:rsid w:val="002F03E4"/>
    <w:rsid w:val="002F049D"/>
    <w:rsid w:val="002F07DD"/>
    <w:rsid w:val="002F0EBE"/>
    <w:rsid w:val="002F10D1"/>
    <w:rsid w:val="002F1444"/>
    <w:rsid w:val="002F15F1"/>
    <w:rsid w:val="002F15FB"/>
    <w:rsid w:val="002F1731"/>
    <w:rsid w:val="002F185F"/>
    <w:rsid w:val="002F19DF"/>
    <w:rsid w:val="002F272D"/>
    <w:rsid w:val="002F2A01"/>
    <w:rsid w:val="002F3521"/>
    <w:rsid w:val="002F384B"/>
    <w:rsid w:val="002F48B0"/>
    <w:rsid w:val="002F4FE3"/>
    <w:rsid w:val="002F52E3"/>
    <w:rsid w:val="002F530C"/>
    <w:rsid w:val="002F53C4"/>
    <w:rsid w:val="002F5E5F"/>
    <w:rsid w:val="002F606B"/>
    <w:rsid w:val="002F60A6"/>
    <w:rsid w:val="002F69EE"/>
    <w:rsid w:val="002F73D9"/>
    <w:rsid w:val="002F7656"/>
    <w:rsid w:val="00301D9A"/>
    <w:rsid w:val="00301EEA"/>
    <w:rsid w:val="0030203C"/>
    <w:rsid w:val="0030217B"/>
    <w:rsid w:val="00302AE9"/>
    <w:rsid w:val="003032D3"/>
    <w:rsid w:val="00303A8B"/>
    <w:rsid w:val="00303C41"/>
    <w:rsid w:val="00303EE1"/>
    <w:rsid w:val="00304633"/>
    <w:rsid w:val="003047A3"/>
    <w:rsid w:val="003047C2"/>
    <w:rsid w:val="0030488A"/>
    <w:rsid w:val="00304EEE"/>
    <w:rsid w:val="0030552E"/>
    <w:rsid w:val="003058CD"/>
    <w:rsid w:val="003065F9"/>
    <w:rsid w:val="00306AD6"/>
    <w:rsid w:val="00306B2A"/>
    <w:rsid w:val="00306CB6"/>
    <w:rsid w:val="00306E7D"/>
    <w:rsid w:val="00307C20"/>
    <w:rsid w:val="00307D05"/>
    <w:rsid w:val="00307E4E"/>
    <w:rsid w:val="00310088"/>
    <w:rsid w:val="003101EA"/>
    <w:rsid w:val="0031053E"/>
    <w:rsid w:val="0031088A"/>
    <w:rsid w:val="00310A7C"/>
    <w:rsid w:val="0031129A"/>
    <w:rsid w:val="003116AF"/>
    <w:rsid w:val="00311947"/>
    <w:rsid w:val="00311A52"/>
    <w:rsid w:val="00311B66"/>
    <w:rsid w:val="00311D40"/>
    <w:rsid w:val="003125B4"/>
    <w:rsid w:val="003127B8"/>
    <w:rsid w:val="00312DB6"/>
    <w:rsid w:val="003136B5"/>
    <w:rsid w:val="00313C30"/>
    <w:rsid w:val="00313F23"/>
    <w:rsid w:val="003141FF"/>
    <w:rsid w:val="003143A6"/>
    <w:rsid w:val="00314FC1"/>
    <w:rsid w:val="00315556"/>
    <w:rsid w:val="00315C47"/>
    <w:rsid w:val="003160B6"/>
    <w:rsid w:val="0031617B"/>
    <w:rsid w:val="003165F1"/>
    <w:rsid w:val="00316DEF"/>
    <w:rsid w:val="00317A2F"/>
    <w:rsid w:val="00317DF7"/>
    <w:rsid w:val="00317FCB"/>
    <w:rsid w:val="00320CA6"/>
    <w:rsid w:val="00320DA9"/>
    <w:rsid w:val="00321248"/>
    <w:rsid w:val="00321837"/>
    <w:rsid w:val="00321899"/>
    <w:rsid w:val="00321BA0"/>
    <w:rsid w:val="003220E4"/>
    <w:rsid w:val="00322650"/>
    <w:rsid w:val="003229C0"/>
    <w:rsid w:val="00322E30"/>
    <w:rsid w:val="003230B0"/>
    <w:rsid w:val="00323310"/>
    <w:rsid w:val="00323366"/>
    <w:rsid w:val="0032462F"/>
    <w:rsid w:val="00324883"/>
    <w:rsid w:val="0032524A"/>
    <w:rsid w:val="00325617"/>
    <w:rsid w:val="00325B21"/>
    <w:rsid w:val="00326048"/>
    <w:rsid w:val="0032647C"/>
    <w:rsid w:val="0032695D"/>
    <w:rsid w:val="00327143"/>
    <w:rsid w:val="00327160"/>
    <w:rsid w:val="00327294"/>
    <w:rsid w:val="003300DC"/>
    <w:rsid w:val="003301D5"/>
    <w:rsid w:val="003304E0"/>
    <w:rsid w:val="00330950"/>
    <w:rsid w:val="00330B9B"/>
    <w:rsid w:val="00330E42"/>
    <w:rsid w:val="00330FA7"/>
    <w:rsid w:val="00331F2F"/>
    <w:rsid w:val="0033280F"/>
    <w:rsid w:val="0033285F"/>
    <w:rsid w:val="00332959"/>
    <w:rsid w:val="003331F6"/>
    <w:rsid w:val="0033324D"/>
    <w:rsid w:val="00333519"/>
    <w:rsid w:val="003336CE"/>
    <w:rsid w:val="003337CB"/>
    <w:rsid w:val="00333EBA"/>
    <w:rsid w:val="00334052"/>
    <w:rsid w:val="00334538"/>
    <w:rsid w:val="00335AC7"/>
    <w:rsid w:val="00335FA0"/>
    <w:rsid w:val="00336DE3"/>
    <w:rsid w:val="0033723D"/>
    <w:rsid w:val="003402E8"/>
    <w:rsid w:val="0034037C"/>
    <w:rsid w:val="00340E2E"/>
    <w:rsid w:val="00341092"/>
    <w:rsid w:val="003418A3"/>
    <w:rsid w:val="00341C3A"/>
    <w:rsid w:val="00341ED2"/>
    <w:rsid w:val="0034216A"/>
    <w:rsid w:val="00342C0C"/>
    <w:rsid w:val="0034348B"/>
    <w:rsid w:val="00343863"/>
    <w:rsid w:val="00343D39"/>
    <w:rsid w:val="003443B9"/>
    <w:rsid w:val="00344468"/>
    <w:rsid w:val="003449C9"/>
    <w:rsid w:val="00344C27"/>
    <w:rsid w:val="00344CD3"/>
    <w:rsid w:val="003451F2"/>
    <w:rsid w:val="0034540C"/>
    <w:rsid w:val="00345590"/>
    <w:rsid w:val="00345763"/>
    <w:rsid w:val="0034578F"/>
    <w:rsid w:val="003459D5"/>
    <w:rsid w:val="00345C41"/>
    <w:rsid w:val="00346A24"/>
    <w:rsid w:val="003473CE"/>
    <w:rsid w:val="00347731"/>
    <w:rsid w:val="00347739"/>
    <w:rsid w:val="00347901"/>
    <w:rsid w:val="00347CAD"/>
    <w:rsid w:val="00350506"/>
    <w:rsid w:val="00351019"/>
    <w:rsid w:val="003518CC"/>
    <w:rsid w:val="00351E95"/>
    <w:rsid w:val="003520C1"/>
    <w:rsid w:val="00352382"/>
    <w:rsid w:val="00352B16"/>
    <w:rsid w:val="00352B5D"/>
    <w:rsid w:val="00352F53"/>
    <w:rsid w:val="00352FEA"/>
    <w:rsid w:val="003530C9"/>
    <w:rsid w:val="0035329C"/>
    <w:rsid w:val="00353636"/>
    <w:rsid w:val="00354157"/>
    <w:rsid w:val="003544E8"/>
    <w:rsid w:val="00354BD7"/>
    <w:rsid w:val="00355274"/>
    <w:rsid w:val="00355402"/>
    <w:rsid w:val="0035541A"/>
    <w:rsid w:val="00356770"/>
    <w:rsid w:val="00356878"/>
    <w:rsid w:val="00356B67"/>
    <w:rsid w:val="00356CA0"/>
    <w:rsid w:val="00356D2D"/>
    <w:rsid w:val="00356E19"/>
    <w:rsid w:val="00356F65"/>
    <w:rsid w:val="003573AE"/>
    <w:rsid w:val="003576DC"/>
    <w:rsid w:val="003578E4"/>
    <w:rsid w:val="0035793E"/>
    <w:rsid w:val="00357C9D"/>
    <w:rsid w:val="00357CA8"/>
    <w:rsid w:val="0036022D"/>
    <w:rsid w:val="00360248"/>
    <w:rsid w:val="0036065E"/>
    <w:rsid w:val="00360DB5"/>
    <w:rsid w:val="00361265"/>
    <w:rsid w:val="00361AEA"/>
    <w:rsid w:val="00362364"/>
    <w:rsid w:val="0036426B"/>
    <w:rsid w:val="003642F9"/>
    <w:rsid w:val="003646C4"/>
    <w:rsid w:val="003647F1"/>
    <w:rsid w:val="00364AEA"/>
    <w:rsid w:val="00364B56"/>
    <w:rsid w:val="00364C39"/>
    <w:rsid w:val="00365354"/>
    <w:rsid w:val="00365A8B"/>
    <w:rsid w:val="00365CD0"/>
    <w:rsid w:val="00366025"/>
    <w:rsid w:val="003669DD"/>
    <w:rsid w:val="00366E7C"/>
    <w:rsid w:val="00367009"/>
    <w:rsid w:val="00367FBB"/>
    <w:rsid w:val="00370303"/>
    <w:rsid w:val="0037045A"/>
    <w:rsid w:val="003708F3"/>
    <w:rsid w:val="003710EA"/>
    <w:rsid w:val="003711DF"/>
    <w:rsid w:val="00371328"/>
    <w:rsid w:val="00371755"/>
    <w:rsid w:val="00371E45"/>
    <w:rsid w:val="00371F86"/>
    <w:rsid w:val="00372374"/>
    <w:rsid w:val="003725B9"/>
    <w:rsid w:val="00372772"/>
    <w:rsid w:val="003728D6"/>
    <w:rsid w:val="00372935"/>
    <w:rsid w:val="0037318E"/>
    <w:rsid w:val="003735AB"/>
    <w:rsid w:val="0037366E"/>
    <w:rsid w:val="00373A37"/>
    <w:rsid w:val="00373FF2"/>
    <w:rsid w:val="00374185"/>
    <w:rsid w:val="003743BD"/>
    <w:rsid w:val="0037443C"/>
    <w:rsid w:val="0037466E"/>
    <w:rsid w:val="0037514E"/>
    <w:rsid w:val="0037534A"/>
    <w:rsid w:val="00375A70"/>
    <w:rsid w:val="00376406"/>
    <w:rsid w:val="00376C92"/>
    <w:rsid w:val="00376D99"/>
    <w:rsid w:val="003772E4"/>
    <w:rsid w:val="00377545"/>
    <w:rsid w:val="0038005E"/>
    <w:rsid w:val="0038038A"/>
    <w:rsid w:val="0038129F"/>
    <w:rsid w:val="003816FB"/>
    <w:rsid w:val="00382834"/>
    <w:rsid w:val="003839E2"/>
    <w:rsid w:val="00383EC8"/>
    <w:rsid w:val="00384D63"/>
    <w:rsid w:val="0038535F"/>
    <w:rsid w:val="00385536"/>
    <w:rsid w:val="0038565F"/>
    <w:rsid w:val="0038591E"/>
    <w:rsid w:val="00387257"/>
    <w:rsid w:val="003874DD"/>
    <w:rsid w:val="00387840"/>
    <w:rsid w:val="0038795B"/>
    <w:rsid w:val="003905C2"/>
    <w:rsid w:val="003908F0"/>
    <w:rsid w:val="003909C4"/>
    <w:rsid w:val="00390E8C"/>
    <w:rsid w:val="00390F77"/>
    <w:rsid w:val="003913DE"/>
    <w:rsid w:val="00391720"/>
    <w:rsid w:val="00391775"/>
    <w:rsid w:val="003919CC"/>
    <w:rsid w:val="00391AE8"/>
    <w:rsid w:val="00391AFF"/>
    <w:rsid w:val="003925EA"/>
    <w:rsid w:val="003926A4"/>
    <w:rsid w:val="00392741"/>
    <w:rsid w:val="003927C1"/>
    <w:rsid w:val="00392AC6"/>
    <w:rsid w:val="00392ED5"/>
    <w:rsid w:val="00393530"/>
    <w:rsid w:val="00393F28"/>
    <w:rsid w:val="00394CEB"/>
    <w:rsid w:val="00395773"/>
    <w:rsid w:val="00396423"/>
    <w:rsid w:val="0039647D"/>
    <w:rsid w:val="003966B8"/>
    <w:rsid w:val="003969C6"/>
    <w:rsid w:val="003970AD"/>
    <w:rsid w:val="00397450"/>
    <w:rsid w:val="00397741"/>
    <w:rsid w:val="0039791F"/>
    <w:rsid w:val="003A0A93"/>
    <w:rsid w:val="003A10D4"/>
    <w:rsid w:val="003A10F9"/>
    <w:rsid w:val="003A159E"/>
    <w:rsid w:val="003A199E"/>
    <w:rsid w:val="003A1D45"/>
    <w:rsid w:val="003A203F"/>
    <w:rsid w:val="003A257A"/>
    <w:rsid w:val="003A26E1"/>
    <w:rsid w:val="003A27D2"/>
    <w:rsid w:val="003A2A2A"/>
    <w:rsid w:val="003A2A88"/>
    <w:rsid w:val="003A334D"/>
    <w:rsid w:val="003A3721"/>
    <w:rsid w:val="003A38CE"/>
    <w:rsid w:val="003A3D7C"/>
    <w:rsid w:val="003A42C2"/>
    <w:rsid w:val="003A4E30"/>
    <w:rsid w:val="003A552A"/>
    <w:rsid w:val="003A5D65"/>
    <w:rsid w:val="003A64E3"/>
    <w:rsid w:val="003A6802"/>
    <w:rsid w:val="003A6EB7"/>
    <w:rsid w:val="003A72CE"/>
    <w:rsid w:val="003B0105"/>
    <w:rsid w:val="003B1953"/>
    <w:rsid w:val="003B21A2"/>
    <w:rsid w:val="003B2261"/>
    <w:rsid w:val="003B2AA3"/>
    <w:rsid w:val="003B326F"/>
    <w:rsid w:val="003B3284"/>
    <w:rsid w:val="003B332F"/>
    <w:rsid w:val="003B38F1"/>
    <w:rsid w:val="003B41CC"/>
    <w:rsid w:val="003B4701"/>
    <w:rsid w:val="003B4769"/>
    <w:rsid w:val="003B54FF"/>
    <w:rsid w:val="003B55E5"/>
    <w:rsid w:val="003B5640"/>
    <w:rsid w:val="003B5B36"/>
    <w:rsid w:val="003B5F43"/>
    <w:rsid w:val="003B6192"/>
    <w:rsid w:val="003B6260"/>
    <w:rsid w:val="003B6848"/>
    <w:rsid w:val="003B6A7A"/>
    <w:rsid w:val="003B72E7"/>
    <w:rsid w:val="003B7A78"/>
    <w:rsid w:val="003B7F9E"/>
    <w:rsid w:val="003C061D"/>
    <w:rsid w:val="003C06C6"/>
    <w:rsid w:val="003C15A3"/>
    <w:rsid w:val="003C15E0"/>
    <w:rsid w:val="003C1EF4"/>
    <w:rsid w:val="003C2138"/>
    <w:rsid w:val="003C23B5"/>
    <w:rsid w:val="003C25AA"/>
    <w:rsid w:val="003C27A9"/>
    <w:rsid w:val="003C27FB"/>
    <w:rsid w:val="003C301E"/>
    <w:rsid w:val="003C3A05"/>
    <w:rsid w:val="003C3A38"/>
    <w:rsid w:val="003C3EF3"/>
    <w:rsid w:val="003C40DF"/>
    <w:rsid w:val="003C45EF"/>
    <w:rsid w:val="003C4919"/>
    <w:rsid w:val="003C493A"/>
    <w:rsid w:val="003C51AB"/>
    <w:rsid w:val="003C556E"/>
    <w:rsid w:val="003C5C82"/>
    <w:rsid w:val="003C5EA2"/>
    <w:rsid w:val="003C6341"/>
    <w:rsid w:val="003C689B"/>
    <w:rsid w:val="003C68BF"/>
    <w:rsid w:val="003C69CE"/>
    <w:rsid w:val="003C6EF1"/>
    <w:rsid w:val="003C71B9"/>
    <w:rsid w:val="003C73A0"/>
    <w:rsid w:val="003C73CF"/>
    <w:rsid w:val="003C76A1"/>
    <w:rsid w:val="003C77AE"/>
    <w:rsid w:val="003C77CD"/>
    <w:rsid w:val="003C7990"/>
    <w:rsid w:val="003C7B32"/>
    <w:rsid w:val="003C7DDC"/>
    <w:rsid w:val="003D0337"/>
    <w:rsid w:val="003D0651"/>
    <w:rsid w:val="003D06E9"/>
    <w:rsid w:val="003D0857"/>
    <w:rsid w:val="003D0D59"/>
    <w:rsid w:val="003D0F18"/>
    <w:rsid w:val="003D0FA5"/>
    <w:rsid w:val="003D1082"/>
    <w:rsid w:val="003D13AA"/>
    <w:rsid w:val="003D1ABE"/>
    <w:rsid w:val="003D227A"/>
    <w:rsid w:val="003D24C9"/>
    <w:rsid w:val="003D37BB"/>
    <w:rsid w:val="003D3A35"/>
    <w:rsid w:val="003D3CAE"/>
    <w:rsid w:val="003D3F2F"/>
    <w:rsid w:val="003D42C7"/>
    <w:rsid w:val="003D4A88"/>
    <w:rsid w:val="003D4C08"/>
    <w:rsid w:val="003D4C7A"/>
    <w:rsid w:val="003D4C97"/>
    <w:rsid w:val="003D54DD"/>
    <w:rsid w:val="003D57E2"/>
    <w:rsid w:val="003D6031"/>
    <w:rsid w:val="003D6949"/>
    <w:rsid w:val="003D7042"/>
    <w:rsid w:val="003D7986"/>
    <w:rsid w:val="003E05EF"/>
    <w:rsid w:val="003E08CB"/>
    <w:rsid w:val="003E0903"/>
    <w:rsid w:val="003E0937"/>
    <w:rsid w:val="003E1135"/>
    <w:rsid w:val="003E14C1"/>
    <w:rsid w:val="003E1506"/>
    <w:rsid w:val="003E18A3"/>
    <w:rsid w:val="003E1F9A"/>
    <w:rsid w:val="003E2624"/>
    <w:rsid w:val="003E2821"/>
    <w:rsid w:val="003E2922"/>
    <w:rsid w:val="003E2D7A"/>
    <w:rsid w:val="003E2DD9"/>
    <w:rsid w:val="003E31EB"/>
    <w:rsid w:val="003E340F"/>
    <w:rsid w:val="003E36A4"/>
    <w:rsid w:val="003E39CE"/>
    <w:rsid w:val="003E3FBD"/>
    <w:rsid w:val="003E4398"/>
    <w:rsid w:val="003E480C"/>
    <w:rsid w:val="003E4AB2"/>
    <w:rsid w:val="003E4AEC"/>
    <w:rsid w:val="003E5A18"/>
    <w:rsid w:val="003E63B7"/>
    <w:rsid w:val="003E6598"/>
    <w:rsid w:val="003E7549"/>
    <w:rsid w:val="003E7FE5"/>
    <w:rsid w:val="003F0037"/>
    <w:rsid w:val="003F027C"/>
    <w:rsid w:val="003F02F6"/>
    <w:rsid w:val="003F0562"/>
    <w:rsid w:val="003F0DA7"/>
    <w:rsid w:val="003F0FC5"/>
    <w:rsid w:val="003F14E1"/>
    <w:rsid w:val="003F1CCE"/>
    <w:rsid w:val="003F2090"/>
    <w:rsid w:val="003F2264"/>
    <w:rsid w:val="003F22E4"/>
    <w:rsid w:val="003F2889"/>
    <w:rsid w:val="003F3AF2"/>
    <w:rsid w:val="003F3EA8"/>
    <w:rsid w:val="003F3FCB"/>
    <w:rsid w:val="003F50D2"/>
    <w:rsid w:val="003F5D08"/>
    <w:rsid w:val="003F5DF4"/>
    <w:rsid w:val="003F62C0"/>
    <w:rsid w:val="003F65D0"/>
    <w:rsid w:val="003F6881"/>
    <w:rsid w:val="003F6BEF"/>
    <w:rsid w:val="003F7263"/>
    <w:rsid w:val="003F775B"/>
    <w:rsid w:val="003F7D76"/>
    <w:rsid w:val="00400A42"/>
    <w:rsid w:val="0040116C"/>
    <w:rsid w:val="00401591"/>
    <w:rsid w:val="004017C9"/>
    <w:rsid w:val="00401EFD"/>
    <w:rsid w:val="00401F35"/>
    <w:rsid w:val="0040228A"/>
    <w:rsid w:val="00402317"/>
    <w:rsid w:val="00402392"/>
    <w:rsid w:val="0040249C"/>
    <w:rsid w:val="00402ACF"/>
    <w:rsid w:val="00403036"/>
    <w:rsid w:val="004036A2"/>
    <w:rsid w:val="00403FA4"/>
    <w:rsid w:val="0040427F"/>
    <w:rsid w:val="00404667"/>
    <w:rsid w:val="00404D62"/>
    <w:rsid w:val="004051BC"/>
    <w:rsid w:val="004057AA"/>
    <w:rsid w:val="004058B7"/>
    <w:rsid w:val="0040612C"/>
    <w:rsid w:val="0040645D"/>
    <w:rsid w:val="00406AC1"/>
    <w:rsid w:val="004072C8"/>
    <w:rsid w:val="004073D3"/>
    <w:rsid w:val="00407764"/>
    <w:rsid w:val="00407CD3"/>
    <w:rsid w:val="0041007D"/>
    <w:rsid w:val="004103EA"/>
    <w:rsid w:val="0041081E"/>
    <w:rsid w:val="00410F76"/>
    <w:rsid w:val="00411AC3"/>
    <w:rsid w:val="00412102"/>
    <w:rsid w:val="0041233B"/>
    <w:rsid w:val="0041234A"/>
    <w:rsid w:val="00412844"/>
    <w:rsid w:val="00412C75"/>
    <w:rsid w:val="00412D45"/>
    <w:rsid w:val="00413EAC"/>
    <w:rsid w:val="004143DC"/>
    <w:rsid w:val="00414EC1"/>
    <w:rsid w:val="0041514B"/>
    <w:rsid w:val="00415277"/>
    <w:rsid w:val="0041552A"/>
    <w:rsid w:val="004156E2"/>
    <w:rsid w:val="004159DD"/>
    <w:rsid w:val="00415D36"/>
    <w:rsid w:val="0041600B"/>
    <w:rsid w:val="0041615C"/>
    <w:rsid w:val="004161D2"/>
    <w:rsid w:val="00416387"/>
    <w:rsid w:val="0041677C"/>
    <w:rsid w:val="004167F2"/>
    <w:rsid w:val="00416A63"/>
    <w:rsid w:val="00416BB2"/>
    <w:rsid w:val="00416FA4"/>
    <w:rsid w:val="004174D3"/>
    <w:rsid w:val="00417714"/>
    <w:rsid w:val="00417758"/>
    <w:rsid w:val="004179A5"/>
    <w:rsid w:val="00417EB7"/>
    <w:rsid w:val="00420061"/>
    <w:rsid w:val="00420451"/>
    <w:rsid w:val="00420473"/>
    <w:rsid w:val="00420557"/>
    <w:rsid w:val="00420568"/>
    <w:rsid w:val="0042109B"/>
    <w:rsid w:val="004210DC"/>
    <w:rsid w:val="004216AC"/>
    <w:rsid w:val="0042195B"/>
    <w:rsid w:val="00421CBE"/>
    <w:rsid w:val="004220FB"/>
    <w:rsid w:val="004222EB"/>
    <w:rsid w:val="004225A0"/>
    <w:rsid w:val="004226B5"/>
    <w:rsid w:val="00422975"/>
    <w:rsid w:val="00422A9B"/>
    <w:rsid w:val="00423AF5"/>
    <w:rsid w:val="00423B76"/>
    <w:rsid w:val="004244F8"/>
    <w:rsid w:val="004246D4"/>
    <w:rsid w:val="00424A25"/>
    <w:rsid w:val="00425326"/>
    <w:rsid w:val="0042577A"/>
    <w:rsid w:val="004257BC"/>
    <w:rsid w:val="00425ADD"/>
    <w:rsid w:val="00425D78"/>
    <w:rsid w:val="0042611B"/>
    <w:rsid w:val="00426694"/>
    <w:rsid w:val="004266D7"/>
    <w:rsid w:val="00426970"/>
    <w:rsid w:val="00426A94"/>
    <w:rsid w:val="00426CA5"/>
    <w:rsid w:val="00426F62"/>
    <w:rsid w:val="00427994"/>
    <w:rsid w:val="00427C59"/>
    <w:rsid w:val="0043046E"/>
    <w:rsid w:val="004306D6"/>
    <w:rsid w:val="00430913"/>
    <w:rsid w:val="0043187E"/>
    <w:rsid w:val="00431DF7"/>
    <w:rsid w:val="004324EB"/>
    <w:rsid w:val="00432581"/>
    <w:rsid w:val="00432745"/>
    <w:rsid w:val="00432911"/>
    <w:rsid w:val="004329F0"/>
    <w:rsid w:val="004336C2"/>
    <w:rsid w:val="00433C19"/>
    <w:rsid w:val="00433E7B"/>
    <w:rsid w:val="00433F37"/>
    <w:rsid w:val="004340C3"/>
    <w:rsid w:val="00434241"/>
    <w:rsid w:val="0043456A"/>
    <w:rsid w:val="0043460C"/>
    <w:rsid w:val="00434B0C"/>
    <w:rsid w:val="00434E5D"/>
    <w:rsid w:val="00435076"/>
    <w:rsid w:val="00435DC7"/>
    <w:rsid w:val="00435E4B"/>
    <w:rsid w:val="0043747E"/>
    <w:rsid w:val="004379A0"/>
    <w:rsid w:val="00437AB7"/>
    <w:rsid w:val="0044009E"/>
    <w:rsid w:val="0044077F"/>
    <w:rsid w:val="0044096B"/>
    <w:rsid w:val="004410E0"/>
    <w:rsid w:val="0044127F"/>
    <w:rsid w:val="004418A7"/>
    <w:rsid w:val="00441F62"/>
    <w:rsid w:val="0044206F"/>
    <w:rsid w:val="00443787"/>
    <w:rsid w:val="004437ED"/>
    <w:rsid w:val="00443879"/>
    <w:rsid w:val="0044388A"/>
    <w:rsid w:val="00443A4B"/>
    <w:rsid w:val="00444AB5"/>
    <w:rsid w:val="00444DB7"/>
    <w:rsid w:val="00445667"/>
    <w:rsid w:val="00446DCA"/>
    <w:rsid w:val="0044706E"/>
    <w:rsid w:val="004471C9"/>
    <w:rsid w:val="004475B5"/>
    <w:rsid w:val="0045001E"/>
    <w:rsid w:val="00450059"/>
    <w:rsid w:val="0045053B"/>
    <w:rsid w:val="00450650"/>
    <w:rsid w:val="00450950"/>
    <w:rsid w:val="00450A39"/>
    <w:rsid w:val="00450CF2"/>
    <w:rsid w:val="004511B1"/>
    <w:rsid w:val="004515BD"/>
    <w:rsid w:val="00451DD8"/>
    <w:rsid w:val="00452936"/>
    <w:rsid w:val="00452ACD"/>
    <w:rsid w:val="00452EF4"/>
    <w:rsid w:val="00453419"/>
    <w:rsid w:val="004536DD"/>
    <w:rsid w:val="00453B4A"/>
    <w:rsid w:val="00453C83"/>
    <w:rsid w:val="00453F1B"/>
    <w:rsid w:val="00454717"/>
    <w:rsid w:val="00454B1B"/>
    <w:rsid w:val="00454FDB"/>
    <w:rsid w:val="00455424"/>
    <w:rsid w:val="00455B92"/>
    <w:rsid w:val="00455D13"/>
    <w:rsid w:val="004569C1"/>
    <w:rsid w:val="004570D1"/>
    <w:rsid w:val="004574F8"/>
    <w:rsid w:val="0045757A"/>
    <w:rsid w:val="00457A84"/>
    <w:rsid w:val="00457CF3"/>
    <w:rsid w:val="00457E2E"/>
    <w:rsid w:val="004605F6"/>
    <w:rsid w:val="0046066A"/>
    <w:rsid w:val="00460863"/>
    <w:rsid w:val="00460CBD"/>
    <w:rsid w:val="00460DE6"/>
    <w:rsid w:val="00460E6E"/>
    <w:rsid w:val="0046122C"/>
    <w:rsid w:val="004615F1"/>
    <w:rsid w:val="004616E7"/>
    <w:rsid w:val="004619F0"/>
    <w:rsid w:val="00461CE7"/>
    <w:rsid w:val="00462189"/>
    <w:rsid w:val="0046224F"/>
    <w:rsid w:val="00462733"/>
    <w:rsid w:val="00462EFE"/>
    <w:rsid w:val="004638B0"/>
    <w:rsid w:val="0046434B"/>
    <w:rsid w:val="00464AE3"/>
    <w:rsid w:val="00464EB7"/>
    <w:rsid w:val="0046595C"/>
    <w:rsid w:val="00465B73"/>
    <w:rsid w:val="0046609D"/>
    <w:rsid w:val="004665A1"/>
    <w:rsid w:val="004673FD"/>
    <w:rsid w:val="004674F9"/>
    <w:rsid w:val="004677F3"/>
    <w:rsid w:val="004702C0"/>
    <w:rsid w:val="0047053B"/>
    <w:rsid w:val="004709CC"/>
    <w:rsid w:val="00470F73"/>
    <w:rsid w:val="00471292"/>
    <w:rsid w:val="0047167E"/>
    <w:rsid w:val="004716B6"/>
    <w:rsid w:val="004716E2"/>
    <w:rsid w:val="00472168"/>
    <w:rsid w:val="00472719"/>
    <w:rsid w:val="00473758"/>
    <w:rsid w:val="004739E8"/>
    <w:rsid w:val="00474289"/>
    <w:rsid w:val="00474672"/>
    <w:rsid w:val="00474BE4"/>
    <w:rsid w:val="00474E4D"/>
    <w:rsid w:val="00475011"/>
    <w:rsid w:val="004752E6"/>
    <w:rsid w:val="00475726"/>
    <w:rsid w:val="004758F4"/>
    <w:rsid w:val="00476173"/>
    <w:rsid w:val="004762E9"/>
    <w:rsid w:val="00476434"/>
    <w:rsid w:val="004764F5"/>
    <w:rsid w:val="00476877"/>
    <w:rsid w:val="00476A72"/>
    <w:rsid w:val="00476E99"/>
    <w:rsid w:val="00477293"/>
    <w:rsid w:val="004773ED"/>
    <w:rsid w:val="0047765C"/>
    <w:rsid w:val="00477E0F"/>
    <w:rsid w:val="00480062"/>
    <w:rsid w:val="00480871"/>
    <w:rsid w:val="00480ED1"/>
    <w:rsid w:val="00481074"/>
    <w:rsid w:val="0048165D"/>
    <w:rsid w:val="00481D66"/>
    <w:rsid w:val="00481DCC"/>
    <w:rsid w:val="004820F0"/>
    <w:rsid w:val="004824E5"/>
    <w:rsid w:val="00482553"/>
    <w:rsid w:val="004825C1"/>
    <w:rsid w:val="00482FBA"/>
    <w:rsid w:val="004845D4"/>
    <w:rsid w:val="004847F8"/>
    <w:rsid w:val="00484B51"/>
    <w:rsid w:val="00484F51"/>
    <w:rsid w:val="0048547E"/>
    <w:rsid w:val="0048548F"/>
    <w:rsid w:val="00485B96"/>
    <w:rsid w:val="00485EC0"/>
    <w:rsid w:val="00485EDF"/>
    <w:rsid w:val="00486309"/>
    <w:rsid w:val="00486F64"/>
    <w:rsid w:val="0048715D"/>
    <w:rsid w:val="00487197"/>
    <w:rsid w:val="004873C5"/>
    <w:rsid w:val="004876B7"/>
    <w:rsid w:val="004876FA"/>
    <w:rsid w:val="0049048A"/>
    <w:rsid w:val="004904E8"/>
    <w:rsid w:val="00491211"/>
    <w:rsid w:val="00491E87"/>
    <w:rsid w:val="00492057"/>
    <w:rsid w:val="00492442"/>
    <w:rsid w:val="00492633"/>
    <w:rsid w:val="004928E2"/>
    <w:rsid w:val="0049347C"/>
    <w:rsid w:val="00493AD2"/>
    <w:rsid w:val="00493D66"/>
    <w:rsid w:val="0049414A"/>
    <w:rsid w:val="00494221"/>
    <w:rsid w:val="00494BEE"/>
    <w:rsid w:val="00494D81"/>
    <w:rsid w:val="00494F4E"/>
    <w:rsid w:val="00494F9A"/>
    <w:rsid w:val="0049507E"/>
    <w:rsid w:val="0049569E"/>
    <w:rsid w:val="004956F1"/>
    <w:rsid w:val="00495B80"/>
    <w:rsid w:val="00495B9C"/>
    <w:rsid w:val="0049639F"/>
    <w:rsid w:val="0049645F"/>
    <w:rsid w:val="0049654B"/>
    <w:rsid w:val="0049656F"/>
    <w:rsid w:val="004975F2"/>
    <w:rsid w:val="0049764D"/>
    <w:rsid w:val="00497FB1"/>
    <w:rsid w:val="004A0364"/>
    <w:rsid w:val="004A0524"/>
    <w:rsid w:val="004A0EAD"/>
    <w:rsid w:val="004A0F9C"/>
    <w:rsid w:val="004A1086"/>
    <w:rsid w:val="004A17FA"/>
    <w:rsid w:val="004A1A56"/>
    <w:rsid w:val="004A1BF6"/>
    <w:rsid w:val="004A1CBB"/>
    <w:rsid w:val="004A23A7"/>
    <w:rsid w:val="004A2425"/>
    <w:rsid w:val="004A279E"/>
    <w:rsid w:val="004A28CE"/>
    <w:rsid w:val="004A2F98"/>
    <w:rsid w:val="004A397D"/>
    <w:rsid w:val="004A3E2A"/>
    <w:rsid w:val="004A3FD0"/>
    <w:rsid w:val="004A4664"/>
    <w:rsid w:val="004A46A1"/>
    <w:rsid w:val="004A4E97"/>
    <w:rsid w:val="004A5316"/>
    <w:rsid w:val="004A58C0"/>
    <w:rsid w:val="004A5BFD"/>
    <w:rsid w:val="004A6068"/>
    <w:rsid w:val="004A6557"/>
    <w:rsid w:val="004A692A"/>
    <w:rsid w:val="004A6B23"/>
    <w:rsid w:val="004A7108"/>
    <w:rsid w:val="004A71CE"/>
    <w:rsid w:val="004A7734"/>
    <w:rsid w:val="004A7B43"/>
    <w:rsid w:val="004A7D35"/>
    <w:rsid w:val="004B039C"/>
    <w:rsid w:val="004B09E7"/>
    <w:rsid w:val="004B0FD9"/>
    <w:rsid w:val="004B1040"/>
    <w:rsid w:val="004B12DC"/>
    <w:rsid w:val="004B213A"/>
    <w:rsid w:val="004B2849"/>
    <w:rsid w:val="004B28F9"/>
    <w:rsid w:val="004B2A39"/>
    <w:rsid w:val="004B2B1A"/>
    <w:rsid w:val="004B2D16"/>
    <w:rsid w:val="004B3226"/>
    <w:rsid w:val="004B3394"/>
    <w:rsid w:val="004B3653"/>
    <w:rsid w:val="004B3BF4"/>
    <w:rsid w:val="004B3F23"/>
    <w:rsid w:val="004B4048"/>
    <w:rsid w:val="004B428F"/>
    <w:rsid w:val="004B4CF8"/>
    <w:rsid w:val="004B5208"/>
    <w:rsid w:val="004B5F54"/>
    <w:rsid w:val="004B6187"/>
    <w:rsid w:val="004B6580"/>
    <w:rsid w:val="004B6ED8"/>
    <w:rsid w:val="004C006E"/>
    <w:rsid w:val="004C02F1"/>
    <w:rsid w:val="004C06D8"/>
    <w:rsid w:val="004C09C8"/>
    <w:rsid w:val="004C1008"/>
    <w:rsid w:val="004C11EE"/>
    <w:rsid w:val="004C14A1"/>
    <w:rsid w:val="004C1C42"/>
    <w:rsid w:val="004C2167"/>
    <w:rsid w:val="004C25ED"/>
    <w:rsid w:val="004C2CD9"/>
    <w:rsid w:val="004C3A33"/>
    <w:rsid w:val="004C3D23"/>
    <w:rsid w:val="004C4332"/>
    <w:rsid w:val="004C44AB"/>
    <w:rsid w:val="004C47BA"/>
    <w:rsid w:val="004C4A95"/>
    <w:rsid w:val="004C5386"/>
    <w:rsid w:val="004C5523"/>
    <w:rsid w:val="004C5E19"/>
    <w:rsid w:val="004C6647"/>
    <w:rsid w:val="004C6B69"/>
    <w:rsid w:val="004C6DA2"/>
    <w:rsid w:val="004C7722"/>
    <w:rsid w:val="004C783D"/>
    <w:rsid w:val="004C7AF5"/>
    <w:rsid w:val="004D03DB"/>
    <w:rsid w:val="004D1174"/>
    <w:rsid w:val="004D11C0"/>
    <w:rsid w:val="004D12DC"/>
    <w:rsid w:val="004D1540"/>
    <w:rsid w:val="004D15C9"/>
    <w:rsid w:val="004D1782"/>
    <w:rsid w:val="004D1B9F"/>
    <w:rsid w:val="004D1F21"/>
    <w:rsid w:val="004D2555"/>
    <w:rsid w:val="004D27B7"/>
    <w:rsid w:val="004D27D0"/>
    <w:rsid w:val="004D34EA"/>
    <w:rsid w:val="004D36C7"/>
    <w:rsid w:val="004D37B7"/>
    <w:rsid w:val="004D4AFD"/>
    <w:rsid w:val="004D4E09"/>
    <w:rsid w:val="004D5196"/>
    <w:rsid w:val="004D53A1"/>
    <w:rsid w:val="004D5435"/>
    <w:rsid w:val="004D5C1E"/>
    <w:rsid w:val="004D5CA8"/>
    <w:rsid w:val="004D681F"/>
    <w:rsid w:val="004D6D97"/>
    <w:rsid w:val="004D6DF6"/>
    <w:rsid w:val="004D6F73"/>
    <w:rsid w:val="004D7103"/>
    <w:rsid w:val="004D790B"/>
    <w:rsid w:val="004D7D83"/>
    <w:rsid w:val="004D7DAA"/>
    <w:rsid w:val="004E01D5"/>
    <w:rsid w:val="004E02BB"/>
    <w:rsid w:val="004E0AAF"/>
    <w:rsid w:val="004E0EE8"/>
    <w:rsid w:val="004E0F5D"/>
    <w:rsid w:val="004E1366"/>
    <w:rsid w:val="004E1E0B"/>
    <w:rsid w:val="004E1E2A"/>
    <w:rsid w:val="004E234D"/>
    <w:rsid w:val="004E2B56"/>
    <w:rsid w:val="004E2EFC"/>
    <w:rsid w:val="004E34A4"/>
    <w:rsid w:val="004E399F"/>
    <w:rsid w:val="004E47CE"/>
    <w:rsid w:val="004E4AF9"/>
    <w:rsid w:val="004E5415"/>
    <w:rsid w:val="004E562B"/>
    <w:rsid w:val="004E598E"/>
    <w:rsid w:val="004E59F6"/>
    <w:rsid w:val="004E64F1"/>
    <w:rsid w:val="004E6559"/>
    <w:rsid w:val="004E69BD"/>
    <w:rsid w:val="004E700F"/>
    <w:rsid w:val="004E73C2"/>
    <w:rsid w:val="004E79B3"/>
    <w:rsid w:val="004E7B1E"/>
    <w:rsid w:val="004E7BAC"/>
    <w:rsid w:val="004F15C1"/>
    <w:rsid w:val="004F185B"/>
    <w:rsid w:val="004F1F8F"/>
    <w:rsid w:val="004F2069"/>
    <w:rsid w:val="004F2AB9"/>
    <w:rsid w:val="004F2B21"/>
    <w:rsid w:val="004F2CCD"/>
    <w:rsid w:val="004F2E58"/>
    <w:rsid w:val="004F336D"/>
    <w:rsid w:val="004F396E"/>
    <w:rsid w:val="004F3C75"/>
    <w:rsid w:val="004F3C8D"/>
    <w:rsid w:val="004F43EB"/>
    <w:rsid w:val="004F44F6"/>
    <w:rsid w:val="004F4CFA"/>
    <w:rsid w:val="004F4F7A"/>
    <w:rsid w:val="004F5307"/>
    <w:rsid w:val="004F53CE"/>
    <w:rsid w:val="004F545E"/>
    <w:rsid w:val="004F54A3"/>
    <w:rsid w:val="004F55B3"/>
    <w:rsid w:val="004F5A8F"/>
    <w:rsid w:val="004F5EA9"/>
    <w:rsid w:val="004F6118"/>
    <w:rsid w:val="004F6468"/>
    <w:rsid w:val="004F66B6"/>
    <w:rsid w:val="004F6D98"/>
    <w:rsid w:val="004F6DFA"/>
    <w:rsid w:val="004F74B0"/>
    <w:rsid w:val="004F768B"/>
    <w:rsid w:val="004F79E9"/>
    <w:rsid w:val="004F7CFB"/>
    <w:rsid w:val="004F7D2B"/>
    <w:rsid w:val="00500171"/>
    <w:rsid w:val="00500282"/>
    <w:rsid w:val="00500B59"/>
    <w:rsid w:val="00500C90"/>
    <w:rsid w:val="00501099"/>
    <w:rsid w:val="005013A0"/>
    <w:rsid w:val="0050144A"/>
    <w:rsid w:val="005015A5"/>
    <w:rsid w:val="00501715"/>
    <w:rsid w:val="00502215"/>
    <w:rsid w:val="00502723"/>
    <w:rsid w:val="00502AEC"/>
    <w:rsid w:val="00502DC0"/>
    <w:rsid w:val="00502EF4"/>
    <w:rsid w:val="00502F05"/>
    <w:rsid w:val="00503495"/>
    <w:rsid w:val="0050373E"/>
    <w:rsid w:val="00503B37"/>
    <w:rsid w:val="00503D69"/>
    <w:rsid w:val="00504FBA"/>
    <w:rsid w:val="005050A8"/>
    <w:rsid w:val="0050546D"/>
    <w:rsid w:val="0050554A"/>
    <w:rsid w:val="005057E3"/>
    <w:rsid w:val="005059C4"/>
    <w:rsid w:val="00506289"/>
    <w:rsid w:val="005063C4"/>
    <w:rsid w:val="005065C9"/>
    <w:rsid w:val="00506AFB"/>
    <w:rsid w:val="0050712F"/>
    <w:rsid w:val="00507745"/>
    <w:rsid w:val="00507B67"/>
    <w:rsid w:val="00507C23"/>
    <w:rsid w:val="00510297"/>
    <w:rsid w:val="005102A2"/>
    <w:rsid w:val="00510EA7"/>
    <w:rsid w:val="00510FB1"/>
    <w:rsid w:val="005126E5"/>
    <w:rsid w:val="00512B88"/>
    <w:rsid w:val="00512C3C"/>
    <w:rsid w:val="00513538"/>
    <w:rsid w:val="005137E4"/>
    <w:rsid w:val="00514431"/>
    <w:rsid w:val="0051443C"/>
    <w:rsid w:val="00514A89"/>
    <w:rsid w:val="00515206"/>
    <w:rsid w:val="00515553"/>
    <w:rsid w:val="005155CD"/>
    <w:rsid w:val="00515C68"/>
    <w:rsid w:val="00516144"/>
    <w:rsid w:val="005168CD"/>
    <w:rsid w:val="005169B2"/>
    <w:rsid w:val="00516E74"/>
    <w:rsid w:val="00517428"/>
    <w:rsid w:val="005178EC"/>
    <w:rsid w:val="005179AC"/>
    <w:rsid w:val="00517E12"/>
    <w:rsid w:val="00517FFD"/>
    <w:rsid w:val="005208D4"/>
    <w:rsid w:val="00522000"/>
    <w:rsid w:val="00522FF7"/>
    <w:rsid w:val="005231CB"/>
    <w:rsid w:val="005236C5"/>
    <w:rsid w:val="00523BC5"/>
    <w:rsid w:val="005240C7"/>
    <w:rsid w:val="005241CD"/>
    <w:rsid w:val="00525131"/>
    <w:rsid w:val="005251F9"/>
    <w:rsid w:val="005258A8"/>
    <w:rsid w:val="005266D8"/>
    <w:rsid w:val="00526E75"/>
    <w:rsid w:val="00527181"/>
    <w:rsid w:val="005274E8"/>
    <w:rsid w:val="00527FE6"/>
    <w:rsid w:val="00530681"/>
    <w:rsid w:val="005308F5"/>
    <w:rsid w:val="005311BD"/>
    <w:rsid w:val="00531945"/>
    <w:rsid w:val="00531B17"/>
    <w:rsid w:val="00531B25"/>
    <w:rsid w:val="00531FB8"/>
    <w:rsid w:val="005320DC"/>
    <w:rsid w:val="0053210D"/>
    <w:rsid w:val="0053215D"/>
    <w:rsid w:val="0053282A"/>
    <w:rsid w:val="00532AA0"/>
    <w:rsid w:val="00532CF0"/>
    <w:rsid w:val="0053329D"/>
    <w:rsid w:val="00533321"/>
    <w:rsid w:val="00533A66"/>
    <w:rsid w:val="00534055"/>
    <w:rsid w:val="005344D7"/>
    <w:rsid w:val="00534732"/>
    <w:rsid w:val="00534CA5"/>
    <w:rsid w:val="00534EE8"/>
    <w:rsid w:val="005350D8"/>
    <w:rsid w:val="0053538F"/>
    <w:rsid w:val="00535450"/>
    <w:rsid w:val="005357FA"/>
    <w:rsid w:val="00536D0D"/>
    <w:rsid w:val="00536D9B"/>
    <w:rsid w:val="00536F42"/>
    <w:rsid w:val="00537409"/>
    <w:rsid w:val="00537E53"/>
    <w:rsid w:val="0054093A"/>
    <w:rsid w:val="00541EBA"/>
    <w:rsid w:val="00542ECF"/>
    <w:rsid w:val="00543D7A"/>
    <w:rsid w:val="00544BCF"/>
    <w:rsid w:val="00544D64"/>
    <w:rsid w:val="00544EBF"/>
    <w:rsid w:val="00544FF2"/>
    <w:rsid w:val="005451A6"/>
    <w:rsid w:val="0054539B"/>
    <w:rsid w:val="00545512"/>
    <w:rsid w:val="005455C5"/>
    <w:rsid w:val="005456C4"/>
    <w:rsid w:val="005456C9"/>
    <w:rsid w:val="00546051"/>
    <w:rsid w:val="005464E3"/>
    <w:rsid w:val="00546AF3"/>
    <w:rsid w:val="0054701F"/>
    <w:rsid w:val="005471B3"/>
    <w:rsid w:val="00547288"/>
    <w:rsid w:val="005502D5"/>
    <w:rsid w:val="00550685"/>
    <w:rsid w:val="00550871"/>
    <w:rsid w:val="005508DA"/>
    <w:rsid w:val="00550B1E"/>
    <w:rsid w:val="00551378"/>
    <w:rsid w:val="00551C53"/>
    <w:rsid w:val="00551CE1"/>
    <w:rsid w:val="00552E45"/>
    <w:rsid w:val="00552E73"/>
    <w:rsid w:val="00552EB8"/>
    <w:rsid w:val="00552FD2"/>
    <w:rsid w:val="00553018"/>
    <w:rsid w:val="005530DB"/>
    <w:rsid w:val="00553928"/>
    <w:rsid w:val="00553A6C"/>
    <w:rsid w:val="00553E42"/>
    <w:rsid w:val="00553F18"/>
    <w:rsid w:val="00554613"/>
    <w:rsid w:val="005548C4"/>
    <w:rsid w:val="00554A1D"/>
    <w:rsid w:val="00554F35"/>
    <w:rsid w:val="00556762"/>
    <w:rsid w:val="00556942"/>
    <w:rsid w:val="0055700C"/>
    <w:rsid w:val="0055724C"/>
    <w:rsid w:val="005573AA"/>
    <w:rsid w:val="00557468"/>
    <w:rsid w:val="00557B01"/>
    <w:rsid w:val="00557F58"/>
    <w:rsid w:val="005609A0"/>
    <w:rsid w:val="00560C71"/>
    <w:rsid w:val="005628C2"/>
    <w:rsid w:val="00562AF9"/>
    <w:rsid w:val="00563216"/>
    <w:rsid w:val="00563B19"/>
    <w:rsid w:val="00563E02"/>
    <w:rsid w:val="005640EF"/>
    <w:rsid w:val="00564D67"/>
    <w:rsid w:val="0056510D"/>
    <w:rsid w:val="0056561A"/>
    <w:rsid w:val="00565EFF"/>
    <w:rsid w:val="005660AC"/>
    <w:rsid w:val="0056703B"/>
    <w:rsid w:val="0056703E"/>
    <w:rsid w:val="005673AD"/>
    <w:rsid w:val="00567A99"/>
    <w:rsid w:val="00567D49"/>
    <w:rsid w:val="00567DD7"/>
    <w:rsid w:val="00570323"/>
    <w:rsid w:val="0057053F"/>
    <w:rsid w:val="00570E44"/>
    <w:rsid w:val="00571818"/>
    <w:rsid w:val="00571992"/>
    <w:rsid w:val="005719CE"/>
    <w:rsid w:val="00571A5F"/>
    <w:rsid w:val="00571D49"/>
    <w:rsid w:val="005728D4"/>
    <w:rsid w:val="005729EE"/>
    <w:rsid w:val="00573959"/>
    <w:rsid w:val="00573F9B"/>
    <w:rsid w:val="00573FD6"/>
    <w:rsid w:val="00574BC2"/>
    <w:rsid w:val="00574E0C"/>
    <w:rsid w:val="005752CA"/>
    <w:rsid w:val="00575498"/>
    <w:rsid w:val="00575515"/>
    <w:rsid w:val="00575AC8"/>
    <w:rsid w:val="00575BD4"/>
    <w:rsid w:val="005768CD"/>
    <w:rsid w:val="00576F8C"/>
    <w:rsid w:val="00577034"/>
    <w:rsid w:val="005772D0"/>
    <w:rsid w:val="00577407"/>
    <w:rsid w:val="005778DC"/>
    <w:rsid w:val="00577A39"/>
    <w:rsid w:val="00577A6E"/>
    <w:rsid w:val="00577B1A"/>
    <w:rsid w:val="00580178"/>
    <w:rsid w:val="00580819"/>
    <w:rsid w:val="005808E8"/>
    <w:rsid w:val="00580DA0"/>
    <w:rsid w:val="00580E9E"/>
    <w:rsid w:val="00581166"/>
    <w:rsid w:val="00581659"/>
    <w:rsid w:val="00582373"/>
    <w:rsid w:val="0058301E"/>
    <w:rsid w:val="00584F9F"/>
    <w:rsid w:val="005854E9"/>
    <w:rsid w:val="00585A61"/>
    <w:rsid w:val="00585BC6"/>
    <w:rsid w:val="00585EF3"/>
    <w:rsid w:val="00586284"/>
    <w:rsid w:val="0058683B"/>
    <w:rsid w:val="005868F1"/>
    <w:rsid w:val="005869F3"/>
    <w:rsid w:val="00587D4B"/>
    <w:rsid w:val="00590002"/>
    <w:rsid w:val="0059026C"/>
    <w:rsid w:val="0059089F"/>
    <w:rsid w:val="00590911"/>
    <w:rsid w:val="00590DD6"/>
    <w:rsid w:val="00591341"/>
    <w:rsid w:val="00591739"/>
    <w:rsid w:val="00591A0B"/>
    <w:rsid w:val="00591C68"/>
    <w:rsid w:val="0059249C"/>
    <w:rsid w:val="005931DA"/>
    <w:rsid w:val="0059337F"/>
    <w:rsid w:val="00593929"/>
    <w:rsid w:val="00593E63"/>
    <w:rsid w:val="005941D3"/>
    <w:rsid w:val="005949BA"/>
    <w:rsid w:val="005952D7"/>
    <w:rsid w:val="00595373"/>
    <w:rsid w:val="005955C6"/>
    <w:rsid w:val="00595737"/>
    <w:rsid w:val="00596754"/>
    <w:rsid w:val="00596EFC"/>
    <w:rsid w:val="005973F8"/>
    <w:rsid w:val="0059744F"/>
    <w:rsid w:val="00597828"/>
    <w:rsid w:val="005A02B8"/>
    <w:rsid w:val="005A02C4"/>
    <w:rsid w:val="005A08E1"/>
    <w:rsid w:val="005A098C"/>
    <w:rsid w:val="005A18F6"/>
    <w:rsid w:val="005A1E12"/>
    <w:rsid w:val="005A2131"/>
    <w:rsid w:val="005A21B2"/>
    <w:rsid w:val="005A2843"/>
    <w:rsid w:val="005A2C27"/>
    <w:rsid w:val="005A369D"/>
    <w:rsid w:val="005A39C3"/>
    <w:rsid w:val="005A46D7"/>
    <w:rsid w:val="005A5343"/>
    <w:rsid w:val="005A6143"/>
    <w:rsid w:val="005A64F7"/>
    <w:rsid w:val="005A6F9A"/>
    <w:rsid w:val="005A7079"/>
    <w:rsid w:val="005A7179"/>
    <w:rsid w:val="005A71DF"/>
    <w:rsid w:val="005A772F"/>
    <w:rsid w:val="005A7B33"/>
    <w:rsid w:val="005A7F0D"/>
    <w:rsid w:val="005B0006"/>
    <w:rsid w:val="005B01A2"/>
    <w:rsid w:val="005B02F0"/>
    <w:rsid w:val="005B0B06"/>
    <w:rsid w:val="005B0F74"/>
    <w:rsid w:val="005B1DEA"/>
    <w:rsid w:val="005B1E0C"/>
    <w:rsid w:val="005B1E34"/>
    <w:rsid w:val="005B240E"/>
    <w:rsid w:val="005B2F0E"/>
    <w:rsid w:val="005B4017"/>
    <w:rsid w:val="005B4789"/>
    <w:rsid w:val="005B48D1"/>
    <w:rsid w:val="005B4DEF"/>
    <w:rsid w:val="005B5131"/>
    <w:rsid w:val="005B53DD"/>
    <w:rsid w:val="005B5B69"/>
    <w:rsid w:val="005B5E6D"/>
    <w:rsid w:val="005B7156"/>
    <w:rsid w:val="005B72D4"/>
    <w:rsid w:val="005B73B6"/>
    <w:rsid w:val="005B7934"/>
    <w:rsid w:val="005B7F29"/>
    <w:rsid w:val="005C0015"/>
    <w:rsid w:val="005C0717"/>
    <w:rsid w:val="005C072C"/>
    <w:rsid w:val="005C07DB"/>
    <w:rsid w:val="005C0812"/>
    <w:rsid w:val="005C0E74"/>
    <w:rsid w:val="005C122F"/>
    <w:rsid w:val="005C2B59"/>
    <w:rsid w:val="005C2CCF"/>
    <w:rsid w:val="005C3046"/>
    <w:rsid w:val="005C33AB"/>
    <w:rsid w:val="005C36A9"/>
    <w:rsid w:val="005C37C2"/>
    <w:rsid w:val="005C3A57"/>
    <w:rsid w:val="005C3CBC"/>
    <w:rsid w:val="005C41FC"/>
    <w:rsid w:val="005C4418"/>
    <w:rsid w:val="005C47CA"/>
    <w:rsid w:val="005C6080"/>
    <w:rsid w:val="005C684D"/>
    <w:rsid w:val="005C700D"/>
    <w:rsid w:val="005C791B"/>
    <w:rsid w:val="005C7C06"/>
    <w:rsid w:val="005D0125"/>
    <w:rsid w:val="005D040E"/>
    <w:rsid w:val="005D09C6"/>
    <w:rsid w:val="005D0B81"/>
    <w:rsid w:val="005D11F9"/>
    <w:rsid w:val="005D178A"/>
    <w:rsid w:val="005D1791"/>
    <w:rsid w:val="005D1DB8"/>
    <w:rsid w:val="005D2763"/>
    <w:rsid w:val="005D347F"/>
    <w:rsid w:val="005D4523"/>
    <w:rsid w:val="005D4976"/>
    <w:rsid w:val="005D4CE9"/>
    <w:rsid w:val="005D4D47"/>
    <w:rsid w:val="005D4DA5"/>
    <w:rsid w:val="005D561D"/>
    <w:rsid w:val="005D563B"/>
    <w:rsid w:val="005D568A"/>
    <w:rsid w:val="005D5E39"/>
    <w:rsid w:val="005D67AF"/>
    <w:rsid w:val="005D68E4"/>
    <w:rsid w:val="005D69D3"/>
    <w:rsid w:val="005D6BA5"/>
    <w:rsid w:val="005D7C04"/>
    <w:rsid w:val="005D7CFA"/>
    <w:rsid w:val="005E00C9"/>
    <w:rsid w:val="005E06FF"/>
    <w:rsid w:val="005E1421"/>
    <w:rsid w:val="005E175E"/>
    <w:rsid w:val="005E1980"/>
    <w:rsid w:val="005E217D"/>
    <w:rsid w:val="005E2210"/>
    <w:rsid w:val="005E2324"/>
    <w:rsid w:val="005E268E"/>
    <w:rsid w:val="005E2AB6"/>
    <w:rsid w:val="005E2C56"/>
    <w:rsid w:val="005E2EE4"/>
    <w:rsid w:val="005E36C9"/>
    <w:rsid w:val="005E3EC8"/>
    <w:rsid w:val="005E4067"/>
    <w:rsid w:val="005E40FC"/>
    <w:rsid w:val="005E4B8B"/>
    <w:rsid w:val="005E4D16"/>
    <w:rsid w:val="005E5706"/>
    <w:rsid w:val="005E5941"/>
    <w:rsid w:val="005E6679"/>
    <w:rsid w:val="005E67AB"/>
    <w:rsid w:val="005E680A"/>
    <w:rsid w:val="005E6A5A"/>
    <w:rsid w:val="005E6D29"/>
    <w:rsid w:val="005E7245"/>
    <w:rsid w:val="005E7458"/>
    <w:rsid w:val="005E7A4D"/>
    <w:rsid w:val="005E7F26"/>
    <w:rsid w:val="005F05C9"/>
    <w:rsid w:val="005F0BB9"/>
    <w:rsid w:val="005F11FF"/>
    <w:rsid w:val="005F1D28"/>
    <w:rsid w:val="005F1D79"/>
    <w:rsid w:val="005F29F3"/>
    <w:rsid w:val="005F2AE4"/>
    <w:rsid w:val="005F3550"/>
    <w:rsid w:val="005F39B3"/>
    <w:rsid w:val="005F3A31"/>
    <w:rsid w:val="005F3E9A"/>
    <w:rsid w:val="005F41A6"/>
    <w:rsid w:val="005F420B"/>
    <w:rsid w:val="005F453B"/>
    <w:rsid w:val="005F45D9"/>
    <w:rsid w:val="005F46FC"/>
    <w:rsid w:val="005F49F9"/>
    <w:rsid w:val="005F53A9"/>
    <w:rsid w:val="005F5420"/>
    <w:rsid w:val="005F5572"/>
    <w:rsid w:val="005F58ED"/>
    <w:rsid w:val="005F60DA"/>
    <w:rsid w:val="005F7517"/>
    <w:rsid w:val="005F7AE6"/>
    <w:rsid w:val="005F7F27"/>
    <w:rsid w:val="0060006B"/>
    <w:rsid w:val="00600489"/>
    <w:rsid w:val="006004B6"/>
    <w:rsid w:val="006008F8"/>
    <w:rsid w:val="00600B9A"/>
    <w:rsid w:val="00600E1B"/>
    <w:rsid w:val="0060128A"/>
    <w:rsid w:val="00601E23"/>
    <w:rsid w:val="00602005"/>
    <w:rsid w:val="00602693"/>
    <w:rsid w:val="0060287B"/>
    <w:rsid w:val="00602E22"/>
    <w:rsid w:val="00603C54"/>
    <w:rsid w:val="006044FB"/>
    <w:rsid w:val="00604D1F"/>
    <w:rsid w:val="00606039"/>
    <w:rsid w:val="0060626D"/>
    <w:rsid w:val="00606B61"/>
    <w:rsid w:val="00606F02"/>
    <w:rsid w:val="006072D1"/>
    <w:rsid w:val="00607BB0"/>
    <w:rsid w:val="00607F79"/>
    <w:rsid w:val="00607FFA"/>
    <w:rsid w:val="0061013A"/>
    <w:rsid w:val="00611244"/>
    <w:rsid w:val="006118A2"/>
    <w:rsid w:val="006121E1"/>
    <w:rsid w:val="00613064"/>
    <w:rsid w:val="006133D3"/>
    <w:rsid w:val="006136EA"/>
    <w:rsid w:val="006142BE"/>
    <w:rsid w:val="00614C58"/>
    <w:rsid w:val="00614E4E"/>
    <w:rsid w:val="00615175"/>
    <w:rsid w:val="00615568"/>
    <w:rsid w:val="00615A6E"/>
    <w:rsid w:val="0061677F"/>
    <w:rsid w:val="006169FF"/>
    <w:rsid w:val="00616C64"/>
    <w:rsid w:val="00616C7E"/>
    <w:rsid w:val="00616CD8"/>
    <w:rsid w:val="00616D48"/>
    <w:rsid w:val="00617143"/>
    <w:rsid w:val="00617299"/>
    <w:rsid w:val="00617503"/>
    <w:rsid w:val="0061765C"/>
    <w:rsid w:val="00620100"/>
    <w:rsid w:val="00620134"/>
    <w:rsid w:val="006204C0"/>
    <w:rsid w:val="006207CC"/>
    <w:rsid w:val="00620D25"/>
    <w:rsid w:val="00620F81"/>
    <w:rsid w:val="00621382"/>
    <w:rsid w:val="00621D18"/>
    <w:rsid w:val="00622317"/>
    <w:rsid w:val="0062259A"/>
    <w:rsid w:val="0062278F"/>
    <w:rsid w:val="006233D7"/>
    <w:rsid w:val="0062341A"/>
    <w:rsid w:val="00623627"/>
    <w:rsid w:val="006238DF"/>
    <w:rsid w:val="00623D98"/>
    <w:rsid w:val="00624532"/>
    <w:rsid w:val="00624B0B"/>
    <w:rsid w:val="00624DC6"/>
    <w:rsid w:val="00625201"/>
    <w:rsid w:val="00625898"/>
    <w:rsid w:val="00625EB0"/>
    <w:rsid w:val="00626AE2"/>
    <w:rsid w:val="00626B22"/>
    <w:rsid w:val="0062703D"/>
    <w:rsid w:val="006275D3"/>
    <w:rsid w:val="006304F9"/>
    <w:rsid w:val="00630771"/>
    <w:rsid w:val="006309F6"/>
    <w:rsid w:val="0063118F"/>
    <w:rsid w:val="0063257C"/>
    <w:rsid w:val="00632FC4"/>
    <w:rsid w:val="006331DB"/>
    <w:rsid w:val="00633A8C"/>
    <w:rsid w:val="00633D45"/>
    <w:rsid w:val="006342FB"/>
    <w:rsid w:val="00634757"/>
    <w:rsid w:val="0063485E"/>
    <w:rsid w:val="00634DDE"/>
    <w:rsid w:val="00634E1F"/>
    <w:rsid w:val="00635806"/>
    <w:rsid w:val="00635A8D"/>
    <w:rsid w:val="00635C9A"/>
    <w:rsid w:val="0063629B"/>
    <w:rsid w:val="006363A8"/>
    <w:rsid w:val="00636587"/>
    <w:rsid w:val="00636EF0"/>
    <w:rsid w:val="00636FCD"/>
    <w:rsid w:val="006378AC"/>
    <w:rsid w:val="00637D0B"/>
    <w:rsid w:val="00640634"/>
    <w:rsid w:val="00640881"/>
    <w:rsid w:val="00640C02"/>
    <w:rsid w:val="006410F8"/>
    <w:rsid w:val="00641235"/>
    <w:rsid w:val="00641E5D"/>
    <w:rsid w:val="006421F5"/>
    <w:rsid w:val="006423B8"/>
    <w:rsid w:val="0064281E"/>
    <w:rsid w:val="00642CF7"/>
    <w:rsid w:val="0064343B"/>
    <w:rsid w:val="006435C0"/>
    <w:rsid w:val="00643973"/>
    <w:rsid w:val="0064450B"/>
    <w:rsid w:val="00644530"/>
    <w:rsid w:val="00644AE4"/>
    <w:rsid w:val="00644B03"/>
    <w:rsid w:val="00644B32"/>
    <w:rsid w:val="00644D96"/>
    <w:rsid w:val="00644F06"/>
    <w:rsid w:val="006452F5"/>
    <w:rsid w:val="006459C3"/>
    <w:rsid w:val="00645CF1"/>
    <w:rsid w:val="00645DF3"/>
    <w:rsid w:val="00646D59"/>
    <w:rsid w:val="006472F3"/>
    <w:rsid w:val="0064789D"/>
    <w:rsid w:val="00650597"/>
    <w:rsid w:val="006508E0"/>
    <w:rsid w:val="00650A50"/>
    <w:rsid w:val="00651869"/>
    <w:rsid w:val="00651B4F"/>
    <w:rsid w:val="00651BA5"/>
    <w:rsid w:val="00652990"/>
    <w:rsid w:val="00652DF0"/>
    <w:rsid w:val="00652E83"/>
    <w:rsid w:val="00652F4B"/>
    <w:rsid w:val="0065329B"/>
    <w:rsid w:val="0065378A"/>
    <w:rsid w:val="00653926"/>
    <w:rsid w:val="00653C58"/>
    <w:rsid w:val="00654301"/>
    <w:rsid w:val="006546E0"/>
    <w:rsid w:val="00654A0F"/>
    <w:rsid w:val="006550BF"/>
    <w:rsid w:val="006551C0"/>
    <w:rsid w:val="0065533B"/>
    <w:rsid w:val="00655626"/>
    <w:rsid w:val="00655D60"/>
    <w:rsid w:val="00655EB5"/>
    <w:rsid w:val="00656198"/>
    <w:rsid w:val="00656783"/>
    <w:rsid w:val="006568EC"/>
    <w:rsid w:val="00656AE0"/>
    <w:rsid w:val="0066232B"/>
    <w:rsid w:val="006627FF"/>
    <w:rsid w:val="00662B1D"/>
    <w:rsid w:val="00663AA7"/>
    <w:rsid w:val="00663ABF"/>
    <w:rsid w:val="00664301"/>
    <w:rsid w:val="006645EB"/>
    <w:rsid w:val="00664A49"/>
    <w:rsid w:val="00664A84"/>
    <w:rsid w:val="00664C0D"/>
    <w:rsid w:val="0066514B"/>
    <w:rsid w:val="006651FB"/>
    <w:rsid w:val="00665973"/>
    <w:rsid w:val="00665BE9"/>
    <w:rsid w:val="0066600D"/>
    <w:rsid w:val="00666200"/>
    <w:rsid w:val="006664F6"/>
    <w:rsid w:val="006674B3"/>
    <w:rsid w:val="00667640"/>
    <w:rsid w:val="006678B9"/>
    <w:rsid w:val="0067017E"/>
    <w:rsid w:val="00670498"/>
    <w:rsid w:val="006704AA"/>
    <w:rsid w:val="00670B33"/>
    <w:rsid w:val="00670D05"/>
    <w:rsid w:val="0067149D"/>
    <w:rsid w:val="0067150A"/>
    <w:rsid w:val="00673BE7"/>
    <w:rsid w:val="0067434F"/>
    <w:rsid w:val="00674921"/>
    <w:rsid w:val="00674F21"/>
    <w:rsid w:val="006753E7"/>
    <w:rsid w:val="006755A1"/>
    <w:rsid w:val="00675753"/>
    <w:rsid w:val="00675850"/>
    <w:rsid w:val="00676046"/>
    <w:rsid w:val="006761E6"/>
    <w:rsid w:val="00676458"/>
    <w:rsid w:val="00676576"/>
    <w:rsid w:val="0067660B"/>
    <w:rsid w:val="006767B6"/>
    <w:rsid w:val="00676F05"/>
    <w:rsid w:val="006772A3"/>
    <w:rsid w:val="00677706"/>
    <w:rsid w:val="00677ADB"/>
    <w:rsid w:val="00677FD5"/>
    <w:rsid w:val="006806E8"/>
    <w:rsid w:val="0068080E"/>
    <w:rsid w:val="00681208"/>
    <w:rsid w:val="00681580"/>
    <w:rsid w:val="0068173D"/>
    <w:rsid w:val="00681A2B"/>
    <w:rsid w:val="00681B8A"/>
    <w:rsid w:val="0068231F"/>
    <w:rsid w:val="006823C2"/>
    <w:rsid w:val="006825D2"/>
    <w:rsid w:val="00683C03"/>
    <w:rsid w:val="006842A7"/>
    <w:rsid w:val="006849B6"/>
    <w:rsid w:val="00684E34"/>
    <w:rsid w:val="006850E3"/>
    <w:rsid w:val="006851D2"/>
    <w:rsid w:val="00685462"/>
    <w:rsid w:val="006856CC"/>
    <w:rsid w:val="00685E52"/>
    <w:rsid w:val="00686003"/>
    <w:rsid w:val="00686704"/>
    <w:rsid w:val="00686787"/>
    <w:rsid w:val="00686AB9"/>
    <w:rsid w:val="00686EFF"/>
    <w:rsid w:val="0068750F"/>
    <w:rsid w:val="00687B90"/>
    <w:rsid w:val="006909D3"/>
    <w:rsid w:val="00690E4F"/>
    <w:rsid w:val="00691025"/>
    <w:rsid w:val="00691069"/>
    <w:rsid w:val="006915DE"/>
    <w:rsid w:val="00692D71"/>
    <w:rsid w:val="00692FD6"/>
    <w:rsid w:val="006941C9"/>
    <w:rsid w:val="00695530"/>
    <w:rsid w:val="00696171"/>
    <w:rsid w:val="006965F8"/>
    <w:rsid w:val="006969C2"/>
    <w:rsid w:val="00696ED0"/>
    <w:rsid w:val="0069712A"/>
    <w:rsid w:val="00697507"/>
    <w:rsid w:val="00697AF4"/>
    <w:rsid w:val="00697EAF"/>
    <w:rsid w:val="006A0033"/>
    <w:rsid w:val="006A03C0"/>
    <w:rsid w:val="006A066E"/>
    <w:rsid w:val="006A0F06"/>
    <w:rsid w:val="006A13E9"/>
    <w:rsid w:val="006A18CA"/>
    <w:rsid w:val="006A1ACE"/>
    <w:rsid w:val="006A26A0"/>
    <w:rsid w:val="006A2CB8"/>
    <w:rsid w:val="006A342A"/>
    <w:rsid w:val="006A3720"/>
    <w:rsid w:val="006A3A4D"/>
    <w:rsid w:val="006A3D2B"/>
    <w:rsid w:val="006A3D62"/>
    <w:rsid w:val="006A496E"/>
    <w:rsid w:val="006A4B33"/>
    <w:rsid w:val="006A4C0D"/>
    <w:rsid w:val="006A58A5"/>
    <w:rsid w:val="006A5F66"/>
    <w:rsid w:val="006A6035"/>
    <w:rsid w:val="006A62ED"/>
    <w:rsid w:val="006A64B8"/>
    <w:rsid w:val="006A67F1"/>
    <w:rsid w:val="006A6FA8"/>
    <w:rsid w:val="006A74AD"/>
    <w:rsid w:val="006A7655"/>
    <w:rsid w:val="006A79FA"/>
    <w:rsid w:val="006A7A29"/>
    <w:rsid w:val="006A7ABA"/>
    <w:rsid w:val="006A7F84"/>
    <w:rsid w:val="006B0159"/>
    <w:rsid w:val="006B065D"/>
    <w:rsid w:val="006B0806"/>
    <w:rsid w:val="006B0C7B"/>
    <w:rsid w:val="006B23D2"/>
    <w:rsid w:val="006B2545"/>
    <w:rsid w:val="006B2D11"/>
    <w:rsid w:val="006B35C6"/>
    <w:rsid w:val="006B378C"/>
    <w:rsid w:val="006B4137"/>
    <w:rsid w:val="006B43F1"/>
    <w:rsid w:val="006B46C9"/>
    <w:rsid w:val="006B4701"/>
    <w:rsid w:val="006B4798"/>
    <w:rsid w:val="006B4F07"/>
    <w:rsid w:val="006B4FC1"/>
    <w:rsid w:val="006B513A"/>
    <w:rsid w:val="006B6D0F"/>
    <w:rsid w:val="006B7665"/>
    <w:rsid w:val="006C0EBE"/>
    <w:rsid w:val="006C0F96"/>
    <w:rsid w:val="006C197C"/>
    <w:rsid w:val="006C2275"/>
    <w:rsid w:val="006C265F"/>
    <w:rsid w:val="006C2CE0"/>
    <w:rsid w:val="006C2E4A"/>
    <w:rsid w:val="006C2F13"/>
    <w:rsid w:val="006C3ACF"/>
    <w:rsid w:val="006C4187"/>
    <w:rsid w:val="006C456A"/>
    <w:rsid w:val="006C4668"/>
    <w:rsid w:val="006C4C23"/>
    <w:rsid w:val="006C5255"/>
    <w:rsid w:val="006C5C21"/>
    <w:rsid w:val="006C5CBA"/>
    <w:rsid w:val="006C6375"/>
    <w:rsid w:val="006C65CB"/>
    <w:rsid w:val="006C668C"/>
    <w:rsid w:val="006C67C2"/>
    <w:rsid w:val="006C67E8"/>
    <w:rsid w:val="006C6D8A"/>
    <w:rsid w:val="006C77A6"/>
    <w:rsid w:val="006C7A5B"/>
    <w:rsid w:val="006C7D77"/>
    <w:rsid w:val="006C7E8B"/>
    <w:rsid w:val="006D049A"/>
    <w:rsid w:val="006D06E8"/>
    <w:rsid w:val="006D0DD1"/>
    <w:rsid w:val="006D11CD"/>
    <w:rsid w:val="006D2681"/>
    <w:rsid w:val="006D3343"/>
    <w:rsid w:val="006D41D6"/>
    <w:rsid w:val="006D4256"/>
    <w:rsid w:val="006D45EA"/>
    <w:rsid w:val="006D45ED"/>
    <w:rsid w:val="006D468B"/>
    <w:rsid w:val="006D4FCA"/>
    <w:rsid w:val="006D5356"/>
    <w:rsid w:val="006D536F"/>
    <w:rsid w:val="006D5B27"/>
    <w:rsid w:val="006D60CB"/>
    <w:rsid w:val="006D6A0E"/>
    <w:rsid w:val="006D72A0"/>
    <w:rsid w:val="006D764C"/>
    <w:rsid w:val="006D7963"/>
    <w:rsid w:val="006D7A83"/>
    <w:rsid w:val="006E0077"/>
    <w:rsid w:val="006E07E7"/>
    <w:rsid w:val="006E0CF3"/>
    <w:rsid w:val="006E0DFF"/>
    <w:rsid w:val="006E21B8"/>
    <w:rsid w:val="006E2568"/>
    <w:rsid w:val="006E2A5B"/>
    <w:rsid w:val="006E4799"/>
    <w:rsid w:val="006E4806"/>
    <w:rsid w:val="006E57B1"/>
    <w:rsid w:val="006E5AE9"/>
    <w:rsid w:val="006E5C86"/>
    <w:rsid w:val="006E61C7"/>
    <w:rsid w:val="006E64B3"/>
    <w:rsid w:val="006E7050"/>
    <w:rsid w:val="006E7277"/>
    <w:rsid w:val="006E7538"/>
    <w:rsid w:val="006E7DD4"/>
    <w:rsid w:val="006E7FF2"/>
    <w:rsid w:val="006F01CA"/>
    <w:rsid w:val="006F08FE"/>
    <w:rsid w:val="006F0C2F"/>
    <w:rsid w:val="006F0F6F"/>
    <w:rsid w:val="006F11D0"/>
    <w:rsid w:val="006F1D42"/>
    <w:rsid w:val="006F1ED4"/>
    <w:rsid w:val="006F20AB"/>
    <w:rsid w:val="006F2781"/>
    <w:rsid w:val="006F3155"/>
    <w:rsid w:val="006F33A7"/>
    <w:rsid w:val="006F3797"/>
    <w:rsid w:val="006F47B9"/>
    <w:rsid w:val="006F4CDF"/>
    <w:rsid w:val="006F4FDE"/>
    <w:rsid w:val="006F5922"/>
    <w:rsid w:val="006F59A3"/>
    <w:rsid w:val="006F5F89"/>
    <w:rsid w:val="006F753A"/>
    <w:rsid w:val="006F77E4"/>
    <w:rsid w:val="006F7970"/>
    <w:rsid w:val="006F7E7E"/>
    <w:rsid w:val="006F7F6D"/>
    <w:rsid w:val="0070031F"/>
    <w:rsid w:val="007008B1"/>
    <w:rsid w:val="00700948"/>
    <w:rsid w:val="00701587"/>
    <w:rsid w:val="00702E8C"/>
    <w:rsid w:val="007032B6"/>
    <w:rsid w:val="0070381A"/>
    <w:rsid w:val="00703A86"/>
    <w:rsid w:val="00703E0F"/>
    <w:rsid w:val="00703E3E"/>
    <w:rsid w:val="00703F40"/>
    <w:rsid w:val="007044C2"/>
    <w:rsid w:val="0070483F"/>
    <w:rsid w:val="00704A88"/>
    <w:rsid w:val="007051CB"/>
    <w:rsid w:val="0070547B"/>
    <w:rsid w:val="0070585F"/>
    <w:rsid w:val="00705C26"/>
    <w:rsid w:val="00705DB1"/>
    <w:rsid w:val="007063E5"/>
    <w:rsid w:val="00706437"/>
    <w:rsid w:val="0070647E"/>
    <w:rsid w:val="007065A4"/>
    <w:rsid w:val="00706BD8"/>
    <w:rsid w:val="00707036"/>
    <w:rsid w:val="007071A2"/>
    <w:rsid w:val="00707F64"/>
    <w:rsid w:val="00707FD3"/>
    <w:rsid w:val="00707FF3"/>
    <w:rsid w:val="00710005"/>
    <w:rsid w:val="00710A0D"/>
    <w:rsid w:val="00710A1C"/>
    <w:rsid w:val="00710FC3"/>
    <w:rsid w:val="007111EB"/>
    <w:rsid w:val="00712040"/>
    <w:rsid w:val="007125DF"/>
    <w:rsid w:val="00712612"/>
    <w:rsid w:val="00712EA7"/>
    <w:rsid w:val="00712FAD"/>
    <w:rsid w:val="007135CC"/>
    <w:rsid w:val="00713848"/>
    <w:rsid w:val="00713BFE"/>
    <w:rsid w:val="00713C3E"/>
    <w:rsid w:val="0071430B"/>
    <w:rsid w:val="0071439A"/>
    <w:rsid w:val="00714795"/>
    <w:rsid w:val="00715373"/>
    <w:rsid w:val="00715CA4"/>
    <w:rsid w:val="007163F9"/>
    <w:rsid w:val="007166D6"/>
    <w:rsid w:val="00716D07"/>
    <w:rsid w:val="00716E05"/>
    <w:rsid w:val="007175D6"/>
    <w:rsid w:val="007176FE"/>
    <w:rsid w:val="00720190"/>
    <w:rsid w:val="0072039A"/>
    <w:rsid w:val="007203A2"/>
    <w:rsid w:val="00720804"/>
    <w:rsid w:val="007214BF"/>
    <w:rsid w:val="0072167F"/>
    <w:rsid w:val="00721B9E"/>
    <w:rsid w:val="00721DFF"/>
    <w:rsid w:val="00721FFD"/>
    <w:rsid w:val="0072235F"/>
    <w:rsid w:val="007235C6"/>
    <w:rsid w:val="00723A89"/>
    <w:rsid w:val="007241B5"/>
    <w:rsid w:val="00724AF8"/>
    <w:rsid w:val="007250DF"/>
    <w:rsid w:val="00725200"/>
    <w:rsid w:val="00725331"/>
    <w:rsid w:val="007257E6"/>
    <w:rsid w:val="00726A02"/>
    <w:rsid w:val="007273E6"/>
    <w:rsid w:val="00727942"/>
    <w:rsid w:val="007279F4"/>
    <w:rsid w:val="00727A1E"/>
    <w:rsid w:val="00727D10"/>
    <w:rsid w:val="00730131"/>
    <w:rsid w:val="007306B4"/>
    <w:rsid w:val="00730936"/>
    <w:rsid w:val="00730CB1"/>
    <w:rsid w:val="007310A9"/>
    <w:rsid w:val="0073174F"/>
    <w:rsid w:val="007322CC"/>
    <w:rsid w:val="007324D6"/>
    <w:rsid w:val="00732C9D"/>
    <w:rsid w:val="00732CD7"/>
    <w:rsid w:val="00732DF4"/>
    <w:rsid w:val="0073355F"/>
    <w:rsid w:val="0073362C"/>
    <w:rsid w:val="00733F0C"/>
    <w:rsid w:val="007343B0"/>
    <w:rsid w:val="00734C07"/>
    <w:rsid w:val="007350ED"/>
    <w:rsid w:val="00735229"/>
    <w:rsid w:val="00735559"/>
    <w:rsid w:val="007357F8"/>
    <w:rsid w:val="00735893"/>
    <w:rsid w:val="00736052"/>
    <w:rsid w:val="00736E2C"/>
    <w:rsid w:val="00737000"/>
    <w:rsid w:val="00737B6D"/>
    <w:rsid w:val="0074042C"/>
    <w:rsid w:val="00740A45"/>
    <w:rsid w:val="00740ADD"/>
    <w:rsid w:val="00740B9F"/>
    <w:rsid w:val="0074188A"/>
    <w:rsid w:val="007418A1"/>
    <w:rsid w:val="007418EA"/>
    <w:rsid w:val="00741D42"/>
    <w:rsid w:val="00742299"/>
    <w:rsid w:val="00743322"/>
    <w:rsid w:val="00743BFB"/>
    <w:rsid w:val="0074468B"/>
    <w:rsid w:val="007448E8"/>
    <w:rsid w:val="00744A4C"/>
    <w:rsid w:val="00744B49"/>
    <w:rsid w:val="00744E76"/>
    <w:rsid w:val="00744FB7"/>
    <w:rsid w:val="007452CD"/>
    <w:rsid w:val="007455C6"/>
    <w:rsid w:val="00745A29"/>
    <w:rsid w:val="007460E8"/>
    <w:rsid w:val="00746ADF"/>
    <w:rsid w:val="00746CCA"/>
    <w:rsid w:val="00746D27"/>
    <w:rsid w:val="007475A1"/>
    <w:rsid w:val="00747BCF"/>
    <w:rsid w:val="0075002E"/>
    <w:rsid w:val="007500AB"/>
    <w:rsid w:val="0075030A"/>
    <w:rsid w:val="007506F3"/>
    <w:rsid w:val="00751549"/>
    <w:rsid w:val="00751633"/>
    <w:rsid w:val="00751B2F"/>
    <w:rsid w:val="0075244C"/>
    <w:rsid w:val="007525DF"/>
    <w:rsid w:val="0075266F"/>
    <w:rsid w:val="00752A81"/>
    <w:rsid w:val="00752BC5"/>
    <w:rsid w:val="00752DFC"/>
    <w:rsid w:val="00753045"/>
    <w:rsid w:val="00753679"/>
    <w:rsid w:val="00754046"/>
    <w:rsid w:val="007543A0"/>
    <w:rsid w:val="0075458B"/>
    <w:rsid w:val="00754616"/>
    <w:rsid w:val="00754782"/>
    <w:rsid w:val="00754B67"/>
    <w:rsid w:val="00756670"/>
    <w:rsid w:val="00756A92"/>
    <w:rsid w:val="00756BD1"/>
    <w:rsid w:val="00756CD1"/>
    <w:rsid w:val="00756E7D"/>
    <w:rsid w:val="0075717F"/>
    <w:rsid w:val="00757297"/>
    <w:rsid w:val="0075760D"/>
    <w:rsid w:val="00757797"/>
    <w:rsid w:val="00757AE5"/>
    <w:rsid w:val="00757FB6"/>
    <w:rsid w:val="0076012C"/>
    <w:rsid w:val="007602B8"/>
    <w:rsid w:val="00760A10"/>
    <w:rsid w:val="0076159F"/>
    <w:rsid w:val="00761E2F"/>
    <w:rsid w:val="00762489"/>
    <w:rsid w:val="00762B9E"/>
    <w:rsid w:val="00762CD0"/>
    <w:rsid w:val="007631EE"/>
    <w:rsid w:val="007634A6"/>
    <w:rsid w:val="00763546"/>
    <w:rsid w:val="007636EB"/>
    <w:rsid w:val="007637C0"/>
    <w:rsid w:val="00763A38"/>
    <w:rsid w:val="00763F26"/>
    <w:rsid w:val="00764136"/>
    <w:rsid w:val="00764E18"/>
    <w:rsid w:val="007654AD"/>
    <w:rsid w:val="0076582F"/>
    <w:rsid w:val="0076603A"/>
    <w:rsid w:val="007664C4"/>
    <w:rsid w:val="0076682C"/>
    <w:rsid w:val="007668A4"/>
    <w:rsid w:val="00766A29"/>
    <w:rsid w:val="0076779D"/>
    <w:rsid w:val="00767ADD"/>
    <w:rsid w:val="00770496"/>
    <w:rsid w:val="00770CA6"/>
    <w:rsid w:val="00770F6F"/>
    <w:rsid w:val="00771359"/>
    <w:rsid w:val="007714E9"/>
    <w:rsid w:val="007716D9"/>
    <w:rsid w:val="00771C60"/>
    <w:rsid w:val="007729A9"/>
    <w:rsid w:val="00772A50"/>
    <w:rsid w:val="007741FC"/>
    <w:rsid w:val="007744B1"/>
    <w:rsid w:val="0077472C"/>
    <w:rsid w:val="00774860"/>
    <w:rsid w:val="00774F3B"/>
    <w:rsid w:val="00775834"/>
    <w:rsid w:val="0077670C"/>
    <w:rsid w:val="00776CB9"/>
    <w:rsid w:val="00776D15"/>
    <w:rsid w:val="00776D7C"/>
    <w:rsid w:val="00777B96"/>
    <w:rsid w:val="00777D0A"/>
    <w:rsid w:val="00777D80"/>
    <w:rsid w:val="00777D99"/>
    <w:rsid w:val="00777F55"/>
    <w:rsid w:val="00780263"/>
    <w:rsid w:val="007806CC"/>
    <w:rsid w:val="00781271"/>
    <w:rsid w:val="00781405"/>
    <w:rsid w:val="00781412"/>
    <w:rsid w:val="0078183C"/>
    <w:rsid w:val="00781E0B"/>
    <w:rsid w:val="0078201E"/>
    <w:rsid w:val="007825FD"/>
    <w:rsid w:val="00783085"/>
    <w:rsid w:val="007833E3"/>
    <w:rsid w:val="007843C3"/>
    <w:rsid w:val="00784BB1"/>
    <w:rsid w:val="00784F09"/>
    <w:rsid w:val="0078503F"/>
    <w:rsid w:val="0078530A"/>
    <w:rsid w:val="00785E72"/>
    <w:rsid w:val="00785F58"/>
    <w:rsid w:val="00786457"/>
    <w:rsid w:val="00786794"/>
    <w:rsid w:val="00786B2D"/>
    <w:rsid w:val="007871A2"/>
    <w:rsid w:val="00787206"/>
    <w:rsid w:val="00787669"/>
    <w:rsid w:val="007878EE"/>
    <w:rsid w:val="00787E92"/>
    <w:rsid w:val="007902D6"/>
    <w:rsid w:val="00790AF7"/>
    <w:rsid w:val="00790E38"/>
    <w:rsid w:val="00790EBE"/>
    <w:rsid w:val="0079112F"/>
    <w:rsid w:val="007918D5"/>
    <w:rsid w:val="007918DB"/>
    <w:rsid w:val="00791D12"/>
    <w:rsid w:val="0079202B"/>
    <w:rsid w:val="007921D5"/>
    <w:rsid w:val="007927FB"/>
    <w:rsid w:val="00793512"/>
    <w:rsid w:val="0079364B"/>
    <w:rsid w:val="00793932"/>
    <w:rsid w:val="00793FD5"/>
    <w:rsid w:val="007944F2"/>
    <w:rsid w:val="00794502"/>
    <w:rsid w:val="00794585"/>
    <w:rsid w:val="007947E6"/>
    <w:rsid w:val="00794C0F"/>
    <w:rsid w:val="00794CF9"/>
    <w:rsid w:val="00795798"/>
    <w:rsid w:val="00797006"/>
    <w:rsid w:val="00797334"/>
    <w:rsid w:val="0079741B"/>
    <w:rsid w:val="00797A8E"/>
    <w:rsid w:val="00797E75"/>
    <w:rsid w:val="007A0A29"/>
    <w:rsid w:val="007A0E11"/>
    <w:rsid w:val="007A1045"/>
    <w:rsid w:val="007A1226"/>
    <w:rsid w:val="007A15F1"/>
    <w:rsid w:val="007A1F38"/>
    <w:rsid w:val="007A22A7"/>
    <w:rsid w:val="007A2CEC"/>
    <w:rsid w:val="007A2E82"/>
    <w:rsid w:val="007A3092"/>
    <w:rsid w:val="007A3334"/>
    <w:rsid w:val="007A38C7"/>
    <w:rsid w:val="007A3BAA"/>
    <w:rsid w:val="007A3E0E"/>
    <w:rsid w:val="007A4795"/>
    <w:rsid w:val="007A4A84"/>
    <w:rsid w:val="007A4B3D"/>
    <w:rsid w:val="007A54A7"/>
    <w:rsid w:val="007A5D1A"/>
    <w:rsid w:val="007A612B"/>
    <w:rsid w:val="007A612E"/>
    <w:rsid w:val="007A69E5"/>
    <w:rsid w:val="007A6A1E"/>
    <w:rsid w:val="007A6AE7"/>
    <w:rsid w:val="007A72BA"/>
    <w:rsid w:val="007A74D4"/>
    <w:rsid w:val="007A79E9"/>
    <w:rsid w:val="007A7CBF"/>
    <w:rsid w:val="007A7D3F"/>
    <w:rsid w:val="007B03C4"/>
    <w:rsid w:val="007B06E1"/>
    <w:rsid w:val="007B07B5"/>
    <w:rsid w:val="007B084A"/>
    <w:rsid w:val="007B0946"/>
    <w:rsid w:val="007B0CD3"/>
    <w:rsid w:val="007B0DF6"/>
    <w:rsid w:val="007B106E"/>
    <w:rsid w:val="007B14BE"/>
    <w:rsid w:val="007B15D5"/>
    <w:rsid w:val="007B182B"/>
    <w:rsid w:val="007B1E98"/>
    <w:rsid w:val="007B1EBA"/>
    <w:rsid w:val="007B2849"/>
    <w:rsid w:val="007B2974"/>
    <w:rsid w:val="007B2E24"/>
    <w:rsid w:val="007B3352"/>
    <w:rsid w:val="007B4755"/>
    <w:rsid w:val="007B4936"/>
    <w:rsid w:val="007B4CED"/>
    <w:rsid w:val="007B52A2"/>
    <w:rsid w:val="007B53AD"/>
    <w:rsid w:val="007B5D2F"/>
    <w:rsid w:val="007B65E7"/>
    <w:rsid w:val="007B6EA9"/>
    <w:rsid w:val="007B751E"/>
    <w:rsid w:val="007B7F5B"/>
    <w:rsid w:val="007C009A"/>
    <w:rsid w:val="007C01CB"/>
    <w:rsid w:val="007C077F"/>
    <w:rsid w:val="007C09A7"/>
    <w:rsid w:val="007C0ED6"/>
    <w:rsid w:val="007C116F"/>
    <w:rsid w:val="007C12FE"/>
    <w:rsid w:val="007C15FF"/>
    <w:rsid w:val="007C1742"/>
    <w:rsid w:val="007C1C55"/>
    <w:rsid w:val="007C1E9F"/>
    <w:rsid w:val="007C21FB"/>
    <w:rsid w:val="007C33E7"/>
    <w:rsid w:val="007C36AD"/>
    <w:rsid w:val="007C3A37"/>
    <w:rsid w:val="007C4226"/>
    <w:rsid w:val="007C42BD"/>
    <w:rsid w:val="007C444B"/>
    <w:rsid w:val="007C46CA"/>
    <w:rsid w:val="007C54CA"/>
    <w:rsid w:val="007C550B"/>
    <w:rsid w:val="007C57F0"/>
    <w:rsid w:val="007C5DB8"/>
    <w:rsid w:val="007C5EFD"/>
    <w:rsid w:val="007C5FC7"/>
    <w:rsid w:val="007C680A"/>
    <w:rsid w:val="007C69C0"/>
    <w:rsid w:val="007C6D78"/>
    <w:rsid w:val="007C7CD0"/>
    <w:rsid w:val="007C7CD5"/>
    <w:rsid w:val="007D1F5A"/>
    <w:rsid w:val="007D206E"/>
    <w:rsid w:val="007D239E"/>
    <w:rsid w:val="007D2BB7"/>
    <w:rsid w:val="007D2BBE"/>
    <w:rsid w:val="007D4052"/>
    <w:rsid w:val="007D4431"/>
    <w:rsid w:val="007D48F8"/>
    <w:rsid w:val="007D4B15"/>
    <w:rsid w:val="007D4FD4"/>
    <w:rsid w:val="007D5051"/>
    <w:rsid w:val="007D518C"/>
    <w:rsid w:val="007D68A6"/>
    <w:rsid w:val="007D7666"/>
    <w:rsid w:val="007D775F"/>
    <w:rsid w:val="007D7B9B"/>
    <w:rsid w:val="007D7F6D"/>
    <w:rsid w:val="007E005A"/>
    <w:rsid w:val="007E02A0"/>
    <w:rsid w:val="007E06AD"/>
    <w:rsid w:val="007E1427"/>
    <w:rsid w:val="007E1BD9"/>
    <w:rsid w:val="007E22B0"/>
    <w:rsid w:val="007E242B"/>
    <w:rsid w:val="007E275A"/>
    <w:rsid w:val="007E27FF"/>
    <w:rsid w:val="007E2F81"/>
    <w:rsid w:val="007E3669"/>
    <w:rsid w:val="007E4477"/>
    <w:rsid w:val="007E44AF"/>
    <w:rsid w:val="007E4838"/>
    <w:rsid w:val="007E49A8"/>
    <w:rsid w:val="007E4B04"/>
    <w:rsid w:val="007E4FC6"/>
    <w:rsid w:val="007E6331"/>
    <w:rsid w:val="007E69B7"/>
    <w:rsid w:val="007E6A4C"/>
    <w:rsid w:val="007E6E09"/>
    <w:rsid w:val="007E6E1A"/>
    <w:rsid w:val="007E7455"/>
    <w:rsid w:val="007E745C"/>
    <w:rsid w:val="007E7DCF"/>
    <w:rsid w:val="007E7FAB"/>
    <w:rsid w:val="007F0188"/>
    <w:rsid w:val="007F05B7"/>
    <w:rsid w:val="007F05F5"/>
    <w:rsid w:val="007F0655"/>
    <w:rsid w:val="007F0721"/>
    <w:rsid w:val="007F0B08"/>
    <w:rsid w:val="007F17C9"/>
    <w:rsid w:val="007F19C6"/>
    <w:rsid w:val="007F1DF8"/>
    <w:rsid w:val="007F224A"/>
    <w:rsid w:val="007F2283"/>
    <w:rsid w:val="007F24A3"/>
    <w:rsid w:val="007F293A"/>
    <w:rsid w:val="007F33B0"/>
    <w:rsid w:val="007F4856"/>
    <w:rsid w:val="007F4A0D"/>
    <w:rsid w:val="007F4AA2"/>
    <w:rsid w:val="007F5300"/>
    <w:rsid w:val="007F5364"/>
    <w:rsid w:val="007F5E81"/>
    <w:rsid w:val="007F62AF"/>
    <w:rsid w:val="007F6D3D"/>
    <w:rsid w:val="007F708F"/>
    <w:rsid w:val="007F7194"/>
    <w:rsid w:val="007F7656"/>
    <w:rsid w:val="007F794C"/>
    <w:rsid w:val="007F7EBA"/>
    <w:rsid w:val="00800346"/>
    <w:rsid w:val="0080066E"/>
    <w:rsid w:val="008009A5"/>
    <w:rsid w:val="00800A0C"/>
    <w:rsid w:val="00800D54"/>
    <w:rsid w:val="0080163A"/>
    <w:rsid w:val="008018E1"/>
    <w:rsid w:val="00801C9F"/>
    <w:rsid w:val="00802DB5"/>
    <w:rsid w:val="00802E6A"/>
    <w:rsid w:val="00802ED3"/>
    <w:rsid w:val="0080311A"/>
    <w:rsid w:val="008035C8"/>
    <w:rsid w:val="008035D2"/>
    <w:rsid w:val="00803FC2"/>
    <w:rsid w:val="008045C1"/>
    <w:rsid w:val="008046AB"/>
    <w:rsid w:val="00804C84"/>
    <w:rsid w:val="008053AE"/>
    <w:rsid w:val="00805A7B"/>
    <w:rsid w:val="00806B6E"/>
    <w:rsid w:val="00807592"/>
    <w:rsid w:val="0080782A"/>
    <w:rsid w:val="00807A65"/>
    <w:rsid w:val="00807C75"/>
    <w:rsid w:val="00810023"/>
    <w:rsid w:val="0081044F"/>
    <w:rsid w:val="0081253B"/>
    <w:rsid w:val="008126B6"/>
    <w:rsid w:val="00812890"/>
    <w:rsid w:val="00812D14"/>
    <w:rsid w:val="00812E66"/>
    <w:rsid w:val="00813050"/>
    <w:rsid w:val="00814430"/>
    <w:rsid w:val="008145F1"/>
    <w:rsid w:val="00815B17"/>
    <w:rsid w:val="00816981"/>
    <w:rsid w:val="00816EAE"/>
    <w:rsid w:val="008175AF"/>
    <w:rsid w:val="00817813"/>
    <w:rsid w:val="0081788D"/>
    <w:rsid w:val="00817DD6"/>
    <w:rsid w:val="00820218"/>
    <w:rsid w:val="00820445"/>
    <w:rsid w:val="008205EF"/>
    <w:rsid w:val="00820A57"/>
    <w:rsid w:val="00821595"/>
    <w:rsid w:val="0082211D"/>
    <w:rsid w:val="00822701"/>
    <w:rsid w:val="008227A0"/>
    <w:rsid w:val="00822ACC"/>
    <w:rsid w:val="00822B7A"/>
    <w:rsid w:val="0082324D"/>
    <w:rsid w:val="00823836"/>
    <w:rsid w:val="00823880"/>
    <w:rsid w:val="00823933"/>
    <w:rsid w:val="008239B3"/>
    <w:rsid w:val="00824557"/>
    <w:rsid w:val="00824ACC"/>
    <w:rsid w:val="00825436"/>
    <w:rsid w:val="00825A0B"/>
    <w:rsid w:val="00825A26"/>
    <w:rsid w:val="00825A3A"/>
    <w:rsid w:val="00825F1E"/>
    <w:rsid w:val="00825F89"/>
    <w:rsid w:val="00826017"/>
    <w:rsid w:val="008260AD"/>
    <w:rsid w:val="008260B1"/>
    <w:rsid w:val="008261D7"/>
    <w:rsid w:val="00826C44"/>
    <w:rsid w:val="00826F67"/>
    <w:rsid w:val="008303AB"/>
    <w:rsid w:val="008305F6"/>
    <w:rsid w:val="008306D5"/>
    <w:rsid w:val="0083074C"/>
    <w:rsid w:val="00830967"/>
    <w:rsid w:val="008309D4"/>
    <w:rsid w:val="00830D89"/>
    <w:rsid w:val="00830E01"/>
    <w:rsid w:val="008314D1"/>
    <w:rsid w:val="00831888"/>
    <w:rsid w:val="00831B7D"/>
    <w:rsid w:val="00831D54"/>
    <w:rsid w:val="00831DAF"/>
    <w:rsid w:val="0083206A"/>
    <w:rsid w:val="0083211D"/>
    <w:rsid w:val="008327FE"/>
    <w:rsid w:val="008328B2"/>
    <w:rsid w:val="00832D45"/>
    <w:rsid w:val="008341F7"/>
    <w:rsid w:val="00834C1B"/>
    <w:rsid w:val="0083517F"/>
    <w:rsid w:val="008354B9"/>
    <w:rsid w:val="008354E8"/>
    <w:rsid w:val="00835D22"/>
    <w:rsid w:val="00835D96"/>
    <w:rsid w:val="00835E34"/>
    <w:rsid w:val="00836C65"/>
    <w:rsid w:val="00837488"/>
    <w:rsid w:val="0083781F"/>
    <w:rsid w:val="0083788F"/>
    <w:rsid w:val="00837C2F"/>
    <w:rsid w:val="0084191D"/>
    <w:rsid w:val="00841D56"/>
    <w:rsid w:val="00841E8E"/>
    <w:rsid w:val="00841E9F"/>
    <w:rsid w:val="008422D9"/>
    <w:rsid w:val="00842326"/>
    <w:rsid w:val="008423CF"/>
    <w:rsid w:val="00842990"/>
    <w:rsid w:val="00842A4A"/>
    <w:rsid w:val="00842E93"/>
    <w:rsid w:val="008431A9"/>
    <w:rsid w:val="00843B80"/>
    <w:rsid w:val="00843C55"/>
    <w:rsid w:val="00843DB1"/>
    <w:rsid w:val="008447FC"/>
    <w:rsid w:val="0084494E"/>
    <w:rsid w:val="00844C57"/>
    <w:rsid w:val="008451A6"/>
    <w:rsid w:val="00845207"/>
    <w:rsid w:val="00845466"/>
    <w:rsid w:val="00845C86"/>
    <w:rsid w:val="00845FF9"/>
    <w:rsid w:val="00846252"/>
    <w:rsid w:val="0084626E"/>
    <w:rsid w:val="00846353"/>
    <w:rsid w:val="00846368"/>
    <w:rsid w:val="00846D05"/>
    <w:rsid w:val="00847241"/>
    <w:rsid w:val="0084793C"/>
    <w:rsid w:val="008500AD"/>
    <w:rsid w:val="0085059B"/>
    <w:rsid w:val="008507C8"/>
    <w:rsid w:val="00850D38"/>
    <w:rsid w:val="008511FA"/>
    <w:rsid w:val="0085185D"/>
    <w:rsid w:val="00852063"/>
    <w:rsid w:val="00852C47"/>
    <w:rsid w:val="0085317F"/>
    <w:rsid w:val="008531EA"/>
    <w:rsid w:val="0085368B"/>
    <w:rsid w:val="0085388D"/>
    <w:rsid w:val="00853B28"/>
    <w:rsid w:val="00854CC0"/>
    <w:rsid w:val="00854D46"/>
    <w:rsid w:val="00854D5F"/>
    <w:rsid w:val="00855908"/>
    <w:rsid w:val="00855CEB"/>
    <w:rsid w:val="00855FCA"/>
    <w:rsid w:val="0085607B"/>
    <w:rsid w:val="008577B6"/>
    <w:rsid w:val="00857969"/>
    <w:rsid w:val="008579F4"/>
    <w:rsid w:val="00857BF1"/>
    <w:rsid w:val="00857E85"/>
    <w:rsid w:val="00860451"/>
    <w:rsid w:val="008611EC"/>
    <w:rsid w:val="008623F0"/>
    <w:rsid w:val="008624D4"/>
    <w:rsid w:val="0086280E"/>
    <w:rsid w:val="00862AA8"/>
    <w:rsid w:val="00862EC5"/>
    <w:rsid w:val="00862FCE"/>
    <w:rsid w:val="0086327C"/>
    <w:rsid w:val="00863376"/>
    <w:rsid w:val="00863F53"/>
    <w:rsid w:val="00864CA7"/>
    <w:rsid w:val="00864E3D"/>
    <w:rsid w:val="00865183"/>
    <w:rsid w:val="00866978"/>
    <w:rsid w:val="00866D0B"/>
    <w:rsid w:val="00867941"/>
    <w:rsid w:val="0087072B"/>
    <w:rsid w:val="00871247"/>
    <w:rsid w:val="0087134A"/>
    <w:rsid w:val="00871781"/>
    <w:rsid w:val="00871F54"/>
    <w:rsid w:val="00872056"/>
    <w:rsid w:val="0087225B"/>
    <w:rsid w:val="00872579"/>
    <w:rsid w:val="00872A71"/>
    <w:rsid w:val="00872B14"/>
    <w:rsid w:val="00872EF6"/>
    <w:rsid w:val="00872F08"/>
    <w:rsid w:val="00873186"/>
    <w:rsid w:val="0087344B"/>
    <w:rsid w:val="00873D9F"/>
    <w:rsid w:val="008743B4"/>
    <w:rsid w:val="008744A0"/>
    <w:rsid w:val="008746DD"/>
    <w:rsid w:val="00874787"/>
    <w:rsid w:val="00874F41"/>
    <w:rsid w:val="00876238"/>
    <w:rsid w:val="008763A3"/>
    <w:rsid w:val="00877A32"/>
    <w:rsid w:val="0088023E"/>
    <w:rsid w:val="00880259"/>
    <w:rsid w:val="00880B5A"/>
    <w:rsid w:val="00880FC9"/>
    <w:rsid w:val="008825CA"/>
    <w:rsid w:val="00882D51"/>
    <w:rsid w:val="00882DB6"/>
    <w:rsid w:val="00882EB6"/>
    <w:rsid w:val="00883494"/>
    <w:rsid w:val="00883739"/>
    <w:rsid w:val="00883E28"/>
    <w:rsid w:val="00883F22"/>
    <w:rsid w:val="0088402A"/>
    <w:rsid w:val="00884697"/>
    <w:rsid w:val="00884F8F"/>
    <w:rsid w:val="008854DB"/>
    <w:rsid w:val="008857D9"/>
    <w:rsid w:val="00885E73"/>
    <w:rsid w:val="00886113"/>
    <w:rsid w:val="008866BE"/>
    <w:rsid w:val="00887112"/>
    <w:rsid w:val="00887389"/>
    <w:rsid w:val="00887CB2"/>
    <w:rsid w:val="0089053C"/>
    <w:rsid w:val="0089166A"/>
    <w:rsid w:val="00891D57"/>
    <w:rsid w:val="00891DB5"/>
    <w:rsid w:val="008923FC"/>
    <w:rsid w:val="008927FE"/>
    <w:rsid w:val="00893E35"/>
    <w:rsid w:val="00894193"/>
    <w:rsid w:val="008945EC"/>
    <w:rsid w:val="008953E5"/>
    <w:rsid w:val="00895421"/>
    <w:rsid w:val="0089563F"/>
    <w:rsid w:val="00895838"/>
    <w:rsid w:val="00895B98"/>
    <w:rsid w:val="008962C1"/>
    <w:rsid w:val="008969B5"/>
    <w:rsid w:val="008969BF"/>
    <w:rsid w:val="00896EFC"/>
    <w:rsid w:val="00897D31"/>
    <w:rsid w:val="008A01AE"/>
    <w:rsid w:val="008A039C"/>
    <w:rsid w:val="008A08AD"/>
    <w:rsid w:val="008A0D09"/>
    <w:rsid w:val="008A1361"/>
    <w:rsid w:val="008A19D1"/>
    <w:rsid w:val="008A1B95"/>
    <w:rsid w:val="008A1C4A"/>
    <w:rsid w:val="008A1C8F"/>
    <w:rsid w:val="008A1D8D"/>
    <w:rsid w:val="008A29AE"/>
    <w:rsid w:val="008A2A9D"/>
    <w:rsid w:val="008A2E8F"/>
    <w:rsid w:val="008A3642"/>
    <w:rsid w:val="008A3916"/>
    <w:rsid w:val="008A398C"/>
    <w:rsid w:val="008A5B1C"/>
    <w:rsid w:val="008A667F"/>
    <w:rsid w:val="008A66F9"/>
    <w:rsid w:val="008A6A01"/>
    <w:rsid w:val="008A6AE5"/>
    <w:rsid w:val="008A7581"/>
    <w:rsid w:val="008B0DE0"/>
    <w:rsid w:val="008B1291"/>
    <w:rsid w:val="008B1DB9"/>
    <w:rsid w:val="008B242B"/>
    <w:rsid w:val="008B2B3A"/>
    <w:rsid w:val="008B335F"/>
    <w:rsid w:val="008B37EA"/>
    <w:rsid w:val="008B3922"/>
    <w:rsid w:val="008B3B54"/>
    <w:rsid w:val="008B3EC3"/>
    <w:rsid w:val="008B448C"/>
    <w:rsid w:val="008B45CA"/>
    <w:rsid w:val="008B45FC"/>
    <w:rsid w:val="008B4D3C"/>
    <w:rsid w:val="008B59BB"/>
    <w:rsid w:val="008B5B0E"/>
    <w:rsid w:val="008B64C3"/>
    <w:rsid w:val="008B6DA5"/>
    <w:rsid w:val="008B6E0E"/>
    <w:rsid w:val="008B7B43"/>
    <w:rsid w:val="008B7D6E"/>
    <w:rsid w:val="008C018C"/>
    <w:rsid w:val="008C0220"/>
    <w:rsid w:val="008C0E12"/>
    <w:rsid w:val="008C137B"/>
    <w:rsid w:val="008C1498"/>
    <w:rsid w:val="008C189D"/>
    <w:rsid w:val="008C1C5C"/>
    <w:rsid w:val="008C1CFC"/>
    <w:rsid w:val="008C2BBE"/>
    <w:rsid w:val="008C2BF4"/>
    <w:rsid w:val="008C347B"/>
    <w:rsid w:val="008C384A"/>
    <w:rsid w:val="008C3D65"/>
    <w:rsid w:val="008C3E96"/>
    <w:rsid w:val="008C466F"/>
    <w:rsid w:val="008C4854"/>
    <w:rsid w:val="008C48D2"/>
    <w:rsid w:val="008C4A66"/>
    <w:rsid w:val="008C4D02"/>
    <w:rsid w:val="008C4F5A"/>
    <w:rsid w:val="008C5568"/>
    <w:rsid w:val="008C5FE8"/>
    <w:rsid w:val="008C60F0"/>
    <w:rsid w:val="008C6235"/>
    <w:rsid w:val="008C66E5"/>
    <w:rsid w:val="008C67F1"/>
    <w:rsid w:val="008C6DDF"/>
    <w:rsid w:val="008C745D"/>
    <w:rsid w:val="008C7FA6"/>
    <w:rsid w:val="008D076E"/>
    <w:rsid w:val="008D0E1A"/>
    <w:rsid w:val="008D1648"/>
    <w:rsid w:val="008D301D"/>
    <w:rsid w:val="008D362B"/>
    <w:rsid w:val="008D3A77"/>
    <w:rsid w:val="008D50E4"/>
    <w:rsid w:val="008D54B4"/>
    <w:rsid w:val="008D569E"/>
    <w:rsid w:val="008D5A46"/>
    <w:rsid w:val="008D5B4B"/>
    <w:rsid w:val="008D720F"/>
    <w:rsid w:val="008D7EC5"/>
    <w:rsid w:val="008E08E6"/>
    <w:rsid w:val="008E1400"/>
    <w:rsid w:val="008E1CD7"/>
    <w:rsid w:val="008E2F32"/>
    <w:rsid w:val="008E2FC5"/>
    <w:rsid w:val="008E31E0"/>
    <w:rsid w:val="008E32B9"/>
    <w:rsid w:val="008E33D5"/>
    <w:rsid w:val="008E3455"/>
    <w:rsid w:val="008E3504"/>
    <w:rsid w:val="008E3960"/>
    <w:rsid w:val="008E42A1"/>
    <w:rsid w:val="008E4F84"/>
    <w:rsid w:val="008E506F"/>
    <w:rsid w:val="008E513B"/>
    <w:rsid w:val="008E597F"/>
    <w:rsid w:val="008E5981"/>
    <w:rsid w:val="008E6B2B"/>
    <w:rsid w:val="008E75CD"/>
    <w:rsid w:val="008E7C06"/>
    <w:rsid w:val="008F02A1"/>
    <w:rsid w:val="008F02B2"/>
    <w:rsid w:val="008F118D"/>
    <w:rsid w:val="008F262C"/>
    <w:rsid w:val="008F2E1D"/>
    <w:rsid w:val="008F2FA0"/>
    <w:rsid w:val="008F3109"/>
    <w:rsid w:val="008F3688"/>
    <w:rsid w:val="008F45F1"/>
    <w:rsid w:val="008F482B"/>
    <w:rsid w:val="008F4889"/>
    <w:rsid w:val="008F4EDC"/>
    <w:rsid w:val="008F53DE"/>
    <w:rsid w:val="008F6518"/>
    <w:rsid w:val="008F7551"/>
    <w:rsid w:val="008F7665"/>
    <w:rsid w:val="008F7937"/>
    <w:rsid w:val="008F79EE"/>
    <w:rsid w:val="008F7EF4"/>
    <w:rsid w:val="008F7FE3"/>
    <w:rsid w:val="00901120"/>
    <w:rsid w:val="00901263"/>
    <w:rsid w:val="00901CAA"/>
    <w:rsid w:val="00901D3E"/>
    <w:rsid w:val="00901E4A"/>
    <w:rsid w:val="00902071"/>
    <w:rsid w:val="009020D3"/>
    <w:rsid w:val="00902410"/>
    <w:rsid w:val="009028D6"/>
    <w:rsid w:val="00902FBE"/>
    <w:rsid w:val="00903D35"/>
    <w:rsid w:val="009043D1"/>
    <w:rsid w:val="00904609"/>
    <w:rsid w:val="00904676"/>
    <w:rsid w:val="00904978"/>
    <w:rsid w:val="00904AC1"/>
    <w:rsid w:val="00904AF5"/>
    <w:rsid w:val="009054C8"/>
    <w:rsid w:val="009065CB"/>
    <w:rsid w:val="009068E0"/>
    <w:rsid w:val="00906B4D"/>
    <w:rsid w:val="00906E6B"/>
    <w:rsid w:val="009073CB"/>
    <w:rsid w:val="00907E35"/>
    <w:rsid w:val="009102C7"/>
    <w:rsid w:val="0091059A"/>
    <w:rsid w:val="00910869"/>
    <w:rsid w:val="00910B0D"/>
    <w:rsid w:val="00911CF0"/>
    <w:rsid w:val="0091231A"/>
    <w:rsid w:val="0091245C"/>
    <w:rsid w:val="00913032"/>
    <w:rsid w:val="0091353D"/>
    <w:rsid w:val="009138C9"/>
    <w:rsid w:val="0091390B"/>
    <w:rsid w:val="0091390F"/>
    <w:rsid w:val="00913A88"/>
    <w:rsid w:val="00913BD1"/>
    <w:rsid w:val="00913C92"/>
    <w:rsid w:val="00914176"/>
    <w:rsid w:val="0091422E"/>
    <w:rsid w:val="0091431C"/>
    <w:rsid w:val="00914C8D"/>
    <w:rsid w:val="0091575B"/>
    <w:rsid w:val="0091597E"/>
    <w:rsid w:val="00915BA6"/>
    <w:rsid w:val="00916190"/>
    <w:rsid w:val="00916658"/>
    <w:rsid w:val="00916B3E"/>
    <w:rsid w:val="00916E30"/>
    <w:rsid w:val="009174B9"/>
    <w:rsid w:val="00917A2F"/>
    <w:rsid w:val="00917B2B"/>
    <w:rsid w:val="00917B94"/>
    <w:rsid w:val="00917E11"/>
    <w:rsid w:val="00917E82"/>
    <w:rsid w:val="009201CF"/>
    <w:rsid w:val="009203C3"/>
    <w:rsid w:val="00920903"/>
    <w:rsid w:val="009209AF"/>
    <w:rsid w:val="00922212"/>
    <w:rsid w:val="009228D4"/>
    <w:rsid w:val="00922E0C"/>
    <w:rsid w:val="009233B7"/>
    <w:rsid w:val="009233BE"/>
    <w:rsid w:val="009236AA"/>
    <w:rsid w:val="00924AEF"/>
    <w:rsid w:val="00924B76"/>
    <w:rsid w:val="00924CA8"/>
    <w:rsid w:val="00924F2C"/>
    <w:rsid w:val="009252D8"/>
    <w:rsid w:val="00926357"/>
    <w:rsid w:val="00926D89"/>
    <w:rsid w:val="00926DF8"/>
    <w:rsid w:val="00927345"/>
    <w:rsid w:val="00927D00"/>
    <w:rsid w:val="00927DB7"/>
    <w:rsid w:val="00927E81"/>
    <w:rsid w:val="00927E8F"/>
    <w:rsid w:val="00927FC1"/>
    <w:rsid w:val="0093046D"/>
    <w:rsid w:val="00931079"/>
    <w:rsid w:val="00931654"/>
    <w:rsid w:val="00931D9A"/>
    <w:rsid w:val="0093281C"/>
    <w:rsid w:val="009329CB"/>
    <w:rsid w:val="00932E1A"/>
    <w:rsid w:val="00933087"/>
    <w:rsid w:val="00933CAF"/>
    <w:rsid w:val="009345F9"/>
    <w:rsid w:val="009350D4"/>
    <w:rsid w:val="009353B1"/>
    <w:rsid w:val="00936381"/>
    <w:rsid w:val="00936914"/>
    <w:rsid w:val="0093735A"/>
    <w:rsid w:val="00937C1A"/>
    <w:rsid w:val="00937EC2"/>
    <w:rsid w:val="00940AD9"/>
    <w:rsid w:val="00940EE8"/>
    <w:rsid w:val="009415FE"/>
    <w:rsid w:val="009419CE"/>
    <w:rsid w:val="00941C7E"/>
    <w:rsid w:val="00941FBD"/>
    <w:rsid w:val="00942383"/>
    <w:rsid w:val="009424DA"/>
    <w:rsid w:val="00942968"/>
    <w:rsid w:val="0094296B"/>
    <w:rsid w:val="009439E0"/>
    <w:rsid w:val="00944149"/>
    <w:rsid w:val="009445AB"/>
    <w:rsid w:val="00944981"/>
    <w:rsid w:val="009451C7"/>
    <w:rsid w:val="009452D9"/>
    <w:rsid w:val="0094534A"/>
    <w:rsid w:val="00945858"/>
    <w:rsid w:val="00945CC6"/>
    <w:rsid w:val="00946184"/>
    <w:rsid w:val="009462C2"/>
    <w:rsid w:val="009467BB"/>
    <w:rsid w:val="0094728D"/>
    <w:rsid w:val="009472BD"/>
    <w:rsid w:val="009477A7"/>
    <w:rsid w:val="00947A49"/>
    <w:rsid w:val="00947D2D"/>
    <w:rsid w:val="00950156"/>
    <w:rsid w:val="00950325"/>
    <w:rsid w:val="0095038F"/>
    <w:rsid w:val="009507EF"/>
    <w:rsid w:val="009510E2"/>
    <w:rsid w:val="0095163A"/>
    <w:rsid w:val="009517E2"/>
    <w:rsid w:val="00951C67"/>
    <w:rsid w:val="00952718"/>
    <w:rsid w:val="009529DC"/>
    <w:rsid w:val="00952B1A"/>
    <w:rsid w:val="00952C64"/>
    <w:rsid w:val="00952E46"/>
    <w:rsid w:val="0095317A"/>
    <w:rsid w:val="00953460"/>
    <w:rsid w:val="009535E3"/>
    <w:rsid w:val="009536F0"/>
    <w:rsid w:val="0095459A"/>
    <w:rsid w:val="00954B9E"/>
    <w:rsid w:val="00955827"/>
    <w:rsid w:val="009558CF"/>
    <w:rsid w:val="0095592A"/>
    <w:rsid w:val="0095622D"/>
    <w:rsid w:val="00956F63"/>
    <w:rsid w:val="00957820"/>
    <w:rsid w:val="00957833"/>
    <w:rsid w:val="00957B19"/>
    <w:rsid w:val="00957E5B"/>
    <w:rsid w:val="00957EBE"/>
    <w:rsid w:val="009600F5"/>
    <w:rsid w:val="00960760"/>
    <w:rsid w:val="00960E37"/>
    <w:rsid w:val="009614A3"/>
    <w:rsid w:val="0096175A"/>
    <w:rsid w:val="00961B4C"/>
    <w:rsid w:val="00962E04"/>
    <w:rsid w:val="00962EC2"/>
    <w:rsid w:val="00963123"/>
    <w:rsid w:val="0096325B"/>
    <w:rsid w:val="00963616"/>
    <w:rsid w:val="00963E3E"/>
    <w:rsid w:val="00963E50"/>
    <w:rsid w:val="0096400B"/>
    <w:rsid w:val="009640EF"/>
    <w:rsid w:val="009654F3"/>
    <w:rsid w:val="00965612"/>
    <w:rsid w:val="00965BBB"/>
    <w:rsid w:val="00965F20"/>
    <w:rsid w:val="0096671D"/>
    <w:rsid w:val="00967222"/>
    <w:rsid w:val="009672B6"/>
    <w:rsid w:val="00967388"/>
    <w:rsid w:val="00967E3C"/>
    <w:rsid w:val="00970183"/>
    <w:rsid w:val="0097029C"/>
    <w:rsid w:val="00970B34"/>
    <w:rsid w:val="00970EE8"/>
    <w:rsid w:val="00971AB0"/>
    <w:rsid w:val="00971CB3"/>
    <w:rsid w:val="009725F4"/>
    <w:rsid w:val="009732A5"/>
    <w:rsid w:val="00973945"/>
    <w:rsid w:val="009743AB"/>
    <w:rsid w:val="00974BE6"/>
    <w:rsid w:val="00974C4E"/>
    <w:rsid w:val="009756DD"/>
    <w:rsid w:val="0097585D"/>
    <w:rsid w:val="00975989"/>
    <w:rsid w:val="00975B18"/>
    <w:rsid w:val="00975C13"/>
    <w:rsid w:val="009761FD"/>
    <w:rsid w:val="00976519"/>
    <w:rsid w:val="0097656F"/>
    <w:rsid w:val="00976FCC"/>
    <w:rsid w:val="00977A3B"/>
    <w:rsid w:val="00977DB5"/>
    <w:rsid w:val="00977E69"/>
    <w:rsid w:val="00977F83"/>
    <w:rsid w:val="009803A2"/>
    <w:rsid w:val="009803D9"/>
    <w:rsid w:val="0098055B"/>
    <w:rsid w:val="00980560"/>
    <w:rsid w:val="009806AC"/>
    <w:rsid w:val="00980BCE"/>
    <w:rsid w:val="00980C1C"/>
    <w:rsid w:val="00980FAD"/>
    <w:rsid w:val="00981106"/>
    <w:rsid w:val="00981434"/>
    <w:rsid w:val="00981634"/>
    <w:rsid w:val="0098171B"/>
    <w:rsid w:val="00981C23"/>
    <w:rsid w:val="009822F9"/>
    <w:rsid w:val="00982348"/>
    <w:rsid w:val="00982B2F"/>
    <w:rsid w:val="00983055"/>
    <w:rsid w:val="009836E2"/>
    <w:rsid w:val="00984229"/>
    <w:rsid w:val="00984C87"/>
    <w:rsid w:val="00984D56"/>
    <w:rsid w:val="00984F39"/>
    <w:rsid w:val="00984F81"/>
    <w:rsid w:val="0098516B"/>
    <w:rsid w:val="00986A50"/>
    <w:rsid w:val="00986B44"/>
    <w:rsid w:val="00986BF9"/>
    <w:rsid w:val="00986E3B"/>
    <w:rsid w:val="009874EF"/>
    <w:rsid w:val="009876C8"/>
    <w:rsid w:val="00990426"/>
    <w:rsid w:val="00990B3A"/>
    <w:rsid w:val="00990FC7"/>
    <w:rsid w:val="009911DF"/>
    <w:rsid w:val="0099127E"/>
    <w:rsid w:val="009915B9"/>
    <w:rsid w:val="00991BCA"/>
    <w:rsid w:val="00991D5B"/>
    <w:rsid w:val="00991D7B"/>
    <w:rsid w:val="0099208E"/>
    <w:rsid w:val="00992111"/>
    <w:rsid w:val="00993C1D"/>
    <w:rsid w:val="00993D22"/>
    <w:rsid w:val="009940C3"/>
    <w:rsid w:val="009953EB"/>
    <w:rsid w:val="00995F8E"/>
    <w:rsid w:val="00996616"/>
    <w:rsid w:val="00996932"/>
    <w:rsid w:val="00996CAE"/>
    <w:rsid w:val="00996F47"/>
    <w:rsid w:val="009970AC"/>
    <w:rsid w:val="00997183"/>
    <w:rsid w:val="00997234"/>
    <w:rsid w:val="0099761C"/>
    <w:rsid w:val="0099761E"/>
    <w:rsid w:val="00997CCF"/>
    <w:rsid w:val="009A0072"/>
    <w:rsid w:val="009A05DE"/>
    <w:rsid w:val="009A0AF3"/>
    <w:rsid w:val="009A0D2C"/>
    <w:rsid w:val="009A0D95"/>
    <w:rsid w:val="009A2055"/>
    <w:rsid w:val="009A2163"/>
    <w:rsid w:val="009A223F"/>
    <w:rsid w:val="009A2A2A"/>
    <w:rsid w:val="009A3340"/>
    <w:rsid w:val="009A3513"/>
    <w:rsid w:val="009A543B"/>
    <w:rsid w:val="009A57BA"/>
    <w:rsid w:val="009A58A2"/>
    <w:rsid w:val="009A58DB"/>
    <w:rsid w:val="009A5F47"/>
    <w:rsid w:val="009A6235"/>
    <w:rsid w:val="009A760B"/>
    <w:rsid w:val="009A7F4E"/>
    <w:rsid w:val="009B067E"/>
    <w:rsid w:val="009B0FE7"/>
    <w:rsid w:val="009B1120"/>
    <w:rsid w:val="009B11F2"/>
    <w:rsid w:val="009B12E7"/>
    <w:rsid w:val="009B18A3"/>
    <w:rsid w:val="009B1D4C"/>
    <w:rsid w:val="009B23C3"/>
    <w:rsid w:val="009B25A1"/>
    <w:rsid w:val="009B25E6"/>
    <w:rsid w:val="009B265F"/>
    <w:rsid w:val="009B2A3B"/>
    <w:rsid w:val="009B2B91"/>
    <w:rsid w:val="009B365E"/>
    <w:rsid w:val="009B3749"/>
    <w:rsid w:val="009B3F89"/>
    <w:rsid w:val="009B43DD"/>
    <w:rsid w:val="009B4894"/>
    <w:rsid w:val="009B4A32"/>
    <w:rsid w:val="009B52FC"/>
    <w:rsid w:val="009B5870"/>
    <w:rsid w:val="009B5B4B"/>
    <w:rsid w:val="009B5C4E"/>
    <w:rsid w:val="009B6585"/>
    <w:rsid w:val="009B65AA"/>
    <w:rsid w:val="009B6D02"/>
    <w:rsid w:val="009B6D75"/>
    <w:rsid w:val="009C06FA"/>
    <w:rsid w:val="009C0CED"/>
    <w:rsid w:val="009C0F91"/>
    <w:rsid w:val="009C1275"/>
    <w:rsid w:val="009C18AF"/>
    <w:rsid w:val="009C226E"/>
    <w:rsid w:val="009C2D80"/>
    <w:rsid w:val="009C358C"/>
    <w:rsid w:val="009C37DB"/>
    <w:rsid w:val="009C425C"/>
    <w:rsid w:val="009C4585"/>
    <w:rsid w:val="009C50A4"/>
    <w:rsid w:val="009C53E2"/>
    <w:rsid w:val="009C5762"/>
    <w:rsid w:val="009C5D37"/>
    <w:rsid w:val="009C6228"/>
    <w:rsid w:val="009C69B5"/>
    <w:rsid w:val="009C69BF"/>
    <w:rsid w:val="009C74F0"/>
    <w:rsid w:val="009C779A"/>
    <w:rsid w:val="009C791C"/>
    <w:rsid w:val="009D01AB"/>
    <w:rsid w:val="009D0AD8"/>
    <w:rsid w:val="009D0FBD"/>
    <w:rsid w:val="009D1287"/>
    <w:rsid w:val="009D1D61"/>
    <w:rsid w:val="009D1E97"/>
    <w:rsid w:val="009D3520"/>
    <w:rsid w:val="009D395A"/>
    <w:rsid w:val="009D4848"/>
    <w:rsid w:val="009D51AC"/>
    <w:rsid w:val="009D565F"/>
    <w:rsid w:val="009D6F60"/>
    <w:rsid w:val="009D7086"/>
    <w:rsid w:val="009D7C33"/>
    <w:rsid w:val="009D7F7E"/>
    <w:rsid w:val="009E0316"/>
    <w:rsid w:val="009E0346"/>
    <w:rsid w:val="009E078F"/>
    <w:rsid w:val="009E07BA"/>
    <w:rsid w:val="009E0A79"/>
    <w:rsid w:val="009E0A94"/>
    <w:rsid w:val="009E0D09"/>
    <w:rsid w:val="009E0DBA"/>
    <w:rsid w:val="009E172B"/>
    <w:rsid w:val="009E1FA8"/>
    <w:rsid w:val="009E2088"/>
    <w:rsid w:val="009E2459"/>
    <w:rsid w:val="009E25ED"/>
    <w:rsid w:val="009E31D0"/>
    <w:rsid w:val="009E4FAA"/>
    <w:rsid w:val="009E5045"/>
    <w:rsid w:val="009E5661"/>
    <w:rsid w:val="009E5767"/>
    <w:rsid w:val="009E6636"/>
    <w:rsid w:val="009E677D"/>
    <w:rsid w:val="009E6791"/>
    <w:rsid w:val="009E75E8"/>
    <w:rsid w:val="009E7661"/>
    <w:rsid w:val="009E7A83"/>
    <w:rsid w:val="009F0430"/>
    <w:rsid w:val="009F09C4"/>
    <w:rsid w:val="009F0B21"/>
    <w:rsid w:val="009F0B96"/>
    <w:rsid w:val="009F112A"/>
    <w:rsid w:val="009F12BA"/>
    <w:rsid w:val="009F1A92"/>
    <w:rsid w:val="009F1FC5"/>
    <w:rsid w:val="009F27EB"/>
    <w:rsid w:val="009F2834"/>
    <w:rsid w:val="009F2839"/>
    <w:rsid w:val="009F32BB"/>
    <w:rsid w:val="009F3396"/>
    <w:rsid w:val="009F34BF"/>
    <w:rsid w:val="009F3C86"/>
    <w:rsid w:val="009F3CFA"/>
    <w:rsid w:val="009F419F"/>
    <w:rsid w:val="009F4722"/>
    <w:rsid w:val="009F4A05"/>
    <w:rsid w:val="009F4BC5"/>
    <w:rsid w:val="009F4C0C"/>
    <w:rsid w:val="009F51D6"/>
    <w:rsid w:val="009F57B6"/>
    <w:rsid w:val="009F5B96"/>
    <w:rsid w:val="009F60C1"/>
    <w:rsid w:val="009F679E"/>
    <w:rsid w:val="009F6DBA"/>
    <w:rsid w:val="009F717A"/>
    <w:rsid w:val="009F74A3"/>
    <w:rsid w:val="009F75E6"/>
    <w:rsid w:val="009F7CE5"/>
    <w:rsid w:val="00A00357"/>
    <w:rsid w:val="00A006E6"/>
    <w:rsid w:val="00A008A6"/>
    <w:rsid w:val="00A00CFA"/>
    <w:rsid w:val="00A00E8D"/>
    <w:rsid w:val="00A010B5"/>
    <w:rsid w:val="00A0125E"/>
    <w:rsid w:val="00A0146D"/>
    <w:rsid w:val="00A01E9A"/>
    <w:rsid w:val="00A01F9F"/>
    <w:rsid w:val="00A0284F"/>
    <w:rsid w:val="00A02F0B"/>
    <w:rsid w:val="00A02FD6"/>
    <w:rsid w:val="00A04109"/>
    <w:rsid w:val="00A047F1"/>
    <w:rsid w:val="00A05508"/>
    <w:rsid w:val="00A05818"/>
    <w:rsid w:val="00A05877"/>
    <w:rsid w:val="00A05DB9"/>
    <w:rsid w:val="00A068C3"/>
    <w:rsid w:val="00A06E34"/>
    <w:rsid w:val="00A072B4"/>
    <w:rsid w:val="00A07ACF"/>
    <w:rsid w:val="00A1050B"/>
    <w:rsid w:val="00A111B2"/>
    <w:rsid w:val="00A112DE"/>
    <w:rsid w:val="00A1166A"/>
    <w:rsid w:val="00A11B6B"/>
    <w:rsid w:val="00A129FF"/>
    <w:rsid w:val="00A12ABD"/>
    <w:rsid w:val="00A12C80"/>
    <w:rsid w:val="00A134A2"/>
    <w:rsid w:val="00A13E8D"/>
    <w:rsid w:val="00A14087"/>
    <w:rsid w:val="00A14E53"/>
    <w:rsid w:val="00A14F33"/>
    <w:rsid w:val="00A15220"/>
    <w:rsid w:val="00A15223"/>
    <w:rsid w:val="00A15864"/>
    <w:rsid w:val="00A16C5D"/>
    <w:rsid w:val="00A16FA6"/>
    <w:rsid w:val="00A17AE2"/>
    <w:rsid w:val="00A17CB9"/>
    <w:rsid w:val="00A17E34"/>
    <w:rsid w:val="00A21006"/>
    <w:rsid w:val="00A21021"/>
    <w:rsid w:val="00A21273"/>
    <w:rsid w:val="00A212E2"/>
    <w:rsid w:val="00A21939"/>
    <w:rsid w:val="00A225E9"/>
    <w:rsid w:val="00A23169"/>
    <w:rsid w:val="00A2355D"/>
    <w:rsid w:val="00A235B9"/>
    <w:rsid w:val="00A2381F"/>
    <w:rsid w:val="00A23A08"/>
    <w:rsid w:val="00A23DDD"/>
    <w:rsid w:val="00A23EB3"/>
    <w:rsid w:val="00A2430F"/>
    <w:rsid w:val="00A24B84"/>
    <w:rsid w:val="00A24D13"/>
    <w:rsid w:val="00A24ECB"/>
    <w:rsid w:val="00A2521B"/>
    <w:rsid w:val="00A25ABC"/>
    <w:rsid w:val="00A25B25"/>
    <w:rsid w:val="00A25DEC"/>
    <w:rsid w:val="00A26612"/>
    <w:rsid w:val="00A26909"/>
    <w:rsid w:val="00A26BB7"/>
    <w:rsid w:val="00A27556"/>
    <w:rsid w:val="00A314CF"/>
    <w:rsid w:val="00A315D3"/>
    <w:rsid w:val="00A31A26"/>
    <w:rsid w:val="00A31C12"/>
    <w:rsid w:val="00A3249C"/>
    <w:rsid w:val="00A32547"/>
    <w:rsid w:val="00A32DFB"/>
    <w:rsid w:val="00A32E89"/>
    <w:rsid w:val="00A32F32"/>
    <w:rsid w:val="00A32F80"/>
    <w:rsid w:val="00A331DF"/>
    <w:rsid w:val="00A33594"/>
    <w:rsid w:val="00A335DA"/>
    <w:rsid w:val="00A33ADB"/>
    <w:rsid w:val="00A33B38"/>
    <w:rsid w:val="00A33F99"/>
    <w:rsid w:val="00A33FD4"/>
    <w:rsid w:val="00A34112"/>
    <w:rsid w:val="00A347D1"/>
    <w:rsid w:val="00A34992"/>
    <w:rsid w:val="00A34DA7"/>
    <w:rsid w:val="00A35063"/>
    <w:rsid w:val="00A350A4"/>
    <w:rsid w:val="00A352E3"/>
    <w:rsid w:val="00A35389"/>
    <w:rsid w:val="00A358FD"/>
    <w:rsid w:val="00A35DD7"/>
    <w:rsid w:val="00A36CB4"/>
    <w:rsid w:val="00A3750E"/>
    <w:rsid w:val="00A37C6B"/>
    <w:rsid w:val="00A37E27"/>
    <w:rsid w:val="00A37F50"/>
    <w:rsid w:val="00A4044C"/>
    <w:rsid w:val="00A41B3A"/>
    <w:rsid w:val="00A41DBF"/>
    <w:rsid w:val="00A41E11"/>
    <w:rsid w:val="00A422E1"/>
    <w:rsid w:val="00A42E3F"/>
    <w:rsid w:val="00A433D7"/>
    <w:rsid w:val="00A43445"/>
    <w:rsid w:val="00A441EA"/>
    <w:rsid w:val="00A442A5"/>
    <w:rsid w:val="00A442C3"/>
    <w:rsid w:val="00A44529"/>
    <w:rsid w:val="00A447E3"/>
    <w:rsid w:val="00A44B5F"/>
    <w:rsid w:val="00A454C6"/>
    <w:rsid w:val="00A455EA"/>
    <w:rsid w:val="00A4595A"/>
    <w:rsid w:val="00A45F34"/>
    <w:rsid w:val="00A46636"/>
    <w:rsid w:val="00A46ADB"/>
    <w:rsid w:val="00A473FA"/>
    <w:rsid w:val="00A476A8"/>
    <w:rsid w:val="00A47DA8"/>
    <w:rsid w:val="00A5080B"/>
    <w:rsid w:val="00A50C68"/>
    <w:rsid w:val="00A515AD"/>
    <w:rsid w:val="00A524C6"/>
    <w:rsid w:val="00A52610"/>
    <w:rsid w:val="00A5350A"/>
    <w:rsid w:val="00A53C77"/>
    <w:rsid w:val="00A54178"/>
    <w:rsid w:val="00A54C56"/>
    <w:rsid w:val="00A55807"/>
    <w:rsid w:val="00A56287"/>
    <w:rsid w:val="00A565A0"/>
    <w:rsid w:val="00A568DD"/>
    <w:rsid w:val="00A56BCD"/>
    <w:rsid w:val="00A56D49"/>
    <w:rsid w:val="00A57057"/>
    <w:rsid w:val="00A5787C"/>
    <w:rsid w:val="00A5788C"/>
    <w:rsid w:val="00A57A8D"/>
    <w:rsid w:val="00A57BDF"/>
    <w:rsid w:val="00A57C68"/>
    <w:rsid w:val="00A60618"/>
    <w:rsid w:val="00A606F1"/>
    <w:rsid w:val="00A6193B"/>
    <w:rsid w:val="00A61C53"/>
    <w:rsid w:val="00A62102"/>
    <w:rsid w:val="00A6216B"/>
    <w:rsid w:val="00A6374B"/>
    <w:rsid w:val="00A63919"/>
    <w:rsid w:val="00A63BB9"/>
    <w:rsid w:val="00A64E91"/>
    <w:rsid w:val="00A64F70"/>
    <w:rsid w:val="00A655B9"/>
    <w:rsid w:val="00A656E9"/>
    <w:rsid w:val="00A664D2"/>
    <w:rsid w:val="00A66508"/>
    <w:rsid w:val="00A667FA"/>
    <w:rsid w:val="00A668AF"/>
    <w:rsid w:val="00A669C4"/>
    <w:rsid w:val="00A67FF8"/>
    <w:rsid w:val="00A70192"/>
    <w:rsid w:val="00A7021D"/>
    <w:rsid w:val="00A7029A"/>
    <w:rsid w:val="00A703E8"/>
    <w:rsid w:val="00A704FF"/>
    <w:rsid w:val="00A71018"/>
    <w:rsid w:val="00A7163F"/>
    <w:rsid w:val="00A71666"/>
    <w:rsid w:val="00A716B2"/>
    <w:rsid w:val="00A71AA7"/>
    <w:rsid w:val="00A71E8B"/>
    <w:rsid w:val="00A721A5"/>
    <w:rsid w:val="00A72C4C"/>
    <w:rsid w:val="00A73603"/>
    <w:rsid w:val="00A73F9D"/>
    <w:rsid w:val="00A74185"/>
    <w:rsid w:val="00A7435F"/>
    <w:rsid w:val="00A74A83"/>
    <w:rsid w:val="00A74B82"/>
    <w:rsid w:val="00A74E65"/>
    <w:rsid w:val="00A75342"/>
    <w:rsid w:val="00A753FF"/>
    <w:rsid w:val="00A757FB"/>
    <w:rsid w:val="00A758B6"/>
    <w:rsid w:val="00A75901"/>
    <w:rsid w:val="00A7648E"/>
    <w:rsid w:val="00A765CE"/>
    <w:rsid w:val="00A765F4"/>
    <w:rsid w:val="00A76975"/>
    <w:rsid w:val="00A76979"/>
    <w:rsid w:val="00A76D16"/>
    <w:rsid w:val="00A772D9"/>
    <w:rsid w:val="00A775AD"/>
    <w:rsid w:val="00A77A0D"/>
    <w:rsid w:val="00A77B14"/>
    <w:rsid w:val="00A80016"/>
    <w:rsid w:val="00A80086"/>
    <w:rsid w:val="00A8012C"/>
    <w:rsid w:val="00A802E6"/>
    <w:rsid w:val="00A80723"/>
    <w:rsid w:val="00A80FF3"/>
    <w:rsid w:val="00A8127C"/>
    <w:rsid w:val="00A8137F"/>
    <w:rsid w:val="00A817CF"/>
    <w:rsid w:val="00A81A3B"/>
    <w:rsid w:val="00A82040"/>
    <w:rsid w:val="00A821E7"/>
    <w:rsid w:val="00A8277A"/>
    <w:rsid w:val="00A8289F"/>
    <w:rsid w:val="00A82A20"/>
    <w:rsid w:val="00A82A37"/>
    <w:rsid w:val="00A82A6B"/>
    <w:rsid w:val="00A8321B"/>
    <w:rsid w:val="00A8352F"/>
    <w:rsid w:val="00A83879"/>
    <w:rsid w:val="00A83B86"/>
    <w:rsid w:val="00A83CA7"/>
    <w:rsid w:val="00A8428D"/>
    <w:rsid w:val="00A8435C"/>
    <w:rsid w:val="00A84920"/>
    <w:rsid w:val="00A84D1F"/>
    <w:rsid w:val="00A84E90"/>
    <w:rsid w:val="00A85756"/>
    <w:rsid w:val="00A85810"/>
    <w:rsid w:val="00A85820"/>
    <w:rsid w:val="00A85A6C"/>
    <w:rsid w:val="00A86419"/>
    <w:rsid w:val="00A86490"/>
    <w:rsid w:val="00A871E5"/>
    <w:rsid w:val="00A872AC"/>
    <w:rsid w:val="00A87CF9"/>
    <w:rsid w:val="00A90084"/>
    <w:rsid w:val="00A9081A"/>
    <w:rsid w:val="00A9081B"/>
    <w:rsid w:val="00A909F6"/>
    <w:rsid w:val="00A90B2D"/>
    <w:rsid w:val="00A91413"/>
    <w:rsid w:val="00A915E2"/>
    <w:rsid w:val="00A91702"/>
    <w:rsid w:val="00A91A77"/>
    <w:rsid w:val="00A92720"/>
    <w:rsid w:val="00A9299B"/>
    <w:rsid w:val="00A92D6C"/>
    <w:rsid w:val="00A9337D"/>
    <w:rsid w:val="00A93D64"/>
    <w:rsid w:val="00A93DD0"/>
    <w:rsid w:val="00A949D3"/>
    <w:rsid w:val="00A952DE"/>
    <w:rsid w:val="00A9534A"/>
    <w:rsid w:val="00A95903"/>
    <w:rsid w:val="00A95ADB"/>
    <w:rsid w:val="00A95BAC"/>
    <w:rsid w:val="00A9640C"/>
    <w:rsid w:val="00A968C1"/>
    <w:rsid w:val="00A96C79"/>
    <w:rsid w:val="00A96E5B"/>
    <w:rsid w:val="00A96FA2"/>
    <w:rsid w:val="00A97093"/>
    <w:rsid w:val="00A97479"/>
    <w:rsid w:val="00A9762C"/>
    <w:rsid w:val="00A97B94"/>
    <w:rsid w:val="00A97EB9"/>
    <w:rsid w:val="00AA0095"/>
    <w:rsid w:val="00AA00B2"/>
    <w:rsid w:val="00AA0187"/>
    <w:rsid w:val="00AA097D"/>
    <w:rsid w:val="00AA0A12"/>
    <w:rsid w:val="00AA0EC2"/>
    <w:rsid w:val="00AA1898"/>
    <w:rsid w:val="00AA1AE8"/>
    <w:rsid w:val="00AA1D0C"/>
    <w:rsid w:val="00AA3307"/>
    <w:rsid w:val="00AA3A86"/>
    <w:rsid w:val="00AA3A97"/>
    <w:rsid w:val="00AA3F32"/>
    <w:rsid w:val="00AA43DA"/>
    <w:rsid w:val="00AA4B43"/>
    <w:rsid w:val="00AA541D"/>
    <w:rsid w:val="00AA54BB"/>
    <w:rsid w:val="00AA591D"/>
    <w:rsid w:val="00AA5964"/>
    <w:rsid w:val="00AA63A8"/>
    <w:rsid w:val="00AA680E"/>
    <w:rsid w:val="00AA68BD"/>
    <w:rsid w:val="00AA6976"/>
    <w:rsid w:val="00AA7040"/>
    <w:rsid w:val="00AA7117"/>
    <w:rsid w:val="00AA781B"/>
    <w:rsid w:val="00AA7991"/>
    <w:rsid w:val="00AB0001"/>
    <w:rsid w:val="00AB0404"/>
    <w:rsid w:val="00AB06C9"/>
    <w:rsid w:val="00AB0C72"/>
    <w:rsid w:val="00AB0F12"/>
    <w:rsid w:val="00AB1053"/>
    <w:rsid w:val="00AB15C3"/>
    <w:rsid w:val="00AB1A84"/>
    <w:rsid w:val="00AB2553"/>
    <w:rsid w:val="00AB2C02"/>
    <w:rsid w:val="00AB2D55"/>
    <w:rsid w:val="00AB2D65"/>
    <w:rsid w:val="00AB2E71"/>
    <w:rsid w:val="00AB35B7"/>
    <w:rsid w:val="00AB3BFC"/>
    <w:rsid w:val="00AB406B"/>
    <w:rsid w:val="00AB40CF"/>
    <w:rsid w:val="00AB47D0"/>
    <w:rsid w:val="00AB4C11"/>
    <w:rsid w:val="00AB51BC"/>
    <w:rsid w:val="00AB5D2A"/>
    <w:rsid w:val="00AB69CD"/>
    <w:rsid w:val="00AB6C96"/>
    <w:rsid w:val="00AC0577"/>
    <w:rsid w:val="00AC0739"/>
    <w:rsid w:val="00AC0834"/>
    <w:rsid w:val="00AC11AD"/>
    <w:rsid w:val="00AC1369"/>
    <w:rsid w:val="00AC15D0"/>
    <w:rsid w:val="00AC1ED5"/>
    <w:rsid w:val="00AC20E2"/>
    <w:rsid w:val="00AC2294"/>
    <w:rsid w:val="00AC25F4"/>
    <w:rsid w:val="00AC268E"/>
    <w:rsid w:val="00AC28C7"/>
    <w:rsid w:val="00AC30C7"/>
    <w:rsid w:val="00AC30E7"/>
    <w:rsid w:val="00AC3240"/>
    <w:rsid w:val="00AC3418"/>
    <w:rsid w:val="00AC3496"/>
    <w:rsid w:val="00AC3FCB"/>
    <w:rsid w:val="00AC4063"/>
    <w:rsid w:val="00AC418A"/>
    <w:rsid w:val="00AC475D"/>
    <w:rsid w:val="00AC4D20"/>
    <w:rsid w:val="00AC5AEF"/>
    <w:rsid w:val="00AC5BB3"/>
    <w:rsid w:val="00AC5C16"/>
    <w:rsid w:val="00AC6199"/>
    <w:rsid w:val="00AC656E"/>
    <w:rsid w:val="00AC6792"/>
    <w:rsid w:val="00AC7622"/>
    <w:rsid w:val="00AC7707"/>
    <w:rsid w:val="00AC7C09"/>
    <w:rsid w:val="00AD00FC"/>
    <w:rsid w:val="00AD081F"/>
    <w:rsid w:val="00AD152A"/>
    <w:rsid w:val="00AD180A"/>
    <w:rsid w:val="00AD1E48"/>
    <w:rsid w:val="00AD20DD"/>
    <w:rsid w:val="00AD284D"/>
    <w:rsid w:val="00AD2861"/>
    <w:rsid w:val="00AD323D"/>
    <w:rsid w:val="00AD323F"/>
    <w:rsid w:val="00AD3BFE"/>
    <w:rsid w:val="00AD3D6F"/>
    <w:rsid w:val="00AD44E3"/>
    <w:rsid w:val="00AD451D"/>
    <w:rsid w:val="00AD5023"/>
    <w:rsid w:val="00AD5151"/>
    <w:rsid w:val="00AD5A0B"/>
    <w:rsid w:val="00AD5A1D"/>
    <w:rsid w:val="00AD5B6A"/>
    <w:rsid w:val="00AD5DFE"/>
    <w:rsid w:val="00AD641A"/>
    <w:rsid w:val="00AD6600"/>
    <w:rsid w:val="00AD6954"/>
    <w:rsid w:val="00AD73B5"/>
    <w:rsid w:val="00AD75AC"/>
    <w:rsid w:val="00AD7645"/>
    <w:rsid w:val="00AD76CC"/>
    <w:rsid w:val="00AD78CE"/>
    <w:rsid w:val="00AD7A40"/>
    <w:rsid w:val="00AD7C8C"/>
    <w:rsid w:val="00AD7D96"/>
    <w:rsid w:val="00AD7E09"/>
    <w:rsid w:val="00AE00A0"/>
    <w:rsid w:val="00AE1182"/>
    <w:rsid w:val="00AE1BA0"/>
    <w:rsid w:val="00AE1D34"/>
    <w:rsid w:val="00AE264C"/>
    <w:rsid w:val="00AE274E"/>
    <w:rsid w:val="00AE2F41"/>
    <w:rsid w:val="00AE3C36"/>
    <w:rsid w:val="00AE43C8"/>
    <w:rsid w:val="00AE48B3"/>
    <w:rsid w:val="00AE491C"/>
    <w:rsid w:val="00AE4999"/>
    <w:rsid w:val="00AE4B1D"/>
    <w:rsid w:val="00AE4E43"/>
    <w:rsid w:val="00AE519F"/>
    <w:rsid w:val="00AE57DF"/>
    <w:rsid w:val="00AE5904"/>
    <w:rsid w:val="00AE5A5C"/>
    <w:rsid w:val="00AE5F7D"/>
    <w:rsid w:val="00AE67F7"/>
    <w:rsid w:val="00AE69E8"/>
    <w:rsid w:val="00AE6A86"/>
    <w:rsid w:val="00AE6E05"/>
    <w:rsid w:val="00AE7647"/>
    <w:rsid w:val="00AF059D"/>
    <w:rsid w:val="00AF0C99"/>
    <w:rsid w:val="00AF15F2"/>
    <w:rsid w:val="00AF1873"/>
    <w:rsid w:val="00AF1CF8"/>
    <w:rsid w:val="00AF1D8F"/>
    <w:rsid w:val="00AF231A"/>
    <w:rsid w:val="00AF23E6"/>
    <w:rsid w:val="00AF25C7"/>
    <w:rsid w:val="00AF2DEB"/>
    <w:rsid w:val="00AF3436"/>
    <w:rsid w:val="00AF3B4D"/>
    <w:rsid w:val="00AF3CBB"/>
    <w:rsid w:val="00AF3E2C"/>
    <w:rsid w:val="00AF49C3"/>
    <w:rsid w:val="00AF5344"/>
    <w:rsid w:val="00AF545A"/>
    <w:rsid w:val="00AF56CA"/>
    <w:rsid w:val="00AF63BD"/>
    <w:rsid w:val="00AF643C"/>
    <w:rsid w:val="00AF70F6"/>
    <w:rsid w:val="00AF752B"/>
    <w:rsid w:val="00AF7A38"/>
    <w:rsid w:val="00AF7D1A"/>
    <w:rsid w:val="00B0033C"/>
    <w:rsid w:val="00B009CD"/>
    <w:rsid w:val="00B00BCD"/>
    <w:rsid w:val="00B0132D"/>
    <w:rsid w:val="00B013A7"/>
    <w:rsid w:val="00B0143D"/>
    <w:rsid w:val="00B01A6D"/>
    <w:rsid w:val="00B0288F"/>
    <w:rsid w:val="00B02AE6"/>
    <w:rsid w:val="00B03061"/>
    <w:rsid w:val="00B03393"/>
    <w:rsid w:val="00B03BC1"/>
    <w:rsid w:val="00B0403A"/>
    <w:rsid w:val="00B0480D"/>
    <w:rsid w:val="00B048D4"/>
    <w:rsid w:val="00B05297"/>
    <w:rsid w:val="00B05682"/>
    <w:rsid w:val="00B056A4"/>
    <w:rsid w:val="00B0591A"/>
    <w:rsid w:val="00B05C27"/>
    <w:rsid w:val="00B061AE"/>
    <w:rsid w:val="00B064DE"/>
    <w:rsid w:val="00B06C36"/>
    <w:rsid w:val="00B0729C"/>
    <w:rsid w:val="00B079AD"/>
    <w:rsid w:val="00B07F04"/>
    <w:rsid w:val="00B109EF"/>
    <w:rsid w:val="00B10B5C"/>
    <w:rsid w:val="00B1204F"/>
    <w:rsid w:val="00B12281"/>
    <w:rsid w:val="00B12B87"/>
    <w:rsid w:val="00B12C37"/>
    <w:rsid w:val="00B13187"/>
    <w:rsid w:val="00B13D70"/>
    <w:rsid w:val="00B13FD8"/>
    <w:rsid w:val="00B1415E"/>
    <w:rsid w:val="00B14212"/>
    <w:rsid w:val="00B14512"/>
    <w:rsid w:val="00B14D21"/>
    <w:rsid w:val="00B151B8"/>
    <w:rsid w:val="00B15A90"/>
    <w:rsid w:val="00B15BFA"/>
    <w:rsid w:val="00B15F86"/>
    <w:rsid w:val="00B16154"/>
    <w:rsid w:val="00B169A9"/>
    <w:rsid w:val="00B16B3F"/>
    <w:rsid w:val="00B1706D"/>
    <w:rsid w:val="00B17107"/>
    <w:rsid w:val="00B175F0"/>
    <w:rsid w:val="00B177C8"/>
    <w:rsid w:val="00B17B1A"/>
    <w:rsid w:val="00B17D4F"/>
    <w:rsid w:val="00B17F4C"/>
    <w:rsid w:val="00B203CF"/>
    <w:rsid w:val="00B20790"/>
    <w:rsid w:val="00B20963"/>
    <w:rsid w:val="00B20DBA"/>
    <w:rsid w:val="00B21255"/>
    <w:rsid w:val="00B22247"/>
    <w:rsid w:val="00B22D8E"/>
    <w:rsid w:val="00B23888"/>
    <w:rsid w:val="00B23A48"/>
    <w:rsid w:val="00B245BA"/>
    <w:rsid w:val="00B24819"/>
    <w:rsid w:val="00B24B43"/>
    <w:rsid w:val="00B24BCF"/>
    <w:rsid w:val="00B24FE8"/>
    <w:rsid w:val="00B25052"/>
    <w:rsid w:val="00B251E7"/>
    <w:rsid w:val="00B25430"/>
    <w:rsid w:val="00B258DD"/>
    <w:rsid w:val="00B25ABA"/>
    <w:rsid w:val="00B25F3F"/>
    <w:rsid w:val="00B2605D"/>
    <w:rsid w:val="00B2609A"/>
    <w:rsid w:val="00B26504"/>
    <w:rsid w:val="00B26805"/>
    <w:rsid w:val="00B26DC7"/>
    <w:rsid w:val="00B27B4D"/>
    <w:rsid w:val="00B27DD5"/>
    <w:rsid w:val="00B300FE"/>
    <w:rsid w:val="00B3080B"/>
    <w:rsid w:val="00B312B1"/>
    <w:rsid w:val="00B31416"/>
    <w:rsid w:val="00B31492"/>
    <w:rsid w:val="00B32542"/>
    <w:rsid w:val="00B32818"/>
    <w:rsid w:val="00B32AD5"/>
    <w:rsid w:val="00B33053"/>
    <w:rsid w:val="00B334BF"/>
    <w:rsid w:val="00B33A73"/>
    <w:rsid w:val="00B33B49"/>
    <w:rsid w:val="00B34285"/>
    <w:rsid w:val="00B344B5"/>
    <w:rsid w:val="00B347F2"/>
    <w:rsid w:val="00B34AF1"/>
    <w:rsid w:val="00B34CB5"/>
    <w:rsid w:val="00B34DB5"/>
    <w:rsid w:val="00B358F4"/>
    <w:rsid w:val="00B35B8D"/>
    <w:rsid w:val="00B35DC5"/>
    <w:rsid w:val="00B367AC"/>
    <w:rsid w:val="00B36BEC"/>
    <w:rsid w:val="00B36FD0"/>
    <w:rsid w:val="00B37E2F"/>
    <w:rsid w:val="00B40276"/>
    <w:rsid w:val="00B4030F"/>
    <w:rsid w:val="00B4044A"/>
    <w:rsid w:val="00B40512"/>
    <w:rsid w:val="00B4105E"/>
    <w:rsid w:val="00B41076"/>
    <w:rsid w:val="00B41380"/>
    <w:rsid w:val="00B417AE"/>
    <w:rsid w:val="00B41D81"/>
    <w:rsid w:val="00B41FF4"/>
    <w:rsid w:val="00B420F9"/>
    <w:rsid w:val="00B42DC4"/>
    <w:rsid w:val="00B42F5A"/>
    <w:rsid w:val="00B43018"/>
    <w:rsid w:val="00B43038"/>
    <w:rsid w:val="00B43065"/>
    <w:rsid w:val="00B43265"/>
    <w:rsid w:val="00B438DA"/>
    <w:rsid w:val="00B43C46"/>
    <w:rsid w:val="00B4421B"/>
    <w:rsid w:val="00B44763"/>
    <w:rsid w:val="00B453A2"/>
    <w:rsid w:val="00B4549A"/>
    <w:rsid w:val="00B454C8"/>
    <w:rsid w:val="00B4569A"/>
    <w:rsid w:val="00B45BEF"/>
    <w:rsid w:val="00B45C8F"/>
    <w:rsid w:val="00B463B2"/>
    <w:rsid w:val="00B4645C"/>
    <w:rsid w:val="00B47055"/>
    <w:rsid w:val="00B47589"/>
    <w:rsid w:val="00B47CF8"/>
    <w:rsid w:val="00B50996"/>
    <w:rsid w:val="00B509CC"/>
    <w:rsid w:val="00B50FC5"/>
    <w:rsid w:val="00B5137A"/>
    <w:rsid w:val="00B52700"/>
    <w:rsid w:val="00B527AF"/>
    <w:rsid w:val="00B52C0B"/>
    <w:rsid w:val="00B52DA1"/>
    <w:rsid w:val="00B52EAE"/>
    <w:rsid w:val="00B5367C"/>
    <w:rsid w:val="00B538DC"/>
    <w:rsid w:val="00B53BFD"/>
    <w:rsid w:val="00B5453C"/>
    <w:rsid w:val="00B564E4"/>
    <w:rsid w:val="00B565A0"/>
    <w:rsid w:val="00B56990"/>
    <w:rsid w:val="00B56C07"/>
    <w:rsid w:val="00B56EBB"/>
    <w:rsid w:val="00B5731E"/>
    <w:rsid w:val="00B5764E"/>
    <w:rsid w:val="00B57C81"/>
    <w:rsid w:val="00B57F82"/>
    <w:rsid w:val="00B607D1"/>
    <w:rsid w:val="00B609A7"/>
    <w:rsid w:val="00B60AC3"/>
    <w:rsid w:val="00B60CC0"/>
    <w:rsid w:val="00B61269"/>
    <w:rsid w:val="00B61541"/>
    <w:rsid w:val="00B61A55"/>
    <w:rsid w:val="00B61E12"/>
    <w:rsid w:val="00B61FA3"/>
    <w:rsid w:val="00B62388"/>
    <w:rsid w:val="00B62537"/>
    <w:rsid w:val="00B62F0F"/>
    <w:rsid w:val="00B6309C"/>
    <w:rsid w:val="00B63768"/>
    <w:rsid w:val="00B63CC3"/>
    <w:rsid w:val="00B63D9E"/>
    <w:rsid w:val="00B63EA3"/>
    <w:rsid w:val="00B642F2"/>
    <w:rsid w:val="00B64B4A"/>
    <w:rsid w:val="00B64D72"/>
    <w:rsid w:val="00B65331"/>
    <w:rsid w:val="00B65BAC"/>
    <w:rsid w:val="00B66111"/>
    <w:rsid w:val="00B661BC"/>
    <w:rsid w:val="00B672A8"/>
    <w:rsid w:val="00B67456"/>
    <w:rsid w:val="00B6798E"/>
    <w:rsid w:val="00B705D8"/>
    <w:rsid w:val="00B70AA3"/>
    <w:rsid w:val="00B70C03"/>
    <w:rsid w:val="00B70CD3"/>
    <w:rsid w:val="00B70D67"/>
    <w:rsid w:val="00B7167B"/>
    <w:rsid w:val="00B71A62"/>
    <w:rsid w:val="00B71C3B"/>
    <w:rsid w:val="00B71D20"/>
    <w:rsid w:val="00B7263D"/>
    <w:rsid w:val="00B729E1"/>
    <w:rsid w:val="00B733F9"/>
    <w:rsid w:val="00B73A8C"/>
    <w:rsid w:val="00B73B12"/>
    <w:rsid w:val="00B73C75"/>
    <w:rsid w:val="00B74A6D"/>
    <w:rsid w:val="00B752C5"/>
    <w:rsid w:val="00B75CBC"/>
    <w:rsid w:val="00B76A9E"/>
    <w:rsid w:val="00B76E97"/>
    <w:rsid w:val="00B76FF6"/>
    <w:rsid w:val="00B77692"/>
    <w:rsid w:val="00B77C02"/>
    <w:rsid w:val="00B80175"/>
    <w:rsid w:val="00B801B0"/>
    <w:rsid w:val="00B80C07"/>
    <w:rsid w:val="00B80DA9"/>
    <w:rsid w:val="00B812DD"/>
    <w:rsid w:val="00B81A4C"/>
    <w:rsid w:val="00B81B5E"/>
    <w:rsid w:val="00B81C6A"/>
    <w:rsid w:val="00B824FC"/>
    <w:rsid w:val="00B8274A"/>
    <w:rsid w:val="00B82A2E"/>
    <w:rsid w:val="00B82ABE"/>
    <w:rsid w:val="00B82C88"/>
    <w:rsid w:val="00B82CDC"/>
    <w:rsid w:val="00B82EC3"/>
    <w:rsid w:val="00B82ED7"/>
    <w:rsid w:val="00B82EDC"/>
    <w:rsid w:val="00B82F09"/>
    <w:rsid w:val="00B83EAA"/>
    <w:rsid w:val="00B83FF4"/>
    <w:rsid w:val="00B8491C"/>
    <w:rsid w:val="00B84949"/>
    <w:rsid w:val="00B853A6"/>
    <w:rsid w:val="00B8613C"/>
    <w:rsid w:val="00B861DC"/>
    <w:rsid w:val="00B86DD0"/>
    <w:rsid w:val="00B87104"/>
    <w:rsid w:val="00B873D2"/>
    <w:rsid w:val="00B87540"/>
    <w:rsid w:val="00B87FDC"/>
    <w:rsid w:val="00B90300"/>
    <w:rsid w:val="00B90528"/>
    <w:rsid w:val="00B90E52"/>
    <w:rsid w:val="00B90E9E"/>
    <w:rsid w:val="00B910BF"/>
    <w:rsid w:val="00B913C5"/>
    <w:rsid w:val="00B9141D"/>
    <w:rsid w:val="00B919EC"/>
    <w:rsid w:val="00B91A78"/>
    <w:rsid w:val="00B92BCA"/>
    <w:rsid w:val="00B92F25"/>
    <w:rsid w:val="00B930CB"/>
    <w:rsid w:val="00B9330A"/>
    <w:rsid w:val="00B93CC5"/>
    <w:rsid w:val="00B94052"/>
    <w:rsid w:val="00B942ED"/>
    <w:rsid w:val="00B947A8"/>
    <w:rsid w:val="00B94B25"/>
    <w:rsid w:val="00B94B78"/>
    <w:rsid w:val="00B94F06"/>
    <w:rsid w:val="00B95557"/>
    <w:rsid w:val="00B95BCF"/>
    <w:rsid w:val="00B95F32"/>
    <w:rsid w:val="00B960E9"/>
    <w:rsid w:val="00B9615B"/>
    <w:rsid w:val="00B963FA"/>
    <w:rsid w:val="00B96900"/>
    <w:rsid w:val="00B96BF6"/>
    <w:rsid w:val="00B96E13"/>
    <w:rsid w:val="00B96ED9"/>
    <w:rsid w:val="00B96EF4"/>
    <w:rsid w:val="00B97CB3"/>
    <w:rsid w:val="00BA05F2"/>
    <w:rsid w:val="00BA08DB"/>
    <w:rsid w:val="00BA0CFF"/>
    <w:rsid w:val="00BA1877"/>
    <w:rsid w:val="00BA2393"/>
    <w:rsid w:val="00BA2AFF"/>
    <w:rsid w:val="00BA2DF4"/>
    <w:rsid w:val="00BA30FF"/>
    <w:rsid w:val="00BA3E17"/>
    <w:rsid w:val="00BA3F5D"/>
    <w:rsid w:val="00BA424F"/>
    <w:rsid w:val="00BA50E6"/>
    <w:rsid w:val="00BA5326"/>
    <w:rsid w:val="00BA5435"/>
    <w:rsid w:val="00BA5C8D"/>
    <w:rsid w:val="00BA5CAC"/>
    <w:rsid w:val="00BA5DE1"/>
    <w:rsid w:val="00BA6B2F"/>
    <w:rsid w:val="00BA6D5F"/>
    <w:rsid w:val="00BA7754"/>
    <w:rsid w:val="00BA79BF"/>
    <w:rsid w:val="00BA7A63"/>
    <w:rsid w:val="00BB0146"/>
    <w:rsid w:val="00BB05CC"/>
    <w:rsid w:val="00BB15BE"/>
    <w:rsid w:val="00BB18CD"/>
    <w:rsid w:val="00BB1E81"/>
    <w:rsid w:val="00BB2E9A"/>
    <w:rsid w:val="00BB320B"/>
    <w:rsid w:val="00BB3304"/>
    <w:rsid w:val="00BB335A"/>
    <w:rsid w:val="00BB42CE"/>
    <w:rsid w:val="00BB45F2"/>
    <w:rsid w:val="00BB46CB"/>
    <w:rsid w:val="00BB5487"/>
    <w:rsid w:val="00BB5497"/>
    <w:rsid w:val="00BB58FB"/>
    <w:rsid w:val="00BB5A7A"/>
    <w:rsid w:val="00BB5AD7"/>
    <w:rsid w:val="00BB7705"/>
    <w:rsid w:val="00BC00E3"/>
    <w:rsid w:val="00BC0528"/>
    <w:rsid w:val="00BC0FF1"/>
    <w:rsid w:val="00BC116C"/>
    <w:rsid w:val="00BC19F1"/>
    <w:rsid w:val="00BC28A9"/>
    <w:rsid w:val="00BC2CF6"/>
    <w:rsid w:val="00BC2D23"/>
    <w:rsid w:val="00BC3D4D"/>
    <w:rsid w:val="00BC3FD2"/>
    <w:rsid w:val="00BC40FA"/>
    <w:rsid w:val="00BC44C8"/>
    <w:rsid w:val="00BC4B34"/>
    <w:rsid w:val="00BC4C2B"/>
    <w:rsid w:val="00BC4D24"/>
    <w:rsid w:val="00BC4EB4"/>
    <w:rsid w:val="00BC5131"/>
    <w:rsid w:val="00BC5474"/>
    <w:rsid w:val="00BC5781"/>
    <w:rsid w:val="00BC5834"/>
    <w:rsid w:val="00BC59FD"/>
    <w:rsid w:val="00BC5A8D"/>
    <w:rsid w:val="00BC5C4B"/>
    <w:rsid w:val="00BC5ECE"/>
    <w:rsid w:val="00BC5F75"/>
    <w:rsid w:val="00BC728C"/>
    <w:rsid w:val="00BC77CC"/>
    <w:rsid w:val="00BC7A13"/>
    <w:rsid w:val="00BC7FE0"/>
    <w:rsid w:val="00BD0319"/>
    <w:rsid w:val="00BD04D7"/>
    <w:rsid w:val="00BD12A4"/>
    <w:rsid w:val="00BD1B1F"/>
    <w:rsid w:val="00BD2E2E"/>
    <w:rsid w:val="00BD34B7"/>
    <w:rsid w:val="00BD3AD6"/>
    <w:rsid w:val="00BD3B45"/>
    <w:rsid w:val="00BD3BF2"/>
    <w:rsid w:val="00BD41C6"/>
    <w:rsid w:val="00BD55C7"/>
    <w:rsid w:val="00BD55C8"/>
    <w:rsid w:val="00BD5784"/>
    <w:rsid w:val="00BD5CB0"/>
    <w:rsid w:val="00BD5CD4"/>
    <w:rsid w:val="00BD5DE1"/>
    <w:rsid w:val="00BD5F26"/>
    <w:rsid w:val="00BD6ECE"/>
    <w:rsid w:val="00BD7624"/>
    <w:rsid w:val="00BD77BD"/>
    <w:rsid w:val="00BE0375"/>
    <w:rsid w:val="00BE0A66"/>
    <w:rsid w:val="00BE0F8E"/>
    <w:rsid w:val="00BE1086"/>
    <w:rsid w:val="00BE1892"/>
    <w:rsid w:val="00BE18A3"/>
    <w:rsid w:val="00BE1A03"/>
    <w:rsid w:val="00BE1A53"/>
    <w:rsid w:val="00BE2233"/>
    <w:rsid w:val="00BE2C01"/>
    <w:rsid w:val="00BE3132"/>
    <w:rsid w:val="00BE32B2"/>
    <w:rsid w:val="00BE3400"/>
    <w:rsid w:val="00BE3665"/>
    <w:rsid w:val="00BE388A"/>
    <w:rsid w:val="00BE3CBB"/>
    <w:rsid w:val="00BE4021"/>
    <w:rsid w:val="00BE48C2"/>
    <w:rsid w:val="00BE49E6"/>
    <w:rsid w:val="00BE4AF7"/>
    <w:rsid w:val="00BE5093"/>
    <w:rsid w:val="00BE5183"/>
    <w:rsid w:val="00BE51D6"/>
    <w:rsid w:val="00BE54A7"/>
    <w:rsid w:val="00BE59B9"/>
    <w:rsid w:val="00BE6822"/>
    <w:rsid w:val="00BE6B1A"/>
    <w:rsid w:val="00BE6D2C"/>
    <w:rsid w:val="00BE6E20"/>
    <w:rsid w:val="00BE6F79"/>
    <w:rsid w:val="00BE702D"/>
    <w:rsid w:val="00BE746A"/>
    <w:rsid w:val="00BF043D"/>
    <w:rsid w:val="00BF0645"/>
    <w:rsid w:val="00BF1430"/>
    <w:rsid w:val="00BF1BBF"/>
    <w:rsid w:val="00BF1D26"/>
    <w:rsid w:val="00BF2557"/>
    <w:rsid w:val="00BF2B30"/>
    <w:rsid w:val="00BF310E"/>
    <w:rsid w:val="00BF3253"/>
    <w:rsid w:val="00BF3CCF"/>
    <w:rsid w:val="00BF3DFD"/>
    <w:rsid w:val="00BF4FF4"/>
    <w:rsid w:val="00BF5379"/>
    <w:rsid w:val="00BF5897"/>
    <w:rsid w:val="00BF5FAC"/>
    <w:rsid w:val="00BF626B"/>
    <w:rsid w:val="00BF6C59"/>
    <w:rsid w:val="00BF6C5A"/>
    <w:rsid w:val="00BF75A8"/>
    <w:rsid w:val="00BF776F"/>
    <w:rsid w:val="00BF7C2C"/>
    <w:rsid w:val="00BF7CB5"/>
    <w:rsid w:val="00C000AD"/>
    <w:rsid w:val="00C00C1B"/>
    <w:rsid w:val="00C0218C"/>
    <w:rsid w:val="00C0249B"/>
    <w:rsid w:val="00C024E2"/>
    <w:rsid w:val="00C02667"/>
    <w:rsid w:val="00C0326D"/>
    <w:rsid w:val="00C03A88"/>
    <w:rsid w:val="00C03F71"/>
    <w:rsid w:val="00C046FD"/>
    <w:rsid w:val="00C04AD3"/>
    <w:rsid w:val="00C04BB0"/>
    <w:rsid w:val="00C0503A"/>
    <w:rsid w:val="00C05363"/>
    <w:rsid w:val="00C05529"/>
    <w:rsid w:val="00C0577F"/>
    <w:rsid w:val="00C065A5"/>
    <w:rsid w:val="00C065D0"/>
    <w:rsid w:val="00C06797"/>
    <w:rsid w:val="00C06CD9"/>
    <w:rsid w:val="00C074C8"/>
    <w:rsid w:val="00C07545"/>
    <w:rsid w:val="00C07800"/>
    <w:rsid w:val="00C07937"/>
    <w:rsid w:val="00C07BB3"/>
    <w:rsid w:val="00C07BD4"/>
    <w:rsid w:val="00C07E00"/>
    <w:rsid w:val="00C102AA"/>
    <w:rsid w:val="00C10862"/>
    <w:rsid w:val="00C109D5"/>
    <w:rsid w:val="00C10D17"/>
    <w:rsid w:val="00C1166D"/>
    <w:rsid w:val="00C1237D"/>
    <w:rsid w:val="00C12502"/>
    <w:rsid w:val="00C12863"/>
    <w:rsid w:val="00C12AD1"/>
    <w:rsid w:val="00C12BDD"/>
    <w:rsid w:val="00C1321B"/>
    <w:rsid w:val="00C13838"/>
    <w:rsid w:val="00C1412C"/>
    <w:rsid w:val="00C14465"/>
    <w:rsid w:val="00C1496F"/>
    <w:rsid w:val="00C14FD2"/>
    <w:rsid w:val="00C15699"/>
    <w:rsid w:val="00C156C0"/>
    <w:rsid w:val="00C15F7B"/>
    <w:rsid w:val="00C16304"/>
    <w:rsid w:val="00C1693D"/>
    <w:rsid w:val="00C16A7C"/>
    <w:rsid w:val="00C16FFA"/>
    <w:rsid w:val="00C174C1"/>
    <w:rsid w:val="00C2039E"/>
    <w:rsid w:val="00C2094A"/>
    <w:rsid w:val="00C20DE6"/>
    <w:rsid w:val="00C20EA9"/>
    <w:rsid w:val="00C21255"/>
    <w:rsid w:val="00C21885"/>
    <w:rsid w:val="00C21966"/>
    <w:rsid w:val="00C21FC8"/>
    <w:rsid w:val="00C22202"/>
    <w:rsid w:val="00C2237F"/>
    <w:rsid w:val="00C22454"/>
    <w:rsid w:val="00C2254B"/>
    <w:rsid w:val="00C2318A"/>
    <w:rsid w:val="00C234C0"/>
    <w:rsid w:val="00C23550"/>
    <w:rsid w:val="00C23D1C"/>
    <w:rsid w:val="00C24391"/>
    <w:rsid w:val="00C24615"/>
    <w:rsid w:val="00C247A7"/>
    <w:rsid w:val="00C2527D"/>
    <w:rsid w:val="00C25840"/>
    <w:rsid w:val="00C25E8C"/>
    <w:rsid w:val="00C2680E"/>
    <w:rsid w:val="00C2690B"/>
    <w:rsid w:val="00C26C19"/>
    <w:rsid w:val="00C277FA"/>
    <w:rsid w:val="00C27938"/>
    <w:rsid w:val="00C30062"/>
    <w:rsid w:val="00C3007F"/>
    <w:rsid w:val="00C30652"/>
    <w:rsid w:val="00C30660"/>
    <w:rsid w:val="00C30F9D"/>
    <w:rsid w:val="00C31BA3"/>
    <w:rsid w:val="00C31CA1"/>
    <w:rsid w:val="00C31F42"/>
    <w:rsid w:val="00C3242B"/>
    <w:rsid w:val="00C32634"/>
    <w:rsid w:val="00C3273E"/>
    <w:rsid w:val="00C328E3"/>
    <w:rsid w:val="00C32B18"/>
    <w:rsid w:val="00C33756"/>
    <w:rsid w:val="00C338C9"/>
    <w:rsid w:val="00C34105"/>
    <w:rsid w:val="00C342FE"/>
    <w:rsid w:val="00C345BF"/>
    <w:rsid w:val="00C3501D"/>
    <w:rsid w:val="00C35195"/>
    <w:rsid w:val="00C35A86"/>
    <w:rsid w:val="00C35F10"/>
    <w:rsid w:val="00C35F15"/>
    <w:rsid w:val="00C36151"/>
    <w:rsid w:val="00C36199"/>
    <w:rsid w:val="00C367A5"/>
    <w:rsid w:val="00C36FE3"/>
    <w:rsid w:val="00C370C9"/>
    <w:rsid w:val="00C37898"/>
    <w:rsid w:val="00C40530"/>
    <w:rsid w:val="00C40817"/>
    <w:rsid w:val="00C413DB"/>
    <w:rsid w:val="00C416DE"/>
    <w:rsid w:val="00C41753"/>
    <w:rsid w:val="00C41B4B"/>
    <w:rsid w:val="00C41E87"/>
    <w:rsid w:val="00C42094"/>
    <w:rsid w:val="00C42631"/>
    <w:rsid w:val="00C42689"/>
    <w:rsid w:val="00C42AB2"/>
    <w:rsid w:val="00C42EF9"/>
    <w:rsid w:val="00C4374E"/>
    <w:rsid w:val="00C437D9"/>
    <w:rsid w:val="00C43AA8"/>
    <w:rsid w:val="00C43BEC"/>
    <w:rsid w:val="00C43E3A"/>
    <w:rsid w:val="00C44059"/>
    <w:rsid w:val="00C44245"/>
    <w:rsid w:val="00C44312"/>
    <w:rsid w:val="00C44354"/>
    <w:rsid w:val="00C447B4"/>
    <w:rsid w:val="00C448A0"/>
    <w:rsid w:val="00C45078"/>
    <w:rsid w:val="00C45306"/>
    <w:rsid w:val="00C45999"/>
    <w:rsid w:val="00C45D3B"/>
    <w:rsid w:val="00C462A7"/>
    <w:rsid w:val="00C464BB"/>
    <w:rsid w:val="00C467C4"/>
    <w:rsid w:val="00C474BE"/>
    <w:rsid w:val="00C47A9D"/>
    <w:rsid w:val="00C47B76"/>
    <w:rsid w:val="00C47D11"/>
    <w:rsid w:val="00C47E30"/>
    <w:rsid w:val="00C47F69"/>
    <w:rsid w:val="00C5006C"/>
    <w:rsid w:val="00C501FE"/>
    <w:rsid w:val="00C50354"/>
    <w:rsid w:val="00C51209"/>
    <w:rsid w:val="00C513A1"/>
    <w:rsid w:val="00C51406"/>
    <w:rsid w:val="00C52294"/>
    <w:rsid w:val="00C52753"/>
    <w:rsid w:val="00C539B1"/>
    <w:rsid w:val="00C53BD5"/>
    <w:rsid w:val="00C546B9"/>
    <w:rsid w:val="00C5488E"/>
    <w:rsid w:val="00C548D3"/>
    <w:rsid w:val="00C54D97"/>
    <w:rsid w:val="00C55D56"/>
    <w:rsid w:val="00C55E4E"/>
    <w:rsid w:val="00C57210"/>
    <w:rsid w:val="00C5725B"/>
    <w:rsid w:val="00C5756E"/>
    <w:rsid w:val="00C57579"/>
    <w:rsid w:val="00C576CE"/>
    <w:rsid w:val="00C57BA2"/>
    <w:rsid w:val="00C600C6"/>
    <w:rsid w:val="00C600FC"/>
    <w:rsid w:val="00C60311"/>
    <w:rsid w:val="00C60594"/>
    <w:rsid w:val="00C6081C"/>
    <w:rsid w:val="00C60C31"/>
    <w:rsid w:val="00C60F3A"/>
    <w:rsid w:val="00C611A1"/>
    <w:rsid w:val="00C61310"/>
    <w:rsid w:val="00C62682"/>
    <w:rsid w:val="00C62787"/>
    <w:rsid w:val="00C628FC"/>
    <w:rsid w:val="00C62967"/>
    <w:rsid w:val="00C62E75"/>
    <w:rsid w:val="00C637B9"/>
    <w:rsid w:val="00C6408C"/>
    <w:rsid w:val="00C64613"/>
    <w:rsid w:val="00C658F8"/>
    <w:rsid w:val="00C66457"/>
    <w:rsid w:val="00C66B6C"/>
    <w:rsid w:val="00C678D2"/>
    <w:rsid w:val="00C6793F"/>
    <w:rsid w:val="00C700F7"/>
    <w:rsid w:val="00C7024B"/>
    <w:rsid w:val="00C7028B"/>
    <w:rsid w:val="00C70627"/>
    <w:rsid w:val="00C7069A"/>
    <w:rsid w:val="00C708F4"/>
    <w:rsid w:val="00C7094C"/>
    <w:rsid w:val="00C712B3"/>
    <w:rsid w:val="00C71550"/>
    <w:rsid w:val="00C715FF"/>
    <w:rsid w:val="00C71A8B"/>
    <w:rsid w:val="00C71AEC"/>
    <w:rsid w:val="00C71C68"/>
    <w:rsid w:val="00C72005"/>
    <w:rsid w:val="00C728D5"/>
    <w:rsid w:val="00C729A9"/>
    <w:rsid w:val="00C72AA5"/>
    <w:rsid w:val="00C72ECA"/>
    <w:rsid w:val="00C72EDD"/>
    <w:rsid w:val="00C73666"/>
    <w:rsid w:val="00C73B24"/>
    <w:rsid w:val="00C73CCA"/>
    <w:rsid w:val="00C740A7"/>
    <w:rsid w:val="00C74173"/>
    <w:rsid w:val="00C74781"/>
    <w:rsid w:val="00C74D94"/>
    <w:rsid w:val="00C74E07"/>
    <w:rsid w:val="00C750B7"/>
    <w:rsid w:val="00C7551D"/>
    <w:rsid w:val="00C759E7"/>
    <w:rsid w:val="00C76185"/>
    <w:rsid w:val="00C76B5D"/>
    <w:rsid w:val="00C77FA3"/>
    <w:rsid w:val="00C80D8B"/>
    <w:rsid w:val="00C80DD7"/>
    <w:rsid w:val="00C8119B"/>
    <w:rsid w:val="00C812AE"/>
    <w:rsid w:val="00C81331"/>
    <w:rsid w:val="00C8137D"/>
    <w:rsid w:val="00C81390"/>
    <w:rsid w:val="00C81837"/>
    <w:rsid w:val="00C81CD7"/>
    <w:rsid w:val="00C83970"/>
    <w:rsid w:val="00C83C61"/>
    <w:rsid w:val="00C8475E"/>
    <w:rsid w:val="00C8490F"/>
    <w:rsid w:val="00C84A40"/>
    <w:rsid w:val="00C84A4C"/>
    <w:rsid w:val="00C84C60"/>
    <w:rsid w:val="00C853E5"/>
    <w:rsid w:val="00C857E3"/>
    <w:rsid w:val="00C86428"/>
    <w:rsid w:val="00C8685B"/>
    <w:rsid w:val="00C8696C"/>
    <w:rsid w:val="00C86B1D"/>
    <w:rsid w:val="00C87738"/>
    <w:rsid w:val="00C878CC"/>
    <w:rsid w:val="00C87CCC"/>
    <w:rsid w:val="00C87F8D"/>
    <w:rsid w:val="00C90505"/>
    <w:rsid w:val="00C90B80"/>
    <w:rsid w:val="00C90DC2"/>
    <w:rsid w:val="00C911E6"/>
    <w:rsid w:val="00C91F10"/>
    <w:rsid w:val="00C93360"/>
    <w:rsid w:val="00C93447"/>
    <w:rsid w:val="00C93A64"/>
    <w:rsid w:val="00C93CA2"/>
    <w:rsid w:val="00C93D14"/>
    <w:rsid w:val="00C93E1C"/>
    <w:rsid w:val="00C953ED"/>
    <w:rsid w:val="00C9561C"/>
    <w:rsid w:val="00C95B59"/>
    <w:rsid w:val="00C96302"/>
    <w:rsid w:val="00C96351"/>
    <w:rsid w:val="00C96660"/>
    <w:rsid w:val="00C96B22"/>
    <w:rsid w:val="00C97209"/>
    <w:rsid w:val="00C979C1"/>
    <w:rsid w:val="00C97A63"/>
    <w:rsid w:val="00C97E2B"/>
    <w:rsid w:val="00C97F30"/>
    <w:rsid w:val="00CA0116"/>
    <w:rsid w:val="00CA1B92"/>
    <w:rsid w:val="00CA1F70"/>
    <w:rsid w:val="00CA22CF"/>
    <w:rsid w:val="00CA25D2"/>
    <w:rsid w:val="00CA28FD"/>
    <w:rsid w:val="00CA2E8E"/>
    <w:rsid w:val="00CA31B3"/>
    <w:rsid w:val="00CA323F"/>
    <w:rsid w:val="00CA362D"/>
    <w:rsid w:val="00CA413F"/>
    <w:rsid w:val="00CA43B3"/>
    <w:rsid w:val="00CA4518"/>
    <w:rsid w:val="00CA57FF"/>
    <w:rsid w:val="00CA5823"/>
    <w:rsid w:val="00CA5E92"/>
    <w:rsid w:val="00CA66F3"/>
    <w:rsid w:val="00CA6C89"/>
    <w:rsid w:val="00CA6EE9"/>
    <w:rsid w:val="00CA7BFE"/>
    <w:rsid w:val="00CA7F62"/>
    <w:rsid w:val="00CB0603"/>
    <w:rsid w:val="00CB0AB2"/>
    <w:rsid w:val="00CB0B27"/>
    <w:rsid w:val="00CB0CF4"/>
    <w:rsid w:val="00CB0EE2"/>
    <w:rsid w:val="00CB0F2C"/>
    <w:rsid w:val="00CB1851"/>
    <w:rsid w:val="00CB1E13"/>
    <w:rsid w:val="00CB222D"/>
    <w:rsid w:val="00CB2F5D"/>
    <w:rsid w:val="00CB3026"/>
    <w:rsid w:val="00CB3270"/>
    <w:rsid w:val="00CB3A26"/>
    <w:rsid w:val="00CB3E6B"/>
    <w:rsid w:val="00CB4B6C"/>
    <w:rsid w:val="00CB4DCD"/>
    <w:rsid w:val="00CB4E2F"/>
    <w:rsid w:val="00CB505E"/>
    <w:rsid w:val="00CB54E8"/>
    <w:rsid w:val="00CB5C1F"/>
    <w:rsid w:val="00CB60C5"/>
    <w:rsid w:val="00CB657E"/>
    <w:rsid w:val="00CB6895"/>
    <w:rsid w:val="00CB6FC4"/>
    <w:rsid w:val="00CB70D7"/>
    <w:rsid w:val="00CB752B"/>
    <w:rsid w:val="00CC01DD"/>
    <w:rsid w:val="00CC01F0"/>
    <w:rsid w:val="00CC075E"/>
    <w:rsid w:val="00CC07C1"/>
    <w:rsid w:val="00CC09DB"/>
    <w:rsid w:val="00CC11AB"/>
    <w:rsid w:val="00CC15B0"/>
    <w:rsid w:val="00CC15BB"/>
    <w:rsid w:val="00CC1D9C"/>
    <w:rsid w:val="00CC27D8"/>
    <w:rsid w:val="00CC2D0E"/>
    <w:rsid w:val="00CC3485"/>
    <w:rsid w:val="00CC376F"/>
    <w:rsid w:val="00CC3D83"/>
    <w:rsid w:val="00CC401A"/>
    <w:rsid w:val="00CC491F"/>
    <w:rsid w:val="00CC4BCB"/>
    <w:rsid w:val="00CC5025"/>
    <w:rsid w:val="00CC5639"/>
    <w:rsid w:val="00CC5C73"/>
    <w:rsid w:val="00CC5CB9"/>
    <w:rsid w:val="00CC6132"/>
    <w:rsid w:val="00CC67D9"/>
    <w:rsid w:val="00CC6BEB"/>
    <w:rsid w:val="00CC6FC2"/>
    <w:rsid w:val="00CC73E8"/>
    <w:rsid w:val="00CC77A3"/>
    <w:rsid w:val="00CC7B0E"/>
    <w:rsid w:val="00CD0C7E"/>
    <w:rsid w:val="00CD0D16"/>
    <w:rsid w:val="00CD15BF"/>
    <w:rsid w:val="00CD1747"/>
    <w:rsid w:val="00CD1B97"/>
    <w:rsid w:val="00CD1C4E"/>
    <w:rsid w:val="00CD1CDB"/>
    <w:rsid w:val="00CD2095"/>
    <w:rsid w:val="00CD24BF"/>
    <w:rsid w:val="00CD25F5"/>
    <w:rsid w:val="00CD27F1"/>
    <w:rsid w:val="00CD28DD"/>
    <w:rsid w:val="00CD2D8F"/>
    <w:rsid w:val="00CD32FB"/>
    <w:rsid w:val="00CD333A"/>
    <w:rsid w:val="00CD35EA"/>
    <w:rsid w:val="00CD409B"/>
    <w:rsid w:val="00CD4597"/>
    <w:rsid w:val="00CD4728"/>
    <w:rsid w:val="00CD4D30"/>
    <w:rsid w:val="00CD5858"/>
    <w:rsid w:val="00CD60D3"/>
    <w:rsid w:val="00CD67EF"/>
    <w:rsid w:val="00CD74EF"/>
    <w:rsid w:val="00CD773C"/>
    <w:rsid w:val="00CD7757"/>
    <w:rsid w:val="00CD7DB1"/>
    <w:rsid w:val="00CD7DF5"/>
    <w:rsid w:val="00CD7F06"/>
    <w:rsid w:val="00CE000F"/>
    <w:rsid w:val="00CE0A78"/>
    <w:rsid w:val="00CE0B86"/>
    <w:rsid w:val="00CE0DF0"/>
    <w:rsid w:val="00CE1140"/>
    <w:rsid w:val="00CE1296"/>
    <w:rsid w:val="00CE1AD1"/>
    <w:rsid w:val="00CE1C74"/>
    <w:rsid w:val="00CE1DDB"/>
    <w:rsid w:val="00CE216D"/>
    <w:rsid w:val="00CE21D4"/>
    <w:rsid w:val="00CE2661"/>
    <w:rsid w:val="00CE288A"/>
    <w:rsid w:val="00CE2F92"/>
    <w:rsid w:val="00CE30A6"/>
    <w:rsid w:val="00CE3CB6"/>
    <w:rsid w:val="00CE4CAC"/>
    <w:rsid w:val="00CE4D82"/>
    <w:rsid w:val="00CE4DCA"/>
    <w:rsid w:val="00CE5598"/>
    <w:rsid w:val="00CE56A1"/>
    <w:rsid w:val="00CE5AA8"/>
    <w:rsid w:val="00CE6EAF"/>
    <w:rsid w:val="00CE7F71"/>
    <w:rsid w:val="00CF0192"/>
    <w:rsid w:val="00CF04C6"/>
    <w:rsid w:val="00CF0AF1"/>
    <w:rsid w:val="00CF1B5A"/>
    <w:rsid w:val="00CF1CC2"/>
    <w:rsid w:val="00CF1F9B"/>
    <w:rsid w:val="00CF2C59"/>
    <w:rsid w:val="00CF2FDD"/>
    <w:rsid w:val="00CF325D"/>
    <w:rsid w:val="00CF32F6"/>
    <w:rsid w:val="00CF34A6"/>
    <w:rsid w:val="00CF38F7"/>
    <w:rsid w:val="00CF47AF"/>
    <w:rsid w:val="00CF4FBF"/>
    <w:rsid w:val="00CF50F2"/>
    <w:rsid w:val="00CF62F8"/>
    <w:rsid w:val="00CF657F"/>
    <w:rsid w:val="00CF68CD"/>
    <w:rsid w:val="00CF7285"/>
    <w:rsid w:val="00CF7A3D"/>
    <w:rsid w:val="00CF7F9B"/>
    <w:rsid w:val="00D003EF"/>
    <w:rsid w:val="00D00659"/>
    <w:rsid w:val="00D0079B"/>
    <w:rsid w:val="00D00F8D"/>
    <w:rsid w:val="00D022F3"/>
    <w:rsid w:val="00D02306"/>
    <w:rsid w:val="00D03A08"/>
    <w:rsid w:val="00D04352"/>
    <w:rsid w:val="00D04777"/>
    <w:rsid w:val="00D04FBE"/>
    <w:rsid w:val="00D056A8"/>
    <w:rsid w:val="00D05CB8"/>
    <w:rsid w:val="00D05F4F"/>
    <w:rsid w:val="00D05F98"/>
    <w:rsid w:val="00D0618F"/>
    <w:rsid w:val="00D06267"/>
    <w:rsid w:val="00D06E4C"/>
    <w:rsid w:val="00D0745C"/>
    <w:rsid w:val="00D0767A"/>
    <w:rsid w:val="00D07795"/>
    <w:rsid w:val="00D07A0C"/>
    <w:rsid w:val="00D10008"/>
    <w:rsid w:val="00D100EE"/>
    <w:rsid w:val="00D10126"/>
    <w:rsid w:val="00D101F0"/>
    <w:rsid w:val="00D1067D"/>
    <w:rsid w:val="00D10825"/>
    <w:rsid w:val="00D10B44"/>
    <w:rsid w:val="00D10E8B"/>
    <w:rsid w:val="00D11761"/>
    <w:rsid w:val="00D11CEE"/>
    <w:rsid w:val="00D121A5"/>
    <w:rsid w:val="00D12625"/>
    <w:rsid w:val="00D12F9F"/>
    <w:rsid w:val="00D133E5"/>
    <w:rsid w:val="00D13B0D"/>
    <w:rsid w:val="00D13E1D"/>
    <w:rsid w:val="00D13EB4"/>
    <w:rsid w:val="00D14051"/>
    <w:rsid w:val="00D14549"/>
    <w:rsid w:val="00D149DD"/>
    <w:rsid w:val="00D14C01"/>
    <w:rsid w:val="00D15454"/>
    <w:rsid w:val="00D1579D"/>
    <w:rsid w:val="00D163BC"/>
    <w:rsid w:val="00D163D8"/>
    <w:rsid w:val="00D16458"/>
    <w:rsid w:val="00D169AB"/>
    <w:rsid w:val="00D16E70"/>
    <w:rsid w:val="00D17362"/>
    <w:rsid w:val="00D17BED"/>
    <w:rsid w:val="00D17D06"/>
    <w:rsid w:val="00D200FD"/>
    <w:rsid w:val="00D20142"/>
    <w:rsid w:val="00D20325"/>
    <w:rsid w:val="00D20634"/>
    <w:rsid w:val="00D208C0"/>
    <w:rsid w:val="00D20B9F"/>
    <w:rsid w:val="00D2184F"/>
    <w:rsid w:val="00D22251"/>
    <w:rsid w:val="00D229AF"/>
    <w:rsid w:val="00D22C2F"/>
    <w:rsid w:val="00D22D1A"/>
    <w:rsid w:val="00D234DA"/>
    <w:rsid w:val="00D23633"/>
    <w:rsid w:val="00D2367F"/>
    <w:rsid w:val="00D23AA2"/>
    <w:rsid w:val="00D241BE"/>
    <w:rsid w:val="00D2456E"/>
    <w:rsid w:val="00D246B3"/>
    <w:rsid w:val="00D24A44"/>
    <w:rsid w:val="00D24CCE"/>
    <w:rsid w:val="00D25894"/>
    <w:rsid w:val="00D2630B"/>
    <w:rsid w:val="00D26435"/>
    <w:rsid w:val="00D2655C"/>
    <w:rsid w:val="00D266D1"/>
    <w:rsid w:val="00D2692E"/>
    <w:rsid w:val="00D26E41"/>
    <w:rsid w:val="00D27A4D"/>
    <w:rsid w:val="00D30E35"/>
    <w:rsid w:val="00D31136"/>
    <w:rsid w:val="00D312A3"/>
    <w:rsid w:val="00D3138B"/>
    <w:rsid w:val="00D3182E"/>
    <w:rsid w:val="00D31AE8"/>
    <w:rsid w:val="00D324AB"/>
    <w:rsid w:val="00D32C21"/>
    <w:rsid w:val="00D32D7A"/>
    <w:rsid w:val="00D332F1"/>
    <w:rsid w:val="00D3347B"/>
    <w:rsid w:val="00D34332"/>
    <w:rsid w:val="00D3480C"/>
    <w:rsid w:val="00D3483C"/>
    <w:rsid w:val="00D34A48"/>
    <w:rsid w:val="00D34ED8"/>
    <w:rsid w:val="00D34F6E"/>
    <w:rsid w:val="00D35446"/>
    <w:rsid w:val="00D35AE2"/>
    <w:rsid w:val="00D3645F"/>
    <w:rsid w:val="00D36475"/>
    <w:rsid w:val="00D36556"/>
    <w:rsid w:val="00D369D8"/>
    <w:rsid w:val="00D36C42"/>
    <w:rsid w:val="00D37266"/>
    <w:rsid w:val="00D376A3"/>
    <w:rsid w:val="00D403F5"/>
    <w:rsid w:val="00D40FCD"/>
    <w:rsid w:val="00D41711"/>
    <w:rsid w:val="00D4185B"/>
    <w:rsid w:val="00D41AB5"/>
    <w:rsid w:val="00D41D46"/>
    <w:rsid w:val="00D41FBA"/>
    <w:rsid w:val="00D42257"/>
    <w:rsid w:val="00D4343F"/>
    <w:rsid w:val="00D4379E"/>
    <w:rsid w:val="00D437CD"/>
    <w:rsid w:val="00D43B2F"/>
    <w:rsid w:val="00D4412E"/>
    <w:rsid w:val="00D44949"/>
    <w:rsid w:val="00D44B94"/>
    <w:rsid w:val="00D44D56"/>
    <w:rsid w:val="00D45508"/>
    <w:rsid w:val="00D455AF"/>
    <w:rsid w:val="00D4610F"/>
    <w:rsid w:val="00D46335"/>
    <w:rsid w:val="00D46E5C"/>
    <w:rsid w:val="00D47300"/>
    <w:rsid w:val="00D47AC7"/>
    <w:rsid w:val="00D47BA5"/>
    <w:rsid w:val="00D47C02"/>
    <w:rsid w:val="00D5091D"/>
    <w:rsid w:val="00D50C31"/>
    <w:rsid w:val="00D5126A"/>
    <w:rsid w:val="00D51372"/>
    <w:rsid w:val="00D51807"/>
    <w:rsid w:val="00D51CD1"/>
    <w:rsid w:val="00D52491"/>
    <w:rsid w:val="00D52639"/>
    <w:rsid w:val="00D52BCB"/>
    <w:rsid w:val="00D52BEF"/>
    <w:rsid w:val="00D5322B"/>
    <w:rsid w:val="00D53A17"/>
    <w:rsid w:val="00D5512F"/>
    <w:rsid w:val="00D55444"/>
    <w:rsid w:val="00D55D57"/>
    <w:rsid w:val="00D55EDE"/>
    <w:rsid w:val="00D56791"/>
    <w:rsid w:val="00D56BBA"/>
    <w:rsid w:val="00D57117"/>
    <w:rsid w:val="00D57255"/>
    <w:rsid w:val="00D575DF"/>
    <w:rsid w:val="00D60068"/>
    <w:rsid w:val="00D6012D"/>
    <w:rsid w:val="00D61273"/>
    <w:rsid w:val="00D6149F"/>
    <w:rsid w:val="00D625B2"/>
    <w:rsid w:val="00D62D8B"/>
    <w:rsid w:val="00D633B7"/>
    <w:rsid w:val="00D63420"/>
    <w:rsid w:val="00D636F6"/>
    <w:rsid w:val="00D63804"/>
    <w:rsid w:val="00D63DF4"/>
    <w:rsid w:val="00D63EEA"/>
    <w:rsid w:val="00D641D1"/>
    <w:rsid w:val="00D6454C"/>
    <w:rsid w:val="00D6482B"/>
    <w:rsid w:val="00D64BAA"/>
    <w:rsid w:val="00D65004"/>
    <w:rsid w:val="00D6617F"/>
    <w:rsid w:val="00D6634A"/>
    <w:rsid w:val="00D664C2"/>
    <w:rsid w:val="00D66E7F"/>
    <w:rsid w:val="00D66EB1"/>
    <w:rsid w:val="00D66F74"/>
    <w:rsid w:val="00D67557"/>
    <w:rsid w:val="00D679F0"/>
    <w:rsid w:val="00D67DF6"/>
    <w:rsid w:val="00D67E57"/>
    <w:rsid w:val="00D67EF7"/>
    <w:rsid w:val="00D70246"/>
    <w:rsid w:val="00D70AAC"/>
    <w:rsid w:val="00D70C0B"/>
    <w:rsid w:val="00D70D68"/>
    <w:rsid w:val="00D70FAE"/>
    <w:rsid w:val="00D71187"/>
    <w:rsid w:val="00D71491"/>
    <w:rsid w:val="00D71F83"/>
    <w:rsid w:val="00D7343E"/>
    <w:rsid w:val="00D73CEE"/>
    <w:rsid w:val="00D742B8"/>
    <w:rsid w:val="00D74358"/>
    <w:rsid w:val="00D74777"/>
    <w:rsid w:val="00D74F76"/>
    <w:rsid w:val="00D752DF"/>
    <w:rsid w:val="00D755F4"/>
    <w:rsid w:val="00D7564A"/>
    <w:rsid w:val="00D7590E"/>
    <w:rsid w:val="00D759A6"/>
    <w:rsid w:val="00D75CD8"/>
    <w:rsid w:val="00D76072"/>
    <w:rsid w:val="00D76397"/>
    <w:rsid w:val="00D76EEB"/>
    <w:rsid w:val="00D772A3"/>
    <w:rsid w:val="00D772DD"/>
    <w:rsid w:val="00D7789C"/>
    <w:rsid w:val="00D779CE"/>
    <w:rsid w:val="00D80484"/>
    <w:rsid w:val="00D804F0"/>
    <w:rsid w:val="00D80888"/>
    <w:rsid w:val="00D80C23"/>
    <w:rsid w:val="00D81D3D"/>
    <w:rsid w:val="00D8229A"/>
    <w:rsid w:val="00D827C2"/>
    <w:rsid w:val="00D828CB"/>
    <w:rsid w:val="00D83559"/>
    <w:rsid w:val="00D8370E"/>
    <w:rsid w:val="00D83872"/>
    <w:rsid w:val="00D841FC"/>
    <w:rsid w:val="00D8436B"/>
    <w:rsid w:val="00D845F1"/>
    <w:rsid w:val="00D849AB"/>
    <w:rsid w:val="00D84E11"/>
    <w:rsid w:val="00D851A9"/>
    <w:rsid w:val="00D8549A"/>
    <w:rsid w:val="00D85647"/>
    <w:rsid w:val="00D85DE6"/>
    <w:rsid w:val="00D8610F"/>
    <w:rsid w:val="00D862A5"/>
    <w:rsid w:val="00D862C6"/>
    <w:rsid w:val="00D8695C"/>
    <w:rsid w:val="00D86E03"/>
    <w:rsid w:val="00D871C5"/>
    <w:rsid w:val="00D87ED1"/>
    <w:rsid w:val="00D87FD9"/>
    <w:rsid w:val="00D90CF9"/>
    <w:rsid w:val="00D910D0"/>
    <w:rsid w:val="00D912D2"/>
    <w:rsid w:val="00D91506"/>
    <w:rsid w:val="00D915CF"/>
    <w:rsid w:val="00D916E6"/>
    <w:rsid w:val="00D91C3D"/>
    <w:rsid w:val="00D92E6E"/>
    <w:rsid w:val="00D93085"/>
    <w:rsid w:val="00D934D9"/>
    <w:rsid w:val="00D93C1E"/>
    <w:rsid w:val="00D941C3"/>
    <w:rsid w:val="00D9456B"/>
    <w:rsid w:val="00D94D42"/>
    <w:rsid w:val="00D95620"/>
    <w:rsid w:val="00D962F4"/>
    <w:rsid w:val="00D96CDF"/>
    <w:rsid w:val="00D96ED3"/>
    <w:rsid w:val="00D97703"/>
    <w:rsid w:val="00D97B17"/>
    <w:rsid w:val="00D97C1A"/>
    <w:rsid w:val="00D97CF3"/>
    <w:rsid w:val="00DA003F"/>
    <w:rsid w:val="00DA09E5"/>
    <w:rsid w:val="00DA0C48"/>
    <w:rsid w:val="00DA0E00"/>
    <w:rsid w:val="00DA1088"/>
    <w:rsid w:val="00DA1A99"/>
    <w:rsid w:val="00DA1E71"/>
    <w:rsid w:val="00DA2383"/>
    <w:rsid w:val="00DA2955"/>
    <w:rsid w:val="00DA2F14"/>
    <w:rsid w:val="00DA453B"/>
    <w:rsid w:val="00DA46FD"/>
    <w:rsid w:val="00DA47AC"/>
    <w:rsid w:val="00DA52AC"/>
    <w:rsid w:val="00DA58A3"/>
    <w:rsid w:val="00DA599E"/>
    <w:rsid w:val="00DA624C"/>
    <w:rsid w:val="00DA6ADF"/>
    <w:rsid w:val="00DA6D7A"/>
    <w:rsid w:val="00DA7722"/>
    <w:rsid w:val="00DA7734"/>
    <w:rsid w:val="00DA7815"/>
    <w:rsid w:val="00DA7B1A"/>
    <w:rsid w:val="00DB0319"/>
    <w:rsid w:val="00DB0323"/>
    <w:rsid w:val="00DB0605"/>
    <w:rsid w:val="00DB0782"/>
    <w:rsid w:val="00DB0D43"/>
    <w:rsid w:val="00DB0F5D"/>
    <w:rsid w:val="00DB155A"/>
    <w:rsid w:val="00DB19CA"/>
    <w:rsid w:val="00DB1BD2"/>
    <w:rsid w:val="00DB1E73"/>
    <w:rsid w:val="00DB21C7"/>
    <w:rsid w:val="00DB24EA"/>
    <w:rsid w:val="00DB279E"/>
    <w:rsid w:val="00DB2926"/>
    <w:rsid w:val="00DB2BD9"/>
    <w:rsid w:val="00DB2D4A"/>
    <w:rsid w:val="00DB2D53"/>
    <w:rsid w:val="00DB3864"/>
    <w:rsid w:val="00DB422F"/>
    <w:rsid w:val="00DB4590"/>
    <w:rsid w:val="00DB4B30"/>
    <w:rsid w:val="00DB4CD3"/>
    <w:rsid w:val="00DB5933"/>
    <w:rsid w:val="00DB5B3D"/>
    <w:rsid w:val="00DB5BD7"/>
    <w:rsid w:val="00DB624F"/>
    <w:rsid w:val="00DB6528"/>
    <w:rsid w:val="00DB6E9B"/>
    <w:rsid w:val="00DB72A7"/>
    <w:rsid w:val="00DB7390"/>
    <w:rsid w:val="00DB76F4"/>
    <w:rsid w:val="00DC05C5"/>
    <w:rsid w:val="00DC0C8A"/>
    <w:rsid w:val="00DC108F"/>
    <w:rsid w:val="00DC10F7"/>
    <w:rsid w:val="00DC10FF"/>
    <w:rsid w:val="00DC1280"/>
    <w:rsid w:val="00DC184F"/>
    <w:rsid w:val="00DC1890"/>
    <w:rsid w:val="00DC240C"/>
    <w:rsid w:val="00DC24C0"/>
    <w:rsid w:val="00DC25AA"/>
    <w:rsid w:val="00DC2BB1"/>
    <w:rsid w:val="00DC2EAE"/>
    <w:rsid w:val="00DC3C30"/>
    <w:rsid w:val="00DC3DAD"/>
    <w:rsid w:val="00DC3E79"/>
    <w:rsid w:val="00DC3F69"/>
    <w:rsid w:val="00DC4538"/>
    <w:rsid w:val="00DC4BD0"/>
    <w:rsid w:val="00DC4CE3"/>
    <w:rsid w:val="00DC4DED"/>
    <w:rsid w:val="00DC5368"/>
    <w:rsid w:val="00DC5398"/>
    <w:rsid w:val="00DC6390"/>
    <w:rsid w:val="00DC6A16"/>
    <w:rsid w:val="00DC798E"/>
    <w:rsid w:val="00DD06B9"/>
    <w:rsid w:val="00DD0945"/>
    <w:rsid w:val="00DD230E"/>
    <w:rsid w:val="00DD29C1"/>
    <w:rsid w:val="00DD2AE0"/>
    <w:rsid w:val="00DD2BFD"/>
    <w:rsid w:val="00DD2E35"/>
    <w:rsid w:val="00DD2F39"/>
    <w:rsid w:val="00DD3047"/>
    <w:rsid w:val="00DD34A9"/>
    <w:rsid w:val="00DD4E48"/>
    <w:rsid w:val="00DD4F42"/>
    <w:rsid w:val="00DD5291"/>
    <w:rsid w:val="00DD5683"/>
    <w:rsid w:val="00DD589C"/>
    <w:rsid w:val="00DD5C66"/>
    <w:rsid w:val="00DD609B"/>
    <w:rsid w:val="00DD6400"/>
    <w:rsid w:val="00DD6909"/>
    <w:rsid w:val="00DD70CC"/>
    <w:rsid w:val="00DD7195"/>
    <w:rsid w:val="00DD7612"/>
    <w:rsid w:val="00DD7689"/>
    <w:rsid w:val="00DD7DF2"/>
    <w:rsid w:val="00DE054C"/>
    <w:rsid w:val="00DE138A"/>
    <w:rsid w:val="00DE177F"/>
    <w:rsid w:val="00DE1AA4"/>
    <w:rsid w:val="00DE23E6"/>
    <w:rsid w:val="00DE279E"/>
    <w:rsid w:val="00DE2835"/>
    <w:rsid w:val="00DE2F36"/>
    <w:rsid w:val="00DE3144"/>
    <w:rsid w:val="00DE3715"/>
    <w:rsid w:val="00DE3925"/>
    <w:rsid w:val="00DE4A09"/>
    <w:rsid w:val="00DE4B8E"/>
    <w:rsid w:val="00DE4CAC"/>
    <w:rsid w:val="00DE536F"/>
    <w:rsid w:val="00DE5428"/>
    <w:rsid w:val="00DE5AF3"/>
    <w:rsid w:val="00DE5C80"/>
    <w:rsid w:val="00DE6694"/>
    <w:rsid w:val="00DE672C"/>
    <w:rsid w:val="00DE6DB0"/>
    <w:rsid w:val="00DE6FA1"/>
    <w:rsid w:val="00DE6FFD"/>
    <w:rsid w:val="00DE7397"/>
    <w:rsid w:val="00DE7950"/>
    <w:rsid w:val="00DE7D52"/>
    <w:rsid w:val="00DF1082"/>
    <w:rsid w:val="00DF18DB"/>
    <w:rsid w:val="00DF1902"/>
    <w:rsid w:val="00DF198A"/>
    <w:rsid w:val="00DF1BD1"/>
    <w:rsid w:val="00DF28C7"/>
    <w:rsid w:val="00DF2FB3"/>
    <w:rsid w:val="00DF3043"/>
    <w:rsid w:val="00DF3513"/>
    <w:rsid w:val="00DF3CD9"/>
    <w:rsid w:val="00DF4191"/>
    <w:rsid w:val="00DF4336"/>
    <w:rsid w:val="00DF4FCF"/>
    <w:rsid w:val="00DF539C"/>
    <w:rsid w:val="00DF5C6C"/>
    <w:rsid w:val="00DF65FD"/>
    <w:rsid w:val="00DF766B"/>
    <w:rsid w:val="00DF794F"/>
    <w:rsid w:val="00DF7BFC"/>
    <w:rsid w:val="00E002A2"/>
    <w:rsid w:val="00E0044F"/>
    <w:rsid w:val="00E007D9"/>
    <w:rsid w:val="00E00CF1"/>
    <w:rsid w:val="00E01701"/>
    <w:rsid w:val="00E0190A"/>
    <w:rsid w:val="00E021FB"/>
    <w:rsid w:val="00E02698"/>
    <w:rsid w:val="00E028C2"/>
    <w:rsid w:val="00E03363"/>
    <w:rsid w:val="00E0352B"/>
    <w:rsid w:val="00E035D8"/>
    <w:rsid w:val="00E03BD3"/>
    <w:rsid w:val="00E04143"/>
    <w:rsid w:val="00E04535"/>
    <w:rsid w:val="00E047CE"/>
    <w:rsid w:val="00E048A2"/>
    <w:rsid w:val="00E04ED3"/>
    <w:rsid w:val="00E05303"/>
    <w:rsid w:val="00E05E36"/>
    <w:rsid w:val="00E05FCC"/>
    <w:rsid w:val="00E068C8"/>
    <w:rsid w:val="00E06F84"/>
    <w:rsid w:val="00E077DA"/>
    <w:rsid w:val="00E10318"/>
    <w:rsid w:val="00E10449"/>
    <w:rsid w:val="00E107D3"/>
    <w:rsid w:val="00E1107A"/>
    <w:rsid w:val="00E12885"/>
    <w:rsid w:val="00E12998"/>
    <w:rsid w:val="00E12AA7"/>
    <w:rsid w:val="00E12CAD"/>
    <w:rsid w:val="00E132A7"/>
    <w:rsid w:val="00E138A6"/>
    <w:rsid w:val="00E13A49"/>
    <w:rsid w:val="00E13AE3"/>
    <w:rsid w:val="00E13D4C"/>
    <w:rsid w:val="00E14EDF"/>
    <w:rsid w:val="00E1528B"/>
    <w:rsid w:val="00E15EBF"/>
    <w:rsid w:val="00E167ED"/>
    <w:rsid w:val="00E16D4B"/>
    <w:rsid w:val="00E20753"/>
    <w:rsid w:val="00E21838"/>
    <w:rsid w:val="00E21870"/>
    <w:rsid w:val="00E21935"/>
    <w:rsid w:val="00E21EB9"/>
    <w:rsid w:val="00E228EC"/>
    <w:rsid w:val="00E2290B"/>
    <w:rsid w:val="00E229BC"/>
    <w:rsid w:val="00E22EE0"/>
    <w:rsid w:val="00E23105"/>
    <w:rsid w:val="00E2333C"/>
    <w:rsid w:val="00E234B6"/>
    <w:rsid w:val="00E237CD"/>
    <w:rsid w:val="00E23B65"/>
    <w:rsid w:val="00E23E3C"/>
    <w:rsid w:val="00E23F30"/>
    <w:rsid w:val="00E24191"/>
    <w:rsid w:val="00E24323"/>
    <w:rsid w:val="00E24914"/>
    <w:rsid w:val="00E24AEB"/>
    <w:rsid w:val="00E24D31"/>
    <w:rsid w:val="00E24D8F"/>
    <w:rsid w:val="00E251BC"/>
    <w:rsid w:val="00E25358"/>
    <w:rsid w:val="00E25DEB"/>
    <w:rsid w:val="00E2649B"/>
    <w:rsid w:val="00E267EF"/>
    <w:rsid w:val="00E26844"/>
    <w:rsid w:val="00E26AA5"/>
    <w:rsid w:val="00E2745A"/>
    <w:rsid w:val="00E2788C"/>
    <w:rsid w:val="00E2796B"/>
    <w:rsid w:val="00E27CC3"/>
    <w:rsid w:val="00E3071E"/>
    <w:rsid w:val="00E30B76"/>
    <w:rsid w:val="00E3106E"/>
    <w:rsid w:val="00E315E1"/>
    <w:rsid w:val="00E31614"/>
    <w:rsid w:val="00E31644"/>
    <w:rsid w:val="00E31BAC"/>
    <w:rsid w:val="00E31BDC"/>
    <w:rsid w:val="00E32186"/>
    <w:rsid w:val="00E32593"/>
    <w:rsid w:val="00E32A7B"/>
    <w:rsid w:val="00E32BA8"/>
    <w:rsid w:val="00E32C80"/>
    <w:rsid w:val="00E33898"/>
    <w:rsid w:val="00E33BB8"/>
    <w:rsid w:val="00E33CAA"/>
    <w:rsid w:val="00E33D4C"/>
    <w:rsid w:val="00E34E63"/>
    <w:rsid w:val="00E35752"/>
    <w:rsid w:val="00E35E1F"/>
    <w:rsid w:val="00E3697E"/>
    <w:rsid w:val="00E36EA0"/>
    <w:rsid w:val="00E3713E"/>
    <w:rsid w:val="00E371D4"/>
    <w:rsid w:val="00E371E7"/>
    <w:rsid w:val="00E37335"/>
    <w:rsid w:val="00E3759D"/>
    <w:rsid w:val="00E379A1"/>
    <w:rsid w:val="00E37FFC"/>
    <w:rsid w:val="00E402A6"/>
    <w:rsid w:val="00E4067F"/>
    <w:rsid w:val="00E40785"/>
    <w:rsid w:val="00E40956"/>
    <w:rsid w:val="00E41692"/>
    <w:rsid w:val="00E41C23"/>
    <w:rsid w:val="00E41CE0"/>
    <w:rsid w:val="00E42126"/>
    <w:rsid w:val="00E424DB"/>
    <w:rsid w:val="00E426F7"/>
    <w:rsid w:val="00E42997"/>
    <w:rsid w:val="00E42F40"/>
    <w:rsid w:val="00E43A14"/>
    <w:rsid w:val="00E43C2C"/>
    <w:rsid w:val="00E43FC6"/>
    <w:rsid w:val="00E4437D"/>
    <w:rsid w:val="00E44A9F"/>
    <w:rsid w:val="00E44B56"/>
    <w:rsid w:val="00E45468"/>
    <w:rsid w:val="00E45496"/>
    <w:rsid w:val="00E45554"/>
    <w:rsid w:val="00E4603F"/>
    <w:rsid w:val="00E460B5"/>
    <w:rsid w:val="00E470E6"/>
    <w:rsid w:val="00E479C3"/>
    <w:rsid w:val="00E479E2"/>
    <w:rsid w:val="00E509FF"/>
    <w:rsid w:val="00E50CF6"/>
    <w:rsid w:val="00E50DA3"/>
    <w:rsid w:val="00E50DFE"/>
    <w:rsid w:val="00E50E32"/>
    <w:rsid w:val="00E52213"/>
    <w:rsid w:val="00E527A0"/>
    <w:rsid w:val="00E527B0"/>
    <w:rsid w:val="00E52A8C"/>
    <w:rsid w:val="00E53544"/>
    <w:rsid w:val="00E53608"/>
    <w:rsid w:val="00E53686"/>
    <w:rsid w:val="00E53829"/>
    <w:rsid w:val="00E55272"/>
    <w:rsid w:val="00E55470"/>
    <w:rsid w:val="00E557A4"/>
    <w:rsid w:val="00E5598A"/>
    <w:rsid w:val="00E55A10"/>
    <w:rsid w:val="00E56258"/>
    <w:rsid w:val="00E56B96"/>
    <w:rsid w:val="00E56C6A"/>
    <w:rsid w:val="00E56D96"/>
    <w:rsid w:val="00E57026"/>
    <w:rsid w:val="00E574F5"/>
    <w:rsid w:val="00E57BD8"/>
    <w:rsid w:val="00E57BFB"/>
    <w:rsid w:val="00E57D28"/>
    <w:rsid w:val="00E6021E"/>
    <w:rsid w:val="00E602AB"/>
    <w:rsid w:val="00E60BBD"/>
    <w:rsid w:val="00E613A3"/>
    <w:rsid w:val="00E614AC"/>
    <w:rsid w:val="00E61749"/>
    <w:rsid w:val="00E619FF"/>
    <w:rsid w:val="00E61E6E"/>
    <w:rsid w:val="00E62A2E"/>
    <w:rsid w:val="00E62E3B"/>
    <w:rsid w:val="00E62EA2"/>
    <w:rsid w:val="00E62F61"/>
    <w:rsid w:val="00E62FC1"/>
    <w:rsid w:val="00E63100"/>
    <w:rsid w:val="00E6343A"/>
    <w:rsid w:val="00E636C9"/>
    <w:rsid w:val="00E63F0E"/>
    <w:rsid w:val="00E640B9"/>
    <w:rsid w:val="00E6458B"/>
    <w:rsid w:val="00E64EF9"/>
    <w:rsid w:val="00E65FFF"/>
    <w:rsid w:val="00E6696C"/>
    <w:rsid w:val="00E67111"/>
    <w:rsid w:val="00E673F1"/>
    <w:rsid w:val="00E67434"/>
    <w:rsid w:val="00E67AB4"/>
    <w:rsid w:val="00E70086"/>
    <w:rsid w:val="00E700D4"/>
    <w:rsid w:val="00E702D6"/>
    <w:rsid w:val="00E707F8"/>
    <w:rsid w:val="00E70BDF"/>
    <w:rsid w:val="00E70DE8"/>
    <w:rsid w:val="00E713B5"/>
    <w:rsid w:val="00E71456"/>
    <w:rsid w:val="00E71999"/>
    <w:rsid w:val="00E722DC"/>
    <w:rsid w:val="00E72B21"/>
    <w:rsid w:val="00E72FC1"/>
    <w:rsid w:val="00E734ED"/>
    <w:rsid w:val="00E73675"/>
    <w:rsid w:val="00E73AE7"/>
    <w:rsid w:val="00E73B10"/>
    <w:rsid w:val="00E748DC"/>
    <w:rsid w:val="00E74F38"/>
    <w:rsid w:val="00E75425"/>
    <w:rsid w:val="00E7611C"/>
    <w:rsid w:val="00E76D3B"/>
    <w:rsid w:val="00E770FE"/>
    <w:rsid w:val="00E80012"/>
    <w:rsid w:val="00E80239"/>
    <w:rsid w:val="00E804BB"/>
    <w:rsid w:val="00E806C4"/>
    <w:rsid w:val="00E80D4C"/>
    <w:rsid w:val="00E80EE0"/>
    <w:rsid w:val="00E810AF"/>
    <w:rsid w:val="00E81A7F"/>
    <w:rsid w:val="00E81E02"/>
    <w:rsid w:val="00E81F34"/>
    <w:rsid w:val="00E82083"/>
    <w:rsid w:val="00E8246B"/>
    <w:rsid w:val="00E824C3"/>
    <w:rsid w:val="00E82591"/>
    <w:rsid w:val="00E82714"/>
    <w:rsid w:val="00E82B1B"/>
    <w:rsid w:val="00E82F29"/>
    <w:rsid w:val="00E83077"/>
    <w:rsid w:val="00E83198"/>
    <w:rsid w:val="00E831C9"/>
    <w:rsid w:val="00E8332A"/>
    <w:rsid w:val="00E8340A"/>
    <w:rsid w:val="00E83507"/>
    <w:rsid w:val="00E83520"/>
    <w:rsid w:val="00E836A6"/>
    <w:rsid w:val="00E83877"/>
    <w:rsid w:val="00E838FF"/>
    <w:rsid w:val="00E84892"/>
    <w:rsid w:val="00E84AAD"/>
    <w:rsid w:val="00E851A9"/>
    <w:rsid w:val="00E856D5"/>
    <w:rsid w:val="00E858D1"/>
    <w:rsid w:val="00E8590A"/>
    <w:rsid w:val="00E85D57"/>
    <w:rsid w:val="00E85F34"/>
    <w:rsid w:val="00E8644A"/>
    <w:rsid w:val="00E8659F"/>
    <w:rsid w:val="00E8682B"/>
    <w:rsid w:val="00E86B32"/>
    <w:rsid w:val="00E90184"/>
    <w:rsid w:val="00E90217"/>
    <w:rsid w:val="00E9089B"/>
    <w:rsid w:val="00E9112F"/>
    <w:rsid w:val="00E9117A"/>
    <w:rsid w:val="00E914D2"/>
    <w:rsid w:val="00E9152F"/>
    <w:rsid w:val="00E91932"/>
    <w:rsid w:val="00E91B3A"/>
    <w:rsid w:val="00E91BF7"/>
    <w:rsid w:val="00E9243E"/>
    <w:rsid w:val="00E9298B"/>
    <w:rsid w:val="00E94485"/>
    <w:rsid w:val="00E94E10"/>
    <w:rsid w:val="00E95643"/>
    <w:rsid w:val="00E958C2"/>
    <w:rsid w:val="00E95AE5"/>
    <w:rsid w:val="00E95FA9"/>
    <w:rsid w:val="00E96323"/>
    <w:rsid w:val="00E965D7"/>
    <w:rsid w:val="00E967D7"/>
    <w:rsid w:val="00E97613"/>
    <w:rsid w:val="00E97A1C"/>
    <w:rsid w:val="00E97DC3"/>
    <w:rsid w:val="00EA008D"/>
    <w:rsid w:val="00EA019D"/>
    <w:rsid w:val="00EA059D"/>
    <w:rsid w:val="00EA0D00"/>
    <w:rsid w:val="00EA0DB6"/>
    <w:rsid w:val="00EA0EAA"/>
    <w:rsid w:val="00EA1CB1"/>
    <w:rsid w:val="00EA1FC2"/>
    <w:rsid w:val="00EA217C"/>
    <w:rsid w:val="00EA21FA"/>
    <w:rsid w:val="00EA274D"/>
    <w:rsid w:val="00EA29B0"/>
    <w:rsid w:val="00EA2E28"/>
    <w:rsid w:val="00EA39DA"/>
    <w:rsid w:val="00EA3CFC"/>
    <w:rsid w:val="00EA4171"/>
    <w:rsid w:val="00EA4202"/>
    <w:rsid w:val="00EA4A7E"/>
    <w:rsid w:val="00EA4A9C"/>
    <w:rsid w:val="00EA4AE5"/>
    <w:rsid w:val="00EA4BF3"/>
    <w:rsid w:val="00EA4C59"/>
    <w:rsid w:val="00EA59AF"/>
    <w:rsid w:val="00EA5C54"/>
    <w:rsid w:val="00EA5D75"/>
    <w:rsid w:val="00EA65A9"/>
    <w:rsid w:val="00EA759F"/>
    <w:rsid w:val="00EA75E1"/>
    <w:rsid w:val="00EA76C8"/>
    <w:rsid w:val="00EA7E32"/>
    <w:rsid w:val="00EB00FC"/>
    <w:rsid w:val="00EB06C7"/>
    <w:rsid w:val="00EB085A"/>
    <w:rsid w:val="00EB18B2"/>
    <w:rsid w:val="00EB1F2A"/>
    <w:rsid w:val="00EB1F79"/>
    <w:rsid w:val="00EB1FFA"/>
    <w:rsid w:val="00EB207D"/>
    <w:rsid w:val="00EB23C2"/>
    <w:rsid w:val="00EB24C9"/>
    <w:rsid w:val="00EB257B"/>
    <w:rsid w:val="00EB2587"/>
    <w:rsid w:val="00EB260B"/>
    <w:rsid w:val="00EB2688"/>
    <w:rsid w:val="00EB3493"/>
    <w:rsid w:val="00EB3823"/>
    <w:rsid w:val="00EB3963"/>
    <w:rsid w:val="00EB3969"/>
    <w:rsid w:val="00EB3999"/>
    <w:rsid w:val="00EB41F7"/>
    <w:rsid w:val="00EB4C45"/>
    <w:rsid w:val="00EB4D45"/>
    <w:rsid w:val="00EB4F41"/>
    <w:rsid w:val="00EB5F49"/>
    <w:rsid w:val="00EB60D1"/>
    <w:rsid w:val="00EB62ED"/>
    <w:rsid w:val="00EB6852"/>
    <w:rsid w:val="00EB6DBD"/>
    <w:rsid w:val="00EB782A"/>
    <w:rsid w:val="00EB7A66"/>
    <w:rsid w:val="00EB7D4E"/>
    <w:rsid w:val="00EC0368"/>
    <w:rsid w:val="00EC05C0"/>
    <w:rsid w:val="00EC0783"/>
    <w:rsid w:val="00EC0BA4"/>
    <w:rsid w:val="00EC11AB"/>
    <w:rsid w:val="00EC1220"/>
    <w:rsid w:val="00EC1245"/>
    <w:rsid w:val="00EC1726"/>
    <w:rsid w:val="00EC1AE2"/>
    <w:rsid w:val="00EC1F07"/>
    <w:rsid w:val="00EC1F85"/>
    <w:rsid w:val="00EC1FDA"/>
    <w:rsid w:val="00EC22B7"/>
    <w:rsid w:val="00EC26E7"/>
    <w:rsid w:val="00EC29B9"/>
    <w:rsid w:val="00EC2FF4"/>
    <w:rsid w:val="00EC34AA"/>
    <w:rsid w:val="00EC35D2"/>
    <w:rsid w:val="00EC40AA"/>
    <w:rsid w:val="00EC455B"/>
    <w:rsid w:val="00EC4693"/>
    <w:rsid w:val="00EC46CC"/>
    <w:rsid w:val="00EC55B7"/>
    <w:rsid w:val="00EC5A90"/>
    <w:rsid w:val="00EC5D90"/>
    <w:rsid w:val="00EC642E"/>
    <w:rsid w:val="00EC643D"/>
    <w:rsid w:val="00EC64F3"/>
    <w:rsid w:val="00EC69C6"/>
    <w:rsid w:val="00EC6A11"/>
    <w:rsid w:val="00EC6FA7"/>
    <w:rsid w:val="00EC71DF"/>
    <w:rsid w:val="00EC7276"/>
    <w:rsid w:val="00EC7A71"/>
    <w:rsid w:val="00ED0029"/>
    <w:rsid w:val="00ED01EA"/>
    <w:rsid w:val="00ED0D48"/>
    <w:rsid w:val="00ED105D"/>
    <w:rsid w:val="00ED1832"/>
    <w:rsid w:val="00ED1A67"/>
    <w:rsid w:val="00ED1C77"/>
    <w:rsid w:val="00ED2223"/>
    <w:rsid w:val="00ED25C6"/>
    <w:rsid w:val="00ED25CE"/>
    <w:rsid w:val="00ED2683"/>
    <w:rsid w:val="00ED26E7"/>
    <w:rsid w:val="00ED2B28"/>
    <w:rsid w:val="00ED2D91"/>
    <w:rsid w:val="00ED3116"/>
    <w:rsid w:val="00ED3BDD"/>
    <w:rsid w:val="00ED3BFD"/>
    <w:rsid w:val="00ED3D7B"/>
    <w:rsid w:val="00ED4519"/>
    <w:rsid w:val="00ED4972"/>
    <w:rsid w:val="00ED5427"/>
    <w:rsid w:val="00ED55CF"/>
    <w:rsid w:val="00ED59DF"/>
    <w:rsid w:val="00ED5D9A"/>
    <w:rsid w:val="00ED6D0C"/>
    <w:rsid w:val="00ED70CD"/>
    <w:rsid w:val="00ED7210"/>
    <w:rsid w:val="00ED745D"/>
    <w:rsid w:val="00ED7799"/>
    <w:rsid w:val="00ED7B1C"/>
    <w:rsid w:val="00EE0602"/>
    <w:rsid w:val="00EE0E94"/>
    <w:rsid w:val="00EE14B3"/>
    <w:rsid w:val="00EE1A1F"/>
    <w:rsid w:val="00EE1ADE"/>
    <w:rsid w:val="00EE297D"/>
    <w:rsid w:val="00EE2BEE"/>
    <w:rsid w:val="00EE30BD"/>
    <w:rsid w:val="00EE35BD"/>
    <w:rsid w:val="00EE37B6"/>
    <w:rsid w:val="00EE3E66"/>
    <w:rsid w:val="00EE4160"/>
    <w:rsid w:val="00EE44D1"/>
    <w:rsid w:val="00EE4A6D"/>
    <w:rsid w:val="00EE4C29"/>
    <w:rsid w:val="00EE4F70"/>
    <w:rsid w:val="00EE509D"/>
    <w:rsid w:val="00EE52A9"/>
    <w:rsid w:val="00EE58BD"/>
    <w:rsid w:val="00EE5FE6"/>
    <w:rsid w:val="00EE6057"/>
    <w:rsid w:val="00EE6399"/>
    <w:rsid w:val="00EE7170"/>
    <w:rsid w:val="00EE73B0"/>
    <w:rsid w:val="00EE7657"/>
    <w:rsid w:val="00EE778F"/>
    <w:rsid w:val="00EF02E9"/>
    <w:rsid w:val="00EF03AE"/>
    <w:rsid w:val="00EF064A"/>
    <w:rsid w:val="00EF0AB6"/>
    <w:rsid w:val="00EF0CEF"/>
    <w:rsid w:val="00EF14DD"/>
    <w:rsid w:val="00EF1541"/>
    <w:rsid w:val="00EF1E4D"/>
    <w:rsid w:val="00EF2094"/>
    <w:rsid w:val="00EF23FC"/>
    <w:rsid w:val="00EF2892"/>
    <w:rsid w:val="00EF2D21"/>
    <w:rsid w:val="00EF2E98"/>
    <w:rsid w:val="00EF34DC"/>
    <w:rsid w:val="00EF3DA4"/>
    <w:rsid w:val="00EF434A"/>
    <w:rsid w:val="00EF4DBF"/>
    <w:rsid w:val="00EF5195"/>
    <w:rsid w:val="00EF549B"/>
    <w:rsid w:val="00EF5BCD"/>
    <w:rsid w:val="00EF5C5B"/>
    <w:rsid w:val="00EF5EC2"/>
    <w:rsid w:val="00EF6629"/>
    <w:rsid w:val="00EF6BE3"/>
    <w:rsid w:val="00EF6C8C"/>
    <w:rsid w:val="00EF78A5"/>
    <w:rsid w:val="00EF79BE"/>
    <w:rsid w:val="00EF7E02"/>
    <w:rsid w:val="00F0066D"/>
    <w:rsid w:val="00F00842"/>
    <w:rsid w:val="00F0096D"/>
    <w:rsid w:val="00F00AB2"/>
    <w:rsid w:val="00F00FA9"/>
    <w:rsid w:val="00F012AE"/>
    <w:rsid w:val="00F01638"/>
    <w:rsid w:val="00F018C8"/>
    <w:rsid w:val="00F01B62"/>
    <w:rsid w:val="00F0294F"/>
    <w:rsid w:val="00F02A74"/>
    <w:rsid w:val="00F02B9F"/>
    <w:rsid w:val="00F032F8"/>
    <w:rsid w:val="00F03CF4"/>
    <w:rsid w:val="00F04DAA"/>
    <w:rsid w:val="00F04F06"/>
    <w:rsid w:val="00F0535A"/>
    <w:rsid w:val="00F055B7"/>
    <w:rsid w:val="00F05B71"/>
    <w:rsid w:val="00F05CC2"/>
    <w:rsid w:val="00F06217"/>
    <w:rsid w:val="00F062CC"/>
    <w:rsid w:val="00F0665F"/>
    <w:rsid w:val="00F066CB"/>
    <w:rsid w:val="00F06775"/>
    <w:rsid w:val="00F071A8"/>
    <w:rsid w:val="00F07684"/>
    <w:rsid w:val="00F0772B"/>
    <w:rsid w:val="00F10AD4"/>
    <w:rsid w:val="00F11798"/>
    <w:rsid w:val="00F11B1D"/>
    <w:rsid w:val="00F12394"/>
    <w:rsid w:val="00F124B6"/>
    <w:rsid w:val="00F12F97"/>
    <w:rsid w:val="00F132E4"/>
    <w:rsid w:val="00F135CE"/>
    <w:rsid w:val="00F13748"/>
    <w:rsid w:val="00F13DB0"/>
    <w:rsid w:val="00F1459E"/>
    <w:rsid w:val="00F145B0"/>
    <w:rsid w:val="00F147F6"/>
    <w:rsid w:val="00F148B3"/>
    <w:rsid w:val="00F14F80"/>
    <w:rsid w:val="00F15AEA"/>
    <w:rsid w:val="00F15B0F"/>
    <w:rsid w:val="00F15BFA"/>
    <w:rsid w:val="00F1640D"/>
    <w:rsid w:val="00F16CDF"/>
    <w:rsid w:val="00F17276"/>
    <w:rsid w:val="00F172AD"/>
    <w:rsid w:val="00F17B0E"/>
    <w:rsid w:val="00F17D93"/>
    <w:rsid w:val="00F17DF3"/>
    <w:rsid w:val="00F17FEA"/>
    <w:rsid w:val="00F200EA"/>
    <w:rsid w:val="00F20115"/>
    <w:rsid w:val="00F2071F"/>
    <w:rsid w:val="00F20CB7"/>
    <w:rsid w:val="00F20E20"/>
    <w:rsid w:val="00F20E7B"/>
    <w:rsid w:val="00F218B5"/>
    <w:rsid w:val="00F229E9"/>
    <w:rsid w:val="00F229F6"/>
    <w:rsid w:val="00F22DE8"/>
    <w:rsid w:val="00F235E3"/>
    <w:rsid w:val="00F23D99"/>
    <w:rsid w:val="00F23DC0"/>
    <w:rsid w:val="00F2469E"/>
    <w:rsid w:val="00F24707"/>
    <w:rsid w:val="00F24EDC"/>
    <w:rsid w:val="00F2506B"/>
    <w:rsid w:val="00F2540D"/>
    <w:rsid w:val="00F25BA3"/>
    <w:rsid w:val="00F26F97"/>
    <w:rsid w:val="00F275AF"/>
    <w:rsid w:val="00F279C2"/>
    <w:rsid w:val="00F304F5"/>
    <w:rsid w:val="00F3184B"/>
    <w:rsid w:val="00F31D12"/>
    <w:rsid w:val="00F323B2"/>
    <w:rsid w:val="00F32EE9"/>
    <w:rsid w:val="00F335ED"/>
    <w:rsid w:val="00F33883"/>
    <w:rsid w:val="00F33BF8"/>
    <w:rsid w:val="00F33E06"/>
    <w:rsid w:val="00F3403B"/>
    <w:rsid w:val="00F3493F"/>
    <w:rsid w:val="00F34C50"/>
    <w:rsid w:val="00F35038"/>
    <w:rsid w:val="00F35824"/>
    <w:rsid w:val="00F35B68"/>
    <w:rsid w:val="00F3645A"/>
    <w:rsid w:val="00F365B4"/>
    <w:rsid w:val="00F36920"/>
    <w:rsid w:val="00F36BAA"/>
    <w:rsid w:val="00F377B2"/>
    <w:rsid w:val="00F4091C"/>
    <w:rsid w:val="00F40BAF"/>
    <w:rsid w:val="00F40EA8"/>
    <w:rsid w:val="00F413CA"/>
    <w:rsid w:val="00F41893"/>
    <w:rsid w:val="00F41A09"/>
    <w:rsid w:val="00F41B68"/>
    <w:rsid w:val="00F42485"/>
    <w:rsid w:val="00F42512"/>
    <w:rsid w:val="00F426E4"/>
    <w:rsid w:val="00F42A1E"/>
    <w:rsid w:val="00F42C03"/>
    <w:rsid w:val="00F4302A"/>
    <w:rsid w:val="00F432B2"/>
    <w:rsid w:val="00F43CFE"/>
    <w:rsid w:val="00F43D51"/>
    <w:rsid w:val="00F44495"/>
    <w:rsid w:val="00F44833"/>
    <w:rsid w:val="00F45020"/>
    <w:rsid w:val="00F451F6"/>
    <w:rsid w:val="00F452DC"/>
    <w:rsid w:val="00F456F6"/>
    <w:rsid w:val="00F458FD"/>
    <w:rsid w:val="00F4624B"/>
    <w:rsid w:val="00F46401"/>
    <w:rsid w:val="00F46A8B"/>
    <w:rsid w:val="00F46CFF"/>
    <w:rsid w:val="00F46DA0"/>
    <w:rsid w:val="00F46DAE"/>
    <w:rsid w:val="00F46FF3"/>
    <w:rsid w:val="00F4701B"/>
    <w:rsid w:val="00F47309"/>
    <w:rsid w:val="00F4735F"/>
    <w:rsid w:val="00F4778D"/>
    <w:rsid w:val="00F500D1"/>
    <w:rsid w:val="00F50100"/>
    <w:rsid w:val="00F50997"/>
    <w:rsid w:val="00F50F3D"/>
    <w:rsid w:val="00F51284"/>
    <w:rsid w:val="00F515CB"/>
    <w:rsid w:val="00F51F33"/>
    <w:rsid w:val="00F5224D"/>
    <w:rsid w:val="00F5235D"/>
    <w:rsid w:val="00F529D7"/>
    <w:rsid w:val="00F52A83"/>
    <w:rsid w:val="00F533E8"/>
    <w:rsid w:val="00F5357F"/>
    <w:rsid w:val="00F538CD"/>
    <w:rsid w:val="00F548CE"/>
    <w:rsid w:val="00F54E23"/>
    <w:rsid w:val="00F5512A"/>
    <w:rsid w:val="00F55320"/>
    <w:rsid w:val="00F556A6"/>
    <w:rsid w:val="00F55A8B"/>
    <w:rsid w:val="00F56211"/>
    <w:rsid w:val="00F5632B"/>
    <w:rsid w:val="00F564F4"/>
    <w:rsid w:val="00F56724"/>
    <w:rsid w:val="00F56EA2"/>
    <w:rsid w:val="00F56FD9"/>
    <w:rsid w:val="00F570FA"/>
    <w:rsid w:val="00F57885"/>
    <w:rsid w:val="00F57F45"/>
    <w:rsid w:val="00F6062C"/>
    <w:rsid w:val="00F60A0A"/>
    <w:rsid w:val="00F60F49"/>
    <w:rsid w:val="00F61717"/>
    <w:rsid w:val="00F61F14"/>
    <w:rsid w:val="00F62208"/>
    <w:rsid w:val="00F627F2"/>
    <w:rsid w:val="00F62AF7"/>
    <w:rsid w:val="00F63854"/>
    <w:rsid w:val="00F63E9A"/>
    <w:rsid w:val="00F640A9"/>
    <w:rsid w:val="00F647D6"/>
    <w:rsid w:val="00F64CF5"/>
    <w:rsid w:val="00F64E8D"/>
    <w:rsid w:val="00F651D2"/>
    <w:rsid w:val="00F653AA"/>
    <w:rsid w:val="00F65C88"/>
    <w:rsid w:val="00F65F0D"/>
    <w:rsid w:val="00F662D4"/>
    <w:rsid w:val="00F66B72"/>
    <w:rsid w:val="00F66D5A"/>
    <w:rsid w:val="00F66DE9"/>
    <w:rsid w:val="00F67001"/>
    <w:rsid w:val="00F67144"/>
    <w:rsid w:val="00F67473"/>
    <w:rsid w:val="00F67966"/>
    <w:rsid w:val="00F67AAD"/>
    <w:rsid w:val="00F67D25"/>
    <w:rsid w:val="00F70382"/>
    <w:rsid w:val="00F71097"/>
    <w:rsid w:val="00F7116C"/>
    <w:rsid w:val="00F714B1"/>
    <w:rsid w:val="00F71C80"/>
    <w:rsid w:val="00F72FF6"/>
    <w:rsid w:val="00F7333A"/>
    <w:rsid w:val="00F736CE"/>
    <w:rsid w:val="00F73C21"/>
    <w:rsid w:val="00F73D2C"/>
    <w:rsid w:val="00F73F35"/>
    <w:rsid w:val="00F73F44"/>
    <w:rsid w:val="00F7448D"/>
    <w:rsid w:val="00F75645"/>
    <w:rsid w:val="00F76229"/>
    <w:rsid w:val="00F7672B"/>
    <w:rsid w:val="00F76E8E"/>
    <w:rsid w:val="00F76F01"/>
    <w:rsid w:val="00F771CA"/>
    <w:rsid w:val="00F77544"/>
    <w:rsid w:val="00F8010A"/>
    <w:rsid w:val="00F80277"/>
    <w:rsid w:val="00F804BC"/>
    <w:rsid w:val="00F8077B"/>
    <w:rsid w:val="00F809ED"/>
    <w:rsid w:val="00F80B09"/>
    <w:rsid w:val="00F814AF"/>
    <w:rsid w:val="00F81E9D"/>
    <w:rsid w:val="00F8201C"/>
    <w:rsid w:val="00F82350"/>
    <w:rsid w:val="00F8252D"/>
    <w:rsid w:val="00F83077"/>
    <w:rsid w:val="00F834CF"/>
    <w:rsid w:val="00F837A1"/>
    <w:rsid w:val="00F839D9"/>
    <w:rsid w:val="00F83C2E"/>
    <w:rsid w:val="00F83D59"/>
    <w:rsid w:val="00F84496"/>
    <w:rsid w:val="00F84EDE"/>
    <w:rsid w:val="00F85581"/>
    <w:rsid w:val="00F85941"/>
    <w:rsid w:val="00F85A0B"/>
    <w:rsid w:val="00F85F7E"/>
    <w:rsid w:val="00F8609B"/>
    <w:rsid w:val="00F86138"/>
    <w:rsid w:val="00F864E1"/>
    <w:rsid w:val="00F87131"/>
    <w:rsid w:val="00F87A73"/>
    <w:rsid w:val="00F903B6"/>
    <w:rsid w:val="00F9157E"/>
    <w:rsid w:val="00F91BB2"/>
    <w:rsid w:val="00F91F1D"/>
    <w:rsid w:val="00F920C6"/>
    <w:rsid w:val="00F92101"/>
    <w:rsid w:val="00F9228D"/>
    <w:rsid w:val="00F92545"/>
    <w:rsid w:val="00F92E66"/>
    <w:rsid w:val="00F92F33"/>
    <w:rsid w:val="00F93023"/>
    <w:rsid w:val="00F933DA"/>
    <w:rsid w:val="00F93452"/>
    <w:rsid w:val="00F93890"/>
    <w:rsid w:val="00F9453B"/>
    <w:rsid w:val="00F945A4"/>
    <w:rsid w:val="00F94638"/>
    <w:rsid w:val="00F94DD8"/>
    <w:rsid w:val="00F957E8"/>
    <w:rsid w:val="00F958E6"/>
    <w:rsid w:val="00F96191"/>
    <w:rsid w:val="00F961A6"/>
    <w:rsid w:val="00F9629A"/>
    <w:rsid w:val="00F967A7"/>
    <w:rsid w:val="00F96B19"/>
    <w:rsid w:val="00F97794"/>
    <w:rsid w:val="00F97B57"/>
    <w:rsid w:val="00FA0258"/>
    <w:rsid w:val="00FA0375"/>
    <w:rsid w:val="00FA0C4E"/>
    <w:rsid w:val="00FA0DF6"/>
    <w:rsid w:val="00FA115D"/>
    <w:rsid w:val="00FA11CB"/>
    <w:rsid w:val="00FA12C4"/>
    <w:rsid w:val="00FA17E5"/>
    <w:rsid w:val="00FA1D6C"/>
    <w:rsid w:val="00FA225A"/>
    <w:rsid w:val="00FA253D"/>
    <w:rsid w:val="00FA28F7"/>
    <w:rsid w:val="00FA2D42"/>
    <w:rsid w:val="00FA2F7B"/>
    <w:rsid w:val="00FA2FA2"/>
    <w:rsid w:val="00FA2FE5"/>
    <w:rsid w:val="00FA3845"/>
    <w:rsid w:val="00FA38B0"/>
    <w:rsid w:val="00FA4462"/>
    <w:rsid w:val="00FA446C"/>
    <w:rsid w:val="00FA44A2"/>
    <w:rsid w:val="00FA4758"/>
    <w:rsid w:val="00FA4768"/>
    <w:rsid w:val="00FA49A8"/>
    <w:rsid w:val="00FA4D17"/>
    <w:rsid w:val="00FA4DEC"/>
    <w:rsid w:val="00FA53E0"/>
    <w:rsid w:val="00FA57A0"/>
    <w:rsid w:val="00FA5F7C"/>
    <w:rsid w:val="00FA64AA"/>
    <w:rsid w:val="00FA6807"/>
    <w:rsid w:val="00FA6F3A"/>
    <w:rsid w:val="00FA70CB"/>
    <w:rsid w:val="00FA7140"/>
    <w:rsid w:val="00FA7344"/>
    <w:rsid w:val="00FA75AA"/>
    <w:rsid w:val="00FB01B3"/>
    <w:rsid w:val="00FB036F"/>
    <w:rsid w:val="00FB0521"/>
    <w:rsid w:val="00FB0938"/>
    <w:rsid w:val="00FB09D5"/>
    <w:rsid w:val="00FB0BBB"/>
    <w:rsid w:val="00FB0FC6"/>
    <w:rsid w:val="00FB0FD9"/>
    <w:rsid w:val="00FB107E"/>
    <w:rsid w:val="00FB1249"/>
    <w:rsid w:val="00FB13EE"/>
    <w:rsid w:val="00FB250E"/>
    <w:rsid w:val="00FB282A"/>
    <w:rsid w:val="00FB297D"/>
    <w:rsid w:val="00FB2CED"/>
    <w:rsid w:val="00FB2EEA"/>
    <w:rsid w:val="00FB34E4"/>
    <w:rsid w:val="00FB3670"/>
    <w:rsid w:val="00FB3A0A"/>
    <w:rsid w:val="00FB3AD0"/>
    <w:rsid w:val="00FB3CC4"/>
    <w:rsid w:val="00FB3E91"/>
    <w:rsid w:val="00FB46AD"/>
    <w:rsid w:val="00FB541D"/>
    <w:rsid w:val="00FB59AD"/>
    <w:rsid w:val="00FB66AC"/>
    <w:rsid w:val="00FB6794"/>
    <w:rsid w:val="00FB6D38"/>
    <w:rsid w:val="00FB7E77"/>
    <w:rsid w:val="00FC0071"/>
    <w:rsid w:val="00FC01A5"/>
    <w:rsid w:val="00FC0563"/>
    <w:rsid w:val="00FC076E"/>
    <w:rsid w:val="00FC19B3"/>
    <w:rsid w:val="00FC1DE5"/>
    <w:rsid w:val="00FC1E71"/>
    <w:rsid w:val="00FC213C"/>
    <w:rsid w:val="00FC2AA0"/>
    <w:rsid w:val="00FC39EC"/>
    <w:rsid w:val="00FC3FC8"/>
    <w:rsid w:val="00FC40A5"/>
    <w:rsid w:val="00FC41D3"/>
    <w:rsid w:val="00FC43DF"/>
    <w:rsid w:val="00FC479C"/>
    <w:rsid w:val="00FC4CA4"/>
    <w:rsid w:val="00FC4D2A"/>
    <w:rsid w:val="00FC506C"/>
    <w:rsid w:val="00FC51F2"/>
    <w:rsid w:val="00FC56F9"/>
    <w:rsid w:val="00FC5813"/>
    <w:rsid w:val="00FC59C1"/>
    <w:rsid w:val="00FC5CF3"/>
    <w:rsid w:val="00FC5EEA"/>
    <w:rsid w:val="00FC6997"/>
    <w:rsid w:val="00FC6FB4"/>
    <w:rsid w:val="00FC6FEB"/>
    <w:rsid w:val="00FC7009"/>
    <w:rsid w:val="00FC70EC"/>
    <w:rsid w:val="00FC73D3"/>
    <w:rsid w:val="00FC7EC7"/>
    <w:rsid w:val="00FD0A2A"/>
    <w:rsid w:val="00FD16DD"/>
    <w:rsid w:val="00FD1897"/>
    <w:rsid w:val="00FD201B"/>
    <w:rsid w:val="00FD2B63"/>
    <w:rsid w:val="00FD325B"/>
    <w:rsid w:val="00FD479E"/>
    <w:rsid w:val="00FD4983"/>
    <w:rsid w:val="00FD4F1A"/>
    <w:rsid w:val="00FD61E6"/>
    <w:rsid w:val="00FD6B58"/>
    <w:rsid w:val="00FD6FEF"/>
    <w:rsid w:val="00FD79F5"/>
    <w:rsid w:val="00FE02DA"/>
    <w:rsid w:val="00FE06AF"/>
    <w:rsid w:val="00FE09D2"/>
    <w:rsid w:val="00FE0D0F"/>
    <w:rsid w:val="00FE2819"/>
    <w:rsid w:val="00FE281E"/>
    <w:rsid w:val="00FE2859"/>
    <w:rsid w:val="00FE2BAF"/>
    <w:rsid w:val="00FE2F29"/>
    <w:rsid w:val="00FE34B0"/>
    <w:rsid w:val="00FE35EC"/>
    <w:rsid w:val="00FE3776"/>
    <w:rsid w:val="00FE3C3F"/>
    <w:rsid w:val="00FE3EA2"/>
    <w:rsid w:val="00FE4198"/>
    <w:rsid w:val="00FE4EC6"/>
    <w:rsid w:val="00FE4FF3"/>
    <w:rsid w:val="00FE5386"/>
    <w:rsid w:val="00FE5477"/>
    <w:rsid w:val="00FE5EB4"/>
    <w:rsid w:val="00FE6272"/>
    <w:rsid w:val="00FE629D"/>
    <w:rsid w:val="00FE667F"/>
    <w:rsid w:val="00FE6BF3"/>
    <w:rsid w:val="00FE6CD2"/>
    <w:rsid w:val="00FE6EDF"/>
    <w:rsid w:val="00FE7017"/>
    <w:rsid w:val="00FE767C"/>
    <w:rsid w:val="00FE76FD"/>
    <w:rsid w:val="00FE771D"/>
    <w:rsid w:val="00FE7A50"/>
    <w:rsid w:val="00FE7DCF"/>
    <w:rsid w:val="00FF0A27"/>
    <w:rsid w:val="00FF0A56"/>
    <w:rsid w:val="00FF0D5A"/>
    <w:rsid w:val="00FF0F97"/>
    <w:rsid w:val="00FF0FA3"/>
    <w:rsid w:val="00FF1277"/>
    <w:rsid w:val="00FF1FCB"/>
    <w:rsid w:val="00FF20B3"/>
    <w:rsid w:val="00FF24E9"/>
    <w:rsid w:val="00FF2AF4"/>
    <w:rsid w:val="00FF2D1C"/>
    <w:rsid w:val="00FF336C"/>
    <w:rsid w:val="00FF466E"/>
    <w:rsid w:val="00FF49DE"/>
    <w:rsid w:val="00FF4D90"/>
    <w:rsid w:val="00FF5FB5"/>
    <w:rsid w:val="00FF6F53"/>
    <w:rsid w:val="00FF711E"/>
    <w:rsid w:val="00FF7341"/>
    <w:rsid w:val="00FF73F9"/>
    <w:rsid w:val="00FF7D6A"/>
    <w:rsid w:val="00FF7D9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78B9B70"/>
  <w15:docId w15:val="{3FDBB2A3-2B21-B141-8532-3E8F8BE79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C40A5"/>
    <w:pPr>
      <w:widowControl w:val="0"/>
      <w:jc w:val="both"/>
    </w:pPr>
    <w:rPr>
      <w:rFonts w:ascii="Times New Roman" w:eastAsia="宋体" w:hAnsi="Times New Roman" w:cs="Times New Roman"/>
      <w:szCs w:val="24"/>
    </w:rPr>
  </w:style>
  <w:style w:type="paragraph" w:styleId="1">
    <w:name w:val="heading 1"/>
    <w:basedOn w:val="a"/>
    <w:next w:val="a"/>
    <w:link w:val="10"/>
    <w:qFormat/>
    <w:rsid w:val="00FC40A5"/>
    <w:pPr>
      <w:keepNext/>
      <w:keepLines/>
      <w:numPr>
        <w:numId w:val="1"/>
      </w:numPr>
      <w:spacing w:before="100" w:beforeAutospacing="1" w:after="100" w:afterAutospacing="1" w:line="480" w:lineRule="auto"/>
      <w:jc w:val="left"/>
      <w:outlineLvl w:val="0"/>
    </w:pPr>
    <w:rPr>
      <w:b/>
      <w:bCs/>
      <w:kern w:val="44"/>
      <w:sz w:val="32"/>
      <w:szCs w:val="44"/>
    </w:rPr>
  </w:style>
  <w:style w:type="paragraph" w:styleId="2">
    <w:name w:val="heading 2"/>
    <w:basedOn w:val="a"/>
    <w:next w:val="a"/>
    <w:link w:val="20"/>
    <w:qFormat/>
    <w:rsid w:val="00FC40A5"/>
    <w:pPr>
      <w:keepNext/>
      <w:keepLines/>
      <w:numPr>
        <w:ilvl w:val="1"/>
        <w:numId w:val="1"/>
      </w:numPr>
      <w:spacing w:before="100" w:beforeAutospacing="1" w:after="100" w:afterAutospacing="1" w:line="480" w:lineRule="auto"/>
      <w:outlineLvl w:val="1"/>
    </w:pPr>
    <w:rPr>
      <w:rFonts w:ascii="Arial" w:hAnsi="Arial"/>
      <w:b/>
      <w:bCs/>
      <w:sz w:val="28"/>
      <w:szCs w:val="32"/>
    </w:rPr>
  </w:style>
  <w:style w:type="paragraph" w:styleId="3">
    <w:name w:val="heading 3"/>
    <w:basedOn w:val="a"/>
    <w:next w:val="a"/>
    <w:link w:val="30"/>
    <w:qFormat/>
    <w:rsid w:val="00FC40A5"/>
    <w:pPr>
      <w:keepNext/>
      <w:numPr>
        <w:ilvl w:val="2"/>
        <w:numId w:val="1"/>
      </w:numPr>
      <w:spacing w:before="100" w:beforeAutospacing="1" w:after="100" w:afterAutospacing="1" w:line="480" w:lineRule="auto"/>
      <w:ind w:left="142"/>
      <w:outlineLvl w:val="2"/>
    </w:pPr>
    <w:rPr>
      <w:rFonts w:cs="Arial"/>
      <w:b/>
      <w:bCs/>
      <w:sz w:val="28"/>
      <w:szCs w:val="26"/>
    </w:rPr>
  </w:style>
  <w:style w:type="paragraph" w:styleId="4">
    <w:name w:val="heading 4"/>
    <w:basedOn w:val="a"/>
    <w:next w:val="a"/>
    <w:link w:val="40"/>
    <w:qFormat/>
    <w:rsid w:val="00FC40A5"/>
    <w:pPr>
      <w:keepNext/>
      <w:numPr>
        <w:ilvl w:val="3"/>
        <w:numId w:val="1"/>
      </w:numPr>
      <w:spacing w:before="100" w:beforeAutospacing="1" w:after="100" w:afterAutospacing="1" w:line="480" w:lineRule="auto"/>
      <w:outlineLvl w:val="3"/>
    </w:pPr>
    <w:rPr>
      <w:b/>
      <w:bCs/>
      <w:sz w:val="24"/>
      <w:szCs w:val="28"/>
    </w:rPr>
  </w:style>
  <w:style w:type="paragraph" w:styleId="5">
    <w:name w:val="heading 5"/>
    <w:basedOn w:val="a"/>
    <w:next w:val="a"/>
    <w:link w:val="50"/>
    <w:qFormat/>
    <w:rsid w:val="00FC40A5"/>
    <w:pPr>
      <w:keepNext/>
      <w:keepLines/>
      <w:numPr>
        <w:ilvl w:val="4"/>
        <w:numId w:val="1"/>
      </w:numPr>
      <w:spacing w:before="100" w:beforeAutospacing="1" w:after="100" w:afterAutospacing="1" w:line="480" w:lineRule="auto"/>
      <w:outlineLvl w:val="4"/>
    </w:pPr>
    <w:rPr>
      <w:rFonts w:ascii="Times" w:hAnsi="Times"/>
      <w:b/>
      <w:bCs/>
      <w:szCs w:val="28"/>
    </w:rPr>
  </w:style>
  <w:style w:type="paragraph" w:styleId="6">
    <w:name w:val="heading 6"/>
    <w:basedOn w:val="a"/>
    <w:next w:val="a"/>
    <w:link w:val="60"/>
    <w:qFormat/>
    <w:rsid w:val="00FC40A5"/>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
    <w:next w:val="a"/>
    <w:link w:val="70"/>
    <w:qFormat/>
    <w:rsid w:val="00FC40A5"/>
    <w:pPr>
      <w:keepNext/>
      <w:keepLines/>
      <w:numPr>
        <w:ilvl w:val="6"/>
        <w:numId w:val="1"/>
      </w:numPr>
      <w:spacing w:before="240" w:after="64" w:line="320" w:lineRule="auto"/>
      <w:outlineLvl w:val="6"/>
    </w:pPr>
    <w:rPr>
      <w:b/>
      <w:bCs/>
      <w:sz w:val="24"/>
    </w:rPr>
  </w:style>
  <w:style w:type="paragraph" w:styleId="8">
    <w:name w:val="heading 8"/>
    <w:basedOn w:val="a"/>
    <w:next w:val="a"/>
    <w:link w:val="80"/>
    <w:qFormat/>
    <w:rsid w:val="00FC40A5"/>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link w:val="90"/>
    <w:qFormat/>
    <w:rsid w:val="00FC40A5"/>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FC40A5"/>
    <w:rPr>
      <w:rFonts w:ascii="Times New Roman" w:eastAsia="宋体" w:hAnsi="Times New Roman" w:cs="Times New Roman"/>
      <w:b/>
      <w:bCs/>
      <w:kern w:val="44"/>
      <w:sz w:val="32"/>
      <w:szCs w:val="44"/>
    </w:rPr>
  </w:style>
  <w:style w:type="character" w:customStyle="1" w:styleId="20">
    <w:name w:val="标题 2 字符"/>
    <w:basedOn w:val="a0"/>
    <w:link w:val="2"/>
    <w:rsid w:val="00FC40A5"/>
    <w:rPr>
      <w:rFonts w:ascii="Arial" w:eastAsia="宋体" w:hAnsi="Arial" w:cs="Times New Roman"/>
      <w:b/>
      <w:bCs/>
      <w:sz w:val="28"/>
      <w:szCs w:val="32"/>
    </w:rPr>
  </w:style>
  <w:style w:type="character" w:customStyle="1" w:styleId="30">
    <w:name w:val="标题 3 字符"/>
    <w:basedOn w:val="a0"/>
    <w:link w:val="3"/>
    <w:rsid w:val="00FC40A5"/>
    <w:rPr>
      <w:rFonts w:ascii="Times New Roman" w:eastAsia="宋体" w:hAnsi="Times New Roman" w:cs="Arial"/>
      <w:b/>
      <w:bCs/>
      <w:sz w:val="28"/>
      <w:szCs w:val="26"/>
    </w:rPr>
  </w:style>
  <w:style w:type="character" w:customStyle="1" w:styleId="40">
    <w:name w:val="标题 4 字符"/>
    <w:basedOn w:val="a0"/>
    <w:link w:val="4"/>
    <w:rsid w:val="00FC40A5"/>
    <w:rPr>
      <w:rFonts w:ascii="Times New Roman" w:eastAsia="宋体" w:hAnsi="Times New Roman" w:cs="Times New Roman"/>
      <w:b/>
      <w:bCs/>
      <w:sz w:val="24"/>
      <w:szCs w:val="28"/>
    </w:rPr>
  </w:style>
  <w:style w:type="character" w:customStyle="1" w:styleId="50">
    <w:name w:val="标题 5 字符"/>
    <w:basedOn w:val="a0"/>
    <w:link w:val="5"/>
    <w:rsid w:val="00FC40A5"/>
    <w:rPr>
      <w:rFonts w:ascii="Times" w:eastAsia="宋体" w:hAnsi="Times" w:cs="Times New Roman"/>
      <w:b/>
      <w:bCs/>
      <w:szCs w:val="28"/>
    </w:rPr>
  </w:style>
  <w:style w:type="character" w:customStyle="1" w:styleId="60">
    <w:name w:val="标题 6 字符"/>
    <w:basedOn w:val="a0"/>
    <w:link w:val="6"/>
    <w:rsid w:val="00FC40A5"/>
    <w:rPr>
      <w:rFonts w:ascii="Arial" w:eastAsia="黑体" w:hAnsi="Arial" w:cs="Times New Roman"/>
      <w:b/>
      <w:bCs/>
      <w:sz w:val="24"/>
      <w:szCs w:val="24"/>
    </w:rPr>
  </w:style>
  <w:style w:type="character" w:customStyle="1" w:styleId="70">
    <w:name w:val="标题 7 字符"/>
    <w:basedOn w:val="a0"/>
    <w:link w:val="7"/>
    <w:rsid w:val="00FC40A5"/>
    <w:rPr>
      <w:rFonts w:ascii="Times New Roman" w:eastAsia="宋体" w:hAnsi="Times New Roman" w:cs="Times New Roman"/>
      <w:b/>
      <w:bCs/>
      <w:sz w:val="24"/>
      <w:szCs w:val="24"/>
    </w:rPr>
  </w:style>
  <w:style w:type="character" w:customStyle="1" w:styleId="80">
    <w:name w:val="标题 8 字符"/>
    <w:basedOn w:val="a0"/>
    <w:link w:val="8"/>
    <w:rsid w:val="00FC40A5"/>
    <w:rPr>
      <w:rFonts w:ascii="Arial" w:eastAsia="黑体" w:hAnsi="Arial" w:cs="Times New Roman"/>
      <w:sz w:val="24"/>
      <w:szCs w:val="24"/>
    </w:rPr>
  </w:style>
  <w:style w:type="character" w:customStyle="1" w:styleId="90">
    <w:name w:val="标题 9 字符"/>
    <w:basedOn w:val="a0"/>
    <w:link w:val="9"/>
    <w:rsid w:val="00FC40A5"/>
    <w:rPr>
      <w:rFonts w:ascii="Arial" w:eastAsia="黑体" w:hAnsi="Arial" w:cs="Times New Roman"/>
      <w:szCs w:val="21"/>
    </w:rPr>
  </w:style>
  <w:style w:type="paragraph" w:styleId="a3">
    <w:name w:val="header"/>
    <w:basedOn w:val="a"/>
    <w:link w:val="a4"/>
    <w:unhideWhenUsed/>
    <w:rsid w:val="00FC40A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rsid w:val="00FC40A5"/>
    <w:rPr>
      <w:sz w:val="18"/>
      <w:szCs w:val="18"/>
    </w:rPr>
  </w:style>
  <w:style w:type="paragraph" w:styleId="a5">
    <w:name w:val="footer"/>
    <w:basedOn w:val="a"/>
    <w:link w:val="a6"/>
    <w:unhideWhenUsed/>
    <w:rsid w:val="00FC40A5"/>
    <w:pPr>
      <w:tabs>
        <w:tab w:val="center" w:pos="4153"/>
        <w:tab w:val="right" w:pos="8306"/>
      </w:tabs>
      <w:snapToGrid w:val="0"/>
      <w:jc w:val="left"/>
    </w:pPr>
    <w:rPr>
      <w:sz w:val="18"/>
      <w:szCs w:val="18"/>
    </w:rPr>
  </w:style>
  <w:style w:type="character" w:customStyle="1" w:styleId="a6">
    <w:name w:val="页脚 字符"/>
    <w:basedOn w:val="a0"/>
    <w:link w:val="a5"/>
    <w:uiPriority w:val="99"/>
    <w:semiHidden/>
    <w:rsid w:val="00FC40A5"/>
    <w:rPr>
      <w:sz w:val="18"/>
      <w:szCs w:val="18"/>
    </w:rPr>
  </w:style>
  <w:style w:type="paragraph" w:styleId="TOC1">
    <w:name w:val="toc 1"/>
    <w:basedOn w:val="a"/>
    <w:next w:val="a"/>
    <w:uiPriority w:val="39"/>
    <w:rsid w:val="00FC40A5"/>
    <w:pPr>
      <w:spacing w:before="360" w:after="360"/>
      <w:jc w:val="left"/>
    </w:pPr>
    <w:rPr>
      <w:rFonts w:asciiTheme="minorHAnsi" w:hAnsiTheme="minorHAnsi"/>
      <w:b/>
      <w:bCs/>
      <w:caps/>
      <w:sz w:val="22"/>
      <w:szCs w:val="22"/>
      <w:u w:val="single"/>
    </w:rPr>
  </w:style>
  <w:style w:type="paragraph" w:styleId="TOC2">
    <w:name w:val="toc 2"/>
    <w:basedOn w:val="a"/>
    <w:next w:val="a"/>
    <w:uiPriority w:val="39"/>
    <w:rsid w:val="00FC40A5"/>
    <w:pPr>
      <w:jc w:val="left"/>
    </w:pPr>
    <w:rPr>
      <w:rFonts w:asciiTheme="minorHAnsi" w:hAnsiTheme="minorHAnsi"/>
      <w:b/>
      <w:bCs/>
      <w:smallCaps/>
      <w:sz w:val="22"/>
      <w:szCs w:val="22"/>
    </w:rPr>
  </w:style>
  <w:style w:type="paragraph" w:styleId="a7">
    <w:name w:val="Document Map"/>
    <w:basedOn w:val="a"/>
    <w:link w:val="a8"/>
    <w:semiHidden/>
    <w:rsid w:val="00FC40A5"/>
    <w:pPr>
      <w:shd w:val="clear" w:color="auto" w:fill="000080"/>
    </w:pPr>
  </w:style>
  <w:style w:type="character" w:customStyle="1" w:styleId="a8">
    <w:name w:val="文档结构图 字符"/>
    <w:basedOn w:val="a0"/>
    <w:link w:val="a7"/>
    <w:semiHidden/>
    <w:rsid w:val="00FC40A5"/>
    <w:rPr>
      <w:rFonts w:ascii="Times New Roman" w:eastAsia="宋体" w:hAnsi="Times New Roman" w:cs="Times New Roman"/>
      <w:szCs w:val="24"/>
      <w:shd w:val="clear" w:color="auto" w:fill="000080"/>
    </w:rPr>
  </w:style>
  <w:style w:type="character" w:styleId="a9">
    <w:name w:val="Hyperlink"/>
    <w:uiPriority w:val="99"/>
    <w:rsid w:val="00FC40A5"/>
    <w:rPr>
      <w:color w:val="0000FF"/>
      <w:u w:val="single"/>
    </w:rPr>
  </w:style>
  <w:style w:type="character" w:styleId="aa">
    <w:name w:val="FollowedHyperlink"/>
    <w:rsid w:val="00FC40A5"/>
    <w:rPr>
      <w:color w:val="800080"/>
      <w:u w:val="single"/>
    </w:rPr>
  </w:style>
  <w:style w:type="paragraph" w:styleId="TOC3">
    <w:name w:val="toc 3"/>
    <w:basedOn w:val="a"/>
    <w:next w:val="a"/>
    <w:uiPriority w:val="39"/>
    <w:rsid w:val="00FC40A5"/>
    <w:pPr>
      <w:jc w:val="left"/>
    </w:pPr>
    <w:rPr>
      <w:rFonts w:asciiTheme="minorHAnsi" w:hAnsiTheme="minorHAnsi"/>
      <w:smallCaps/>
      <w:sz w:val="22"/>
      <w:szCs w:val="22"/>
    </w:rPr>
  </w:style>
  <w:style w:type="paragraph" w:styleId="TOC4">
    <w:name w:val="toc 4"/>
    <w:basedOn w:val="a"/>
    <w:next w:val="a"/>
    <w:uiPriority w:val="39"/>
    <w:rsid w:val="00FC40A5"/>
    <w:pPr>
      <w:jc w:val="left"/>
    </w:pPr>
    <w:rPr>
      <w:rFonts w:asciiTheme="minorHAnsi" w:hAnsiTheme="minorHAnsi"/>
      <w:sz w:val="22"/>
      <w:szCs w:val="22"/>
    </w:rPr>
  </w:style>
  <w:style w:type="paragraph" w:styleId="TOC5">
    <w:name w:val="toc 5"/>
    <w:basedOn w:val="a"/>
    <w:next w:val="a"/>
    <w:uiPriority w:val="39"/>
    <w:rsid w:val="00FC40A5"/>
    <w:pPr>
      <w:jc w:val="left"/>
    </w:pPr>
    <w:rPr>
      <w:rFonts w:asciiTheme="minorHAnsi" w:hAnsiTheme="minorHAnsi"/>
      <w:sz w:val="22"/>
      <w:szCs w:val="22"/>
    </w:rPr>
  </w:style>
  <w:style w:type="character" w:styleId="ab">
    <w:name w:val="page number"/>
    <w:basedOn w:val="a0"/>
    <w:rsid w:val="00FC40A5"/>
  </w:style>
  <w:style w:type="paragraph" w:customStyle="1" w:styleId="infoblue">
    <w:name w:val="infoblue"/>
    <w:basedOn w:val="a"/>
    <w:rsid w:val="00FC40A5"/>
    <w:pPr>
      <w:widowControl/>
      <w:spacing w:before="100" w:beforeAutospacing="1" w:after="100" w:afterAutospacing="1" w:line="240" w:lineRule="atLeast"/>
      <w:ind w:firstLineChars="200" w:firstLine="200"/>
      <w:jc w:val="left"/>
    </w:pPr>
    <w:rPr>
      <w:i/>
      <w:iCs/>
      <w:color w:val="0000FF"/>
      <w:kern w:val="0"/>
      <w:szCs w:val="20"/>
    </w:rPr>
  </w:style>
  <w:style w:type="paragraph" w:styleId="ac">
    <w:name w:val="Normal Indent"/>
    <w:basedOn w:val="a"/>
    <w:next w:val="a"/>
    <w:rsid w:val="00FC40A5"/>
    <w:pPr>
      <w:spacing w:before="100" w:beforeAutospacing="1" w:after="100" w:afterAutospacing="1"/>
      <w:ind w:firstLineChars="200" w:firstLine="200"/>
    </w:pPr>
    <w:rPr>
      <w:szCs w:val="20"/>
    </w:rPr>
  </w:style>
  <w:style w:type="paragraph" w:styleId="ad">
    <w:name w:val="Body Text"/>
    <w:basedOn w:val="a"/>
    <w:link w:val="ae"/>
    <w:rsid w:val="00FC40A5"/>
    <w:pPr>
      <w:spacing w:before="100" w:beforeAutospacing="1" w:after="100" w:afterAutospacing="1"/>
    </w:pPr>
    <w:rPr>
      <w:kern w:val="0"/>
      <w:szCs w:val="20"/>
      <w:lang w:eastAsia="en-US"/>
    </w:rPr>
  </w:style>
  <w:style w:type="character" w:customStyle="1" w:styleId="ae">
    <w:name w:val="正文文本 字符"/>
    <w:basedOn w:val="a0"/>
    <w:link w:val="ad"/>
    <w:rsid w:val="00FC40A5"/>
    <w:rPr>
      <w:rFonts w:ascii="Times New Roman" w:eastAsia="宋体" w:hAnsi="Times New Roman" w:cs="Times New Roman"/>
      <w:kern w:val="0"/>
      <w:szCs w:val="20"/>
      <w:lang w:eastAsia="en-US"/>
    </w:rPr>
  </w:style>
  <w:style w:type="paragraph" w:customStyle="1" w:styleId="paragraph2">
    <w:name w:val="paragraph2"/>
    <w:basedOn w:val="a"/>
    <w:rsid w:val="00FC40A5"/>
    <w:pPr>
      <w:widowControl/>
      <w:spacing w:before="80" w:line="240" w:lineRule="atLeast"/>
      <w:ind w:left="720"/>
    </w:pPr>
    <w:rPr>
      <w:color w:val="000000"/>
      <w:kern w:val="0"/>
      <w:sz w:val="20"/>
      <w:szCs w:val="20"/>
    </w:rPr>
  </w:style>
  <w:style w:type="paragraph" w:styleId="11">
    <w:name w:val="index 1"/>
    <w:basedOn w:val="a"/>
    <w:next w:val="a"/>
    <w:autoRedefine/>
    <w:semiHidden/>
    <w:rsid w:val="00FC40A5"/>
  </w:style>
  <w:style w:type="paragraph" w:customStyle="1" w:styleId="TAH">
    <w:name w:val="TAH"/>
    <w:basedOn w:val="a"/>
    <w:rsid w:val="00FC40A5"/>
    <w:pPr>
      <w:keepNext/>
      <w:keepLines/>
      <w:widowControl/>
      <w:overflowPunct w:val="0"/>
      <w:autoSpaceDE w:val="0"/>
      <w:autoSpaceDN w:val="0"/>
      <w:adjustRightInd w:val="0"/>
      <w:jc w:val="center"/>
      <w:textAlignment w:val="baseline"/>
    </w:pPr>
    <w:rPr>
      <w:rFonts w:ascii="Arial" w:hAnsi="Arial"/>
      <w:b/>
      <w:kern w:val="0"/>
      <w:sz w:val="18"/>
      <w:szCs w:val="20"/>
      <w:lang w:val="en-GB" w:eastAsia="en-US"/>
    </w:rPr>
  </w:style>
  <w:style w:type="paragraph" w:customStyle="1" w:styleId="TAL">
    <w:name w:val="TAL"/>
    <w:basedOn w:val="a"/>
    <w:rsid w:val="00FC40A5"/>
    <w:pPr>
      <w:keepNext/>
      <w:keepLines/>
      <w:widowControl/>
      <w:overflowPunct w:val="0"/>
      <w:autoSpaceDE w:val="0"/>
      <w:autoSpaceDN w:val="0"/>
      <w:adjustRightInd w:val="0"/>
      <w:jc w:val="left"/>
      <w:textAlignment w:val="baseline"/>
    </w:pPr>
    <w:rPr>
      <w:rFonts w:ascii="Arial" w:hAnsi="Arial"/>
      <w:kern w:val="0"/>
      <w:sz w:val="18"/>
      <w:szCs w:val="20"/>
      <w:lang w:val="en-GB" w:eastAsia="en-US"/>
    </w:rPr>
  </w:style>
  <w:style w:type="paragraph" w:styleId="af">
    <w:name w:val="Note Heading"/>
    <w:basedOn w:val="a"/>
    <w:next w:val="a"/>
    <w:link w:val="af0"/>
    <w:rsid w:val="00FC40A5"/>
    <w:pPr>
      <w:jc w:val="center"/>
    </w:pPr>
  </w:style>
  <w:style w:type="character" w:customStyle="1" w:styleId="af0">
    <w:name w:val="注释标题 字符"/>
    <w:basedOn w:val="a0"/>
    <w:link w:val="af"/>
    <w:rsid w:val="00FC40A5"/>
    <w:rPr>
      <w:rFonts w:ascii="Times New Roman" w:eastAsia="宋体" w:hAnsi="Times New Roman" w:cs="Times New Roman"/>
      <w:szCs w:val="24"/>
    </w:rPr>
  </w:style>
  <w:style w:type="paragraph" w:styleId="af1">
    <w:name w:val="Balloon Text"/>
    <w:basedOn w:val="a"/>
    <w:link w:val="af2"/>
    <w:semiHidden/>
    <w:unhideWhenUsed/>
    <w:rsid w:val="00FC40A5"/>
    <w:rPr>
      <w:sz w:val="18"/>
      <w:szCs w:val="18"/>
    </w:rPr>
  </w:style>
  <w:style w:type="character" w:customStyle="1" w:styleId="af2">
    <w:name w:val="批注框文本 字符"/>
    <w:basedOn w:val="a0"/>
    <w:link w:val="af1"/>
    <w:semiHidden/>
    <w:rsid w:val="00FC40A5"/>
    <w:rPr>
      <w:rFonts w:ascii="Times New Roman" w:eastAsia="宋体" w:hAnsi="Times New Roman" w:cs="Times New Roman"/>
      <w:sz w:val="18"/>
      <w:szCs w:val="18"/>
    </w:rPr>
  </w:style>
  <w:style w:type="paragraph" w:styleId="af3">
    <w:name w:val="List Paragraph"/>
    <w:basedOn w:val="a"/>
    <w:uiPriority w:val="34"/>
    <w:qFormat/>
    <w:rsid w:val="00FC40A5"/>
    <w:pPr>
      <w:ind w:firstLineChars="200" w:firstLine="420"/>
    </w:pPr>
  </w:style>
  <w:style w:type="character" w:customStyle="1" w:styleId="af4">
    <w:name w:val="批注文字 字符"/>
    <w:basedOn w:val="a0"/>
    <w:link w:val="af5"/>
    <w:uiPriority w:val="99"/>
    <w:rsid w:val="00FC40A5"/>
    <w:rPr>
      <w:rFonts w:ascii="Times New Roman" w:eastAsia="宋体" w:hAnsi="Times New Roman" w:cs="Times New Roman"/>
      <w:szCs w:val="24"/>
    </w:rPr>
  </w:style>
  <w:style w:type="paragraph" w:styleId="af5">
    <w:name w:val="annotation text"/>
    <w:basedOn w:val="a"/>
    <w:link w:val="af4"/>
    <w:uiPriority w:val="99"/>
    <w:unhideWhenUsed/>
    <w:rsid w:val="00FC40A5"/>
    <w:pPr>
      <w:jc w:val="left"/>
    </w:pPr>
  </w:style>
  <w:style w:type="character" w:customStyle="1" w:styleId="af6">
    <w:name w:val="批注主题 字符"/>
    <w:basedOn w:val="af4"/>
    <w:link w:val="af7"/>
    <w:uiPriority w:val="99"/>
    <w:semiHidden/>
    <w:rsid w:val="00FC40A5"/>
    <w:rPr>
      <w:rFonts w:ascii="Times New Roman" w:eastAsia="宋体" w:hAnsi="Times New Roman" w:cs="Times New Roman"/>
      <w:b/>
      <w:bCs/>
      <w:szCs w:val="24"/>
    </w:rPr>
  </w:style>
  <w:style w:type="paragraph" w:styleId="af7">
    <w:name w:val="annotation subject"/>
    <w:basedOn w:val="af5"/>
    <w:next w:val="af5"/>
    <w:link w:val="af6"/>
    <w:uiPriority w:val="99"/>
    <w:semiHidden/>
    <w:unhideWhenUsed/>
    <w:rsid w:val="00FC40A5"/>
    <w:rPr>
      <w:b/>
      <w:bCs/>
    </w:rPr>
  </w:style>
  <w:style w:type="character" w:styleId="af8">
    <w:name w:val="Subtle Emphasis"/>
    <w:basedOn w:val="a0"/>
    <w:uiPriority w:val="19"/>
    <w:qFormat/>
    <w:rsid w:val="002455C0"/>
    <w:rPr>
      <w:i/>
      <w:iCs/>
      <w:color w:val="808080" w:themeColor="text1" w:themeTint="7F"/>
    </w:rPr>
  </w:style>
  <w:style w:type="character" w:styleId="af9">
    <w:name w:val="annotation reference"/>
    <w:basedOn w:val="a0"/>
    <w:uiPriority w:val="99"/>
    <w:semiHidden/>
    <w:unhideWhenUsed/>
    <w:rsid w:val="00223723"/>
    <w:rPr>
      <w:sz w:val="21"/>
      <w:szCs w:val="21"/>
    </w:rPr>
  </w:style>
  <w:style w:type="paragraph" w:styleId="TOC6">
    <w:name w:val="toc 6"/>
    <w:basedOn w:val="a"/>
    <w:next w:val="a"/>
    <w:autoRedefine/>
    <w:uiPriority w:val="39"/>
    <w:unhideWhenUsed/>
    <w:rsid w:val="00176F18"/>
    <w:pPr>
      <w:jc w:val="left"/>
    </w:pPr>
    <w:rPr>
      <w:rFonts w:asciiTheme="minorHAnsi" w:hAnsiTheme="minorHAnsi"/>
      <w:sz w:val="22"/>
      <w:szCs w:val="22"/>
    </w:rPr>
  </w:style>
  <w:style w:type="paragraph" w:styleId="TOC">
    <w:name w:val="TOC Heading"/>
    <w:basedOn w:val="1"/>
    <w:next w:val="a"/>
    <w:uiPriority w:val="39"/>
    <w:unhideWhenUsed/>
    <w:qFormat/>
    <w:rsid w:val="00FF49DE"/>
    <w:pPr>
      <w:widowControl/>
      <w:numPr>
        <w:numId w:val="0"/>
      </w:numPr>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character" w:styleId="afa">
    <w:name w:val="Placeholder Text"/>
    <w:basedOn w:val="a0"/>
    <w:uiPriority w:val="99"/>
    <w:semiHidden/>
    <w:rsid w:val="00BF7CB5"/>
    <w:rPr>
      <w:color w:val="808080"/>
    </w:rPr>
  </w:style>
  <w:style w:type="paragraph" w:styleId="afb">
    <w:name w:val="Revision"/>
    <w:hidden/>
    <w:uiPriority w:val="99"/>
    <w:semiHidden/>
    <w:rsid w:val="003D3A35"/>
    <w:rPr>
      <w:rFonts w:ascii="Times New Roman" w:eastAsia="宋体" w:hAnsi="Times New Roman" w:cs="Times New Roman"/>
      <w:szCs w:val="24"/>
    </w:rPr>
  </w:style>
  <w:style w:type="paragraph" w:styleId="TOC7">
    <w:name w:val="toc 7"/>
    <w:basedOn w:val="a"/>
    <w:next w:val="a"/>
    <w:autoRedefine/>
    <w:uiPriority w:val="39"/>
    <w:unhideWhenUsed/>
    <w:rsid w:val="00BF776F"/>
    <w:pPr>
      <w:jc w:val="left"/>
    </w:pPr>
    <w:rPr>
      <w:rFonts w:asciiTheme="minorHAnsi" w:hAnsiTheme="minorHAnsi"/>
      <w:sz w:val="22"/>
      <w:szCs w:val="22"/>
    </w:rPr>
  </w:style>
  <w:style w:type="paragraph" w:styleId="TOC8">
    <w:name w:val="toc 8"/>
    <w:basedOn w:val="a"/>
    <w:next w:val="a"/>
    <w:autoRedefine/>
    <w:uiPriority w:val="39"/>
    <w:unhideWhenUsed/>
    <w:rsid w:val="00BF776F"/>
    <w:pPr>
      <w:jc w:val="left"/>
    </w:pPr>
    <w:rPr>
      <w:rFonts w:asciiTheme="minorHAnsi" w:hAnsiTheme="minorHAnsi"/>
      <w:sz w:val="22"/>
      <w:szCs w:val="22"/>
    </w:rPr>
  </w:style>
  <w:style w:type="paragraph" w:styleId="TOC9">
    <w:name w:val="toc 9"/>
    <w:basedOn w:val="a"/>
    <w:next w:val="a"/>
    <w:autoRedefine/>
    <w:uiPriority w:val="39"/>
    <w:unhideWhenUsed/>
    <w:rsid w:val="00BF776F"/>
    <w:pPr>
      <w:jc w:val="left"/>
    </w:pPr>
    <w:rPr>
      <w:rFonts w:asciiTheme="minorHAnsi" w:hAnsiTheme="minorHAnsi"/>
      <w:sz w:val="22"/>
      <w:szCs w:val="22"/>
    </w:rPr>
  </w:style>
  <w:style w:type="paragraph" w:styleId="afc">
    <w:name w:val="Normal (Web)"/>
    <w:basedOn w:val="a"/>
    <w:uiPriority w:val="99"/>
    <w:unhideWhenUsed/>
    <w:rsid w:val="00A56287"/>
    <w:pPr>
      <w:widowControl/>
      <w:spacing w:before="100" w:beforeAutospacing="1" w:after="100" w:afterAutospacing="1"/>
      <w:jc w:val="left"/>
    </w:pPr>
    <w:rPr>
      <w:rFonts w:ascii="宋体" w:hAnsi="宋体" w:cs="宋体"/>
      <w:kern w:val="0"/>
      <w:sz w:val="24"/>
    </w:rPr>
  </w:style>
  <w:style w:type="character" w:styleId="afd">
    <w:name w:val="Unresolved Mention"/>
    <w:basedOn w:val="a0"/>
    <w:uiPriority w:val="99"/>
    <w:semiHidden/>
    <w:unhideWhenUsed/>
    <w:rsid w:val="001F31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4903406">
      <w:bodyDiv w:val="1"/>
      <w:marLeft w:val="0"/>
      <w:marRight w:val="0"/>
      <w:marTop w:val="0"/>
      <w:marBottom w:val="0"/>
      <w:divBdr>
        <w:top w:val="none" w:sz="0" w:space="0" w:color="auto"/>
        <w:left w:val="none" w:sz="0" w:space="0" w:color="auto"/>
        <w:bottom w:val="none" w:sz="0" w:space="0" w:color="auto"/>
        <w:right w:val="none" w:sz="0" w:space="0" w:color="auto"/>
      </w:divBdr>
    </w:div>
    <w:div w:id="1204514307">
      <w:bodyDiv w:val="1"/>
      <w:marLeft w:val="0"/>
      <w:marRight w:val="0"/>
      <w:marTop w:val="0"/>
      <w:marBottom w:val="0"/>
      <w:divBdr>
        <w:top w:val="none" w:sz="0" w:space="0" w:color="auto"/>
        <w:left w:val="none" w:sz="0" w:space="0" w:color="auto"/>
        <w:bottom w:val="none" w:sz="0" w:space="0" w:color="auto"/>
        <w:right w:val="none" w:sz="0" w:space="0" w:color="auto"/>
      </w:divBdr>
    </w:div>
    <w:div w:id="1672177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4.png"/><Relationship Id="rId16" Type="http://schemas.openxmlformats.org/officeDocument/2006/relationships/image" Target="media/image6.jpg"/><Relationship Id="rId107" Type="http://schemas.openxmlformats.org/officeDocument/2006/relationships/image" Target="media/image97.png"/><Relationship Id="rId11" Type="http://schemas.microsoft.com/office/2011/relationships/commentsExtended" Target="commentsExtended.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image" Target="media/image118.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134" Type="http://schemas.microsoft.com/office/2011/relationships/people" Target="people.xml"/><Relationship Id="rId80" Type="http://schemas.openxmlformats.org/officeDocument/2006/relationships/image" Target="media/image70.png"/><Relationship Id="rId85" Type="http://schemas.openxmlformats.org/officeDocument/2006/relationships/image" Target="media/image75.png"/><Relationship Id="rId12" Type="http://schemas.microsoft.com/office/2016/09/relationships/commentsIds" Target="commentsIds.xml"/><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image" Target="media/image120.png"/><Relationship Id="rId135" Type="http://schemas.openxmlformats.org/officeDocument/2006/relationships/theme" Target="theme/theme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header" Target="header1.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footer" Target="footer1.xml"/><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image" Target="media/image117.png"/><Relationship Id="rId10" Type="http://schemas.openxmlformats.org/officeDocument/2006/relationships/comments" Target="comments.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1629EE-5F88-3849-9BBC-79D431435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10</Pages>
  <Words>6631</Words>
  <Characters>37799</Characters>
  <Application>Microsoft Office Word</Application>
  <DocSecurity>0</DocSecurity>
  <Lines>314</Lines>
  <Paragraphs>88</Paragraphs>
  <ScaleCrop>false</ScaleCrop>
  <Company/>
  <LinksUpToDate>false</LinksUpToDate>
  <CharactersWithSpaces>44342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c:creator>
  <cp:lastModifiedBy>Happy</cp:lastModifiedBy>
  <cp:revision>10</cp:revision>
  <dcterms:created xsi:type="dcterms:W3CDTF">2018-08-20T10:44:00Z</dcterms:created>
  <dcterms:modified xsi:type="dcterms:W3CDTF">2018-08-20T15:13:00Z</dcterms:modified>
</cp:coreProperties>
</file>